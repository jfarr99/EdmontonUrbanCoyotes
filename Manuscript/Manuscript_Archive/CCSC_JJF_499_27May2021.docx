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5AA262" w14:textId="3F2B0186" w:rsidR="00431167" w:rsidRPr="00432021" w:rsidRDefault="00431167" w:rsidP="00315B74">
      <w:pPr>
        <w:spacing w:line="480" w:lineRule="auto"/>
        <w:jc w:val="center"/>
        <w:rPr>
          <w:rFonts w:ascii="Times New Roman" w:hAnsi="Times New Roman" w:cs="Times New Roman"/>
          <w:b/>
          <w:bCs/>
          <w:lang w:val="en-CA"/>
        </w:rPr>
      </w:pPr>
      <w:r w:rsidRPr="00432021">
        <w:rPr>
          <w:rFonts w:ascii="Times New Roman" w:hAnsi="Times New Roman" w:cs="Times New Roman"/>
          <w:b/>
          <w:bCs/>
          <w:lang w:val="en-CA"/>
        </w:rPr>
        <w:t>Spatial, Temporal and Contextual Predictors of Conflict with Urban Coyotes from a 10-Year Community Reporting Database</w:t>
      </w:r>
    </w:p>
    <w:p w14:paraId="19148B61" w14:textId="1C57A9D7" w:rsidR="00431167" w:rsidRDefault="00431167" w:rsidP="00315B74">
      <w:pPr>
        <w:spacing w:line="480" w:lineRule="auto"/>
        <w:jc w:val="center"/>
        <w:rPr>
          <w:rFonts w:ascii="Times New Roman" w:hAnsi="Times New Roman" w:cs="Times New Roman"/>
          <w:b/>
          <w:bCs/>
          <w:i/>
          <w:iCs/>
          <w:lang w:val="en-CA"/>
        </w:rPr>
      </w:pPr>
      <w:r>
        <w:rPr>
          <w:rFonts w:ascii="Times New Roman" w:hAnsi="Times New Roman" w:cs="Times New Roman"/>
          <w:b/>
          <w:bCs/>
          <w:i/>
          <w:iCs/>
          <w:lang w:val="en-CA"/>
        </w:rPr>
        <w:t>April 29 2021</w:t>
      </w:r>
    </w:p>
    <w:p w14:paraId="4433D2CB" w14:textId="77777777" w:rsidR="00431167" w:rsidRPr="006F38A7" w:rsidRDefault="00431167" w:rsidP="00315B74">
      <w:pPr>
        <w:spacing w:line="480" w:lineRule="auto"/>
        <w:jc w:val="center"/>
        <w:rPr>
          <w:rFonts w:ascii="Times New Roman" w:hAnsi="Times New Roman" w:cs="Times New Roman"/>
          <w:i/>
          <w:iCs/>
          <w:lang w:val="en-CA"/>
        </w:rPr>
      </w:pPr>
      <w:commentRangeStart w:id="0"/>
      <w:r w:rsidRPr="006F38A7">
        <w:rPr>
          <w:rFonts w:ascii="Times New Roman" w:hAnsi="Times New Roman" w:cs="Times New Roman"/>
          <w:i/>
          <w:iCs/>
          <w:lang w:val="en-CA"/>
        </w:rPr>
        <w:t xml:space="preserve">JJ Farr, MJ Pruden, R Glover, S </w:t>
      </w:r>
      <w:proofErr w:type="spellStart"/>
      <w:r w:rsidRPr="006F38A7">
        <w:rPr>
          <w:rFonts w:ascii="Times New Roman" w:hAnsi="Times New Roman" w:cs="Times New Roman"/>
          <w:i/>
          <w:iCs/>
          <w:lang w:val="en-CA"/>
        </w:rPr>
        <w:t>Sugden</w:t>
      </w:r>
      <w:proofErr w:type="spellEnd"/>
      <w:r w:rsidRPr="006F38A7">
        <w:rPr>
          <w:rFonts w:ascii="Times New Roman" w:hAnsi="Times New Roman" w:cs="Times New Roman"/>
          <w:i/>
          <w:iCs/>
          <w:lang w:val="en-CA"/>
        </w:rPr>
        <w:t>, MH Murray, HW Harshaw, CC St. Clair</w:t>
      </w:r>
      <w:commentRangeEnd w:id="0"/>
      <w:r w:rsidR="00DC298C">
        <w:rPr>
          <w:rStyle w:val="CommentReference"/>
        </w:rPr>
        <w:commentReference w:id="0"/>
      </w:r>
    </w:p>
    <w:p w14:paraId="132A8553" w14:textId="77777777" w:rsidR="00431167" w:rsidRPr="00432021" w:rsidRDefault="00431167" w:rsidP="00315B74">
      <w:pPr>
        <w:spacing w:line="480" w:lineRule="auto"/>
        <w:jc w:val="center"/>
        <w:rPr>
          <w:rFonts w:ascii="Times New Roman" w:hAnsi="Times New Roman" w:cs="Times New Roman"/>
          <w:b/>
          <w:bCs/>
          <w:i/>
          <w:iCs/>
          <w:lang w:val="en-CA"/>
        </w:rPr>
      </w:pPr>
    </w:p>
    <w:p w14:paraId="614970E1" w14:textId="77777777" w:rsidR="00431167" w:rsidRDefault="00431167" w:rsidP="00315B74">
      <w:pPr>
        <w:spacing w:line="480" w:lineRule="auto"/>
        <w:rPr>
          <w:rFonts w:ascii="Times New Roman" w:hAnsi="Times New Roman" w:cs="Times New Roman"/>
          <w:b/>
          <w:bCs/>
          <w:lang w:val="en-CA"/>
        </w:rPr>
      </w:pPr>
      <w:r>
        <w:rPr>
          <w:rFonts w:ascii="Times New Roman" w:hAnsi="Times New Roman" w:cs="Times New Roman"/>
          <w:b/>
          <w:bCs/>
          <w:lang w:val="en-CA"/>
        </w:rPr>
        <w:t>ABSTRACT</w:t>
      </w:r>
    </w:p>
    <w:p w14:paraId="597C5CA0" w14:textId="4B1F3AFE" w:rsidR="00431167" w:rsidRPr="00282195" w:rsidRDefault="00431167" w:rsidP="00315B74">
      <w:pPr>
        <w:spacing w:line="480" w:lineRule="auto"/>
        <w:ind w:firstLine="720"/>
        <w:rPr>
          <w:rFonts w:ascii="Times New Roman" w:hAnsi="Times New Roman" w:cs="Times New Roman"/>
          <w:lang w:val="en-CA"/>
        </w:rPr>
      </w:pPr>
      <w:r w:rsidRPr="00282195">
        <w:rPr>
          <w:rFonts w:ascii="Times New Roman" w:hAnsi="Times New Roman" w:cs="Times New Roman"/>
          <w:lang w:val="en-CA"/>
        </w:rPr>
        <w:t>In cities throughout North America, sightings of coyotes (</w:t>
      </w:r>
      <w:r w:rsidRPr="00D56462">
        <w:rPr>
          <w:rFonts w:ascii="Times New Roman" w:hAnsi="Times New Roman" w:cs="Times New Roman"/>
          <w:i/>
          <w:iCs/>
          <w:lang w:val="en-CA"/>
        </w:rPr>
        <w:t>Canis latrans</w:t>
      </w:r>
      <w:r w:rsidRPr="00282195">
        <w:rPr>
          <w:rFonts w:ascii="Times New Roman" w:hAnsi="Times New Roman" w:cs="Times New Roman"/>
          <w:lang w:val="en-CA"/>
        </w:rPr>
        <w:t xml:space="preserve">) have become common and reports of human-coyote conflict are </w:t>
      </w:r>
      <w:del w:id="1" w:author="Howie Harshaw" w:date="2021-05-03T13:57:00Z">
        <w:r w:rsidRPr="00282195" w:rsidDel="00DC298C">
          <w:rPr>
            <w:rFonts w:ascii="Times New Roman" w:hAnsi="Times New Roman" w:cs="Times New Roman"/>
            <w:lang w:val="en-CA"/>
          </w:rPr>
          <w:delText xml:space="preserve">on the </w:delText>
        </w:r>
      </w:del>
      <w:r w:rsidRPr="00282195">
        <w:rPr>
          <w:rFonts w:ascii="Times New Roman" w:hAnsi="Times New Roman" w:cs="Times New Roman"/>
          <w:lang w:val="en-CA"/>
        </w:rPr>
        <w:t>ris</w:t>
      </w:r>
      <w:del w:id="2" w:author="Howie Harshaw" w:date="2021-05-03T13:57:00Z">
        <w:r w:rsidRPr="00282195" w:rsidDel="00DC298C">
          <w:rPr>
            <w:rFonts w:ascii="Times New Roman" w:hAnsi="Times New Roman" w:cs="Times New Roman"/>
            <w:lang w:val="en-CA"/>
          </w:rPr>
          <w:delText>e</w:delText>
        </w:r>
      </w:del>
      <w:ins w:id="3" w:author="Howie Harshaw" w:date="2021-05-03T13:57:00Z">
        <w:r w:rsidR="00DC298C">
          <w:rPr>
            <w:rFonts w:ascii="Times New Roman" w:hAnsi="Times New Roman" w:cs="Times New Roman"/>
            <w:lang w:val="en-CA"/>
          </w:rPr>
          <w:t>ing</w:t>
        </w:r>
      </w:ins>
      <w:r w:rsidRPr="00282195">
        <w:rPr>
          <w:rFonts w:ascii="Times New Roman" w:hAnsi="Times New Roman" w:cs="Times New Roman"/>
          <w:lang w:val="en-CA"/>
        </w:rPr>
        <w:t xml:space="preserve">. </w:t>
      </w:r>
      <w:del w:id="4" w:author="Colleen Cassady St. Clair" w:date="2021-05-27T16:50:00Z">
        <w:r w:rsidRPr="00282195" w:rsidDel="00283CE0">
          <w:rPr>
            <w:rFonts w:ascii="Times New Roman" w:hAnsi="Times New Roman" w:cs="Times New Roman"/>
            <w:lang w:val="en-CA"/>
          </w:rPr>
          <w:delText xml:space="preserve">The </w:delText>
        </w:r>
      </w:del>
      <w:commentRangeStart w:id="5"/>
      <w:ins w:id="6" w:author="Colleen Cassady St. Clair" w:date="2021-05-27T16:50:00Z">
        <w:r w:rsidR="00283CE0">
          <w:rPr>
            <w:rFonts w:ascii="Times New Roman" w:hAnsi="Times New Roman" w:cs="Times New Roman"/>
            <w:lang w:val="en-CA"/>
          </w:rPr>
          <w:t>Also</w:t>
        </w:r>
      </w:ins>
      <w:commentRangeEnd w:id="5"/>
      <w:r w:rsidR="00315B74">
        <w:rPr>
          <w:rStyle w:val="CommentReference"/>
        </w:rPr>
        <w:commentReference w:id="5"/>
      </w:r>
      <w:ins w:id="7" w:author="Colleen Cassady St. Clair" w:date="2021-05-27T16:50:00Z">
        <w:r w:rsidR="00283CE0">
          <w:rPr>
            <w:rFonts w:ascii="Times New Roman" w:hAnsi="Times New Roman" w:cs="Times New Roman"/>
            <w:lang w:val="en-CA"/>
          </w:rPr>
          <w:t xml:space="preserve"> increasing is</w:t>
        </w:r>
        <w:r w:rsidR="00283CE0" w:rsidRPr="00282195">
          <w:rPr>
            <w:rFonts w:ascii="Times New Roman" w:hAnsi="Times New Roman" w:cs="Times New Roman"/>
            <w:lang w:val="en-CA"/>
          </w:rPr>
          <w:t xml:space="preserve"> </w:t>
        </w:r>
      </w:ins>
      <w:r w:rsidRPr="00282195">
        <w:rPr>
          <w:rFonts w:ascii="Times New Roman" w:hAnsi="Times New Roman" w:cs="Times New Roman"/>
          <w:lang w:val="en-CA"/>
        </w:rPr>
        <w:t>public demand for proactive management to prevent conflict</w:t>
      </w:r>
      <w:ins w:id="8" w:author="Colleen Cassady St. Clair" w:date="2021-05-27T16:50:00Z">
        <w:r w:rsidR="00283CE0">
          <w:rPr>
            <w:rFonts w:ascii="Times New Roman" w:hAnsi="Times New Roman" w:cs="Times New Roman"/>
            <w:lang w:val="en-CA"/>
          </w:rPr>
          <w:t>, but achieving that</w:t>
        </w:r>
      </w:ins>
      <w:r w:rsidRPr="00282195">
        <w:rPr>
          <w:rFonts w:ascii="Times New Roman" w:hAnsi="Times New Roman" w:cs="Times New Roman"/>
          <w:lang w:val="en-CA"/>
        </w:rPr>
        <w:t xml:space="preserve"> requires more information about the spatial, temporal and contextual correlates of conflict and how they are changing over time. A</w:t>
      </w:r>
      <w:ins w:id="9" w:author="Colleen Cassady St. Clair [2]" w:date="2021-06-07T09:42:00Z">
        <w:r w:rsidR="00315B74">
          <w:rPr>
            <w:rFonts w:ascii="Times New Roman" w:hAnsi="Times New Roman" w:cs="Times New Roman"/>
            <w:lang w:val="en-CA"/>
          </w:rPr>
          <w:t>n important</w:t>
        </w:r>
      </w:ins>
      <w:r w:rsidRPr="00282195">
        <w:rPr>
          <w:rFonts w:ascii="Times New Roman" w:hAnsi="Times New Roman" w:cs="Times New Roman"/>
          <w:lang w:val="en-CA"/>
        </w:rPr>
        <w:t xml:space="preserve"> </w:t>
      </w:r>
      <w:del w:id="10" w:author="Colleen Cassady St. Clair [2]" w:date="2021-06-07T09:42:00Z">
        <w:r w:rsidRPr="00282195" w:rsidDel="00315B74">
          <w:rPr>
            <w:rFonts w:ascii="Times New Roman" w:hAnsi="Times New Roman" w:cs="Times New Roman"/>
            <w:lang w:val="en-CA"/>
          </w:rPr>
          <w:delText xml:space="preserve">powerful </w:delText>
        </w:r>
      </w:del>
      <w:r w:rsidRPr="00282195">
        <w:rPr>
          <w:rFonts w:ascii="Times New Roman" w:hAnsi="Times New Roman" w:cs="Times New Roman"/>
          <w:lang w:val="en-CA"/>
        </w:rPr>
        <w:t xml:space="preserve">source of this information is the direct observations of citizens who may report both coyote behaviour and their perceptions of their interactions with coyotes. We used a web-based reporting system </w:t>
      </w:r>
      <w:r>
        <w:rPr>
          <w:rFonts w:ascii="Times New Roman" w:hAnsi="Times New Roman" w:cs="Times New Roman"/>
          <w:lang w:val="en-CA"/>
        </w:rPr>
        <w:t xml:space="preserve">to collect </w:t>
      </w:r>
      <w:r w:rsidRPr="00C14CA4">
        <w:rPr>
          <w:rFonts w:ascii="Times New Roman" w:hAnsi="Times New Roman" w:cs="Times New Roman"/>
          <w:i/>
          <w:iCs/>
          <w:lang w:val="en-CA"/>
        </w:rPr>
        <w:t>N</w:t>
      </w:r>
      <w:r>
        <w:rPr>
          <w:rFonts w:ascii="Times New Roman" w:hAnsi="Times New Roman" w:cs="Times New Roman"/>
          <w:lang w:val="en-CA"/>
        </w:rPr>
        <w:t xml:space="preserve"> = 7,872 </w:t>
      </w:r>
      <w:ins w:id="11" w:author="Colleen Cassady St. Clair [2]" w:date="2021-06-07T09:44:00Z">
        <w:r w:rsidR="00315B74">
          <w:rPr>
            <w:rFonts w:ascii="Times New Roman" w:hAnsi="Times New Roman" w:cs="Times New Roman"/>
            <w:lang w:val="en-CA"/>
          </w:rPr>
          <w:t xml:space="preserve">reports of coyotes that were </w:t>
        </w:r>
      </w:ins>
      <w:r>
        <w:rPr>
          <w:rFonts w:ascii="Times New Roman" w:hAnsi="Times New Roman" w:cs="Times New Roman"/>
          <w:lang w:val="en-CA"/>
        </w:rPr>
        <w:t xml:space="preserve">voluntarily submitted </w:t>
      </w:r>
      <w:del w:id="12" w:author="Colleen Cassady St. Clair [2]" w:date="2021-06-07T09:44:00Z">
        <w:r w:rsidDel="00315B74">
          <w:rPr>
            <w:rFonts w:ascii="Times New Roman" w:hAnsi="Times New Roman" w:cs="Times New Roman"/>
            <w:lang w:val="en-CA"/>
          </w:rPr>
          <w:delText xml:space="preserve">coyote reports </w:delText>
        </w:r>
      </w:del>
      <w:r>
        <w:rPr>
          <w:rFonts w:ascii="Times New Roman" w:hAnsi="Times New Roman" w:cs="Times New Roman"/>
          <w:lang w:val="en-CA"/>
        </w:rPr>
        <w:t xml:space="preserve">in the city of Edmonton, Alberta, </w:t>
      </w:r>
      <w:r w:rsidRPr="00282195">
        <w:rPr>
          <w:rFonts w:ascii="Times New Roman" w:hAnsi="Times New Roman" w:cs="Times New Roman"/>
          <w:lang w:val="en-CA"/>
        </w:rPr>
        <w:t>between January 2011 and December</w:t>
      </w:r>
      <w:ins w:id="13" w:author="Howie Harshaw" w:date="2021-05-03T13:56:00Z">
        <w:r w:rsidR="00DC298C">
          <w:rPr>
            <w:rFonts w:ascii="Times New Roman" w:hAnsi="Times New Roman" w:cs="Times New Roman"/>
            <w:lang w:val="en-CA"/>
          </w:rPr>
          <w:t xml:space="preserve"> 2020</w:t>
        </w:r>
      </w:ins>
      <w:r>
        <w:rPr>
          <w:rFonts w:ascii="Times New Roman" w:hAnsi="Times New Roman" w:cs="Times New Roman"/>
          <w:lang w:val="en-CA"/>
        </w:rPr>
        <w:t>. E</w:t>
      </w:r>
      <w:r w:rsidRPr="00282195">
        <w:rPr>
          <w:rFonts w:ascii="Times New Roman" w:hAnsi="Times New Roman" w:cs="Times New Roman"/>
          <w:lang w:val="en-CA"/>
        </w:rPr>
        <w:t xml:space="preserve">ach </w:t>
      </w:r>
      <w:r>
        <w:rPr>
          <w:rFonts w:ascii="Times New Roman" w:hAnsi="Times New Roman" w:cs="Times New Roman"/>
          <w:lang w:val="en-CA"/>
        </w:rPr>
        <w:t>report</w:t>
      </w:r>
      <w:r w:rsidRPr="00282195">
        <w:rPr>
          <w:rFonts w:ascii="Times New Roman" w:hAnsi="Times New Roman" w:cs="Times New Roman"/>
          <w:lang w:val="en-CA"/>
        </w:rPr>
        <w:t xml:space="preserve"> contained the time and date of the </w:t>
      </w:r>
      <w:r>
        <w:rPr>
          <w:rFonts w:ascii="Times New Roman" w:hAnsi="Times New Roman" w:cs="Times New Roman"/>
          <w:lang w:val="en-CA"/>
        </w:rPr>
        <w:t>sighting or interaction</w:t>
      </w:r>
      <w:r w:rsidRPr="00282195">
        <w:rPr>
          <w:rFonts w:ascii="Times New Roman" w:hAnsi="Times New Roman" w:cs="Times New Roman"/>
          <w:lang w:val="en-CA"/>
        </w:rPr>
        <w:t xml:space="preserve">, the location, and </w:t>
      </w:r>
      <w:ins w:id="14" w:author="Colleen Cassady St. Clair" w:date="2021-05-27T16:51:00Z">
        <w:r w:rsidR="00283CE0">
          <w:rPr>
            <w:rFonts w:ascii="Times New Roman" w:hAnsi="Times New Roman" w:cs="Times New Roman"/>
            <w:lang w:val="en-CA"/>
          </w:rPr>
          <w:t xml:space="preserve">xx% also contained optional </w:t>
        </w:r>
      </w:ins>
      <w:r w:rsidRPr="00282195">
        <w:rPr>
          <w:rFonts w:ascii="Times New Roman" w:hAnsi="Times New Roman" w:cs="Times New Roman"/>
          <w:lang w:val="en-CA"/>
        </w:rPr>
        <w:t xml:space="preserve">comments. We </w:t>
      </w:r>
      <w:del w:id="15" w:author="Colleen Cassady St. Clair [2]" w:date="2021-06-07T09:44:00Z">
        <w:r w:rsidRPr="00282195" w:rsidDel="00315B74">
          <w:rPr>
            <w:rFonts w:ascii="Times New Roman" w:hAnsi="Times New Roman" w:cs="Times New Roman"/>
            <w:lang w:val="en-CA"/>
          </w:rPr>
          <w:delText xml:space="preserve">used a </w:delText>
        </w:r>
      </w:del>
      <w:del w:id="16" w:author="Colleen Cassady St. Clair [2]" w:date="2021-06-07T09:45:00Z">
        <w:r w:rsidRPr="00282195" w:rsidDel="00315B74">
          <w:rPr>
            <w:rFonts w:ascii="Times New Roman" w:hAnsi="Times New Roman" w:cs="Times New Roman"/>
            <w:lang w:val="en-CA"/>
          </w:rPr>
          <w:delText xml:space="preserve">standardized </w:delText>
        </w:r>
      </w:del>
      <w:proofErr w:type="spellStart"/>
      <w:ins w:id="17" w:author="Colleen Cassady St. Clair [2]" w:date="2021-06-07T09:45:00Z">
        <w:r w:rsidR="00315B74">
          <w:rPr>
            <w:rFonts w:ascii="Times New Roman" w:hAnsi="Times New Roman" w:cs="Times New Roman"/>
            <w:lang w:val="en-CA"/>
          </w:rPr>
          <w:t>develped</w:t>
        </w:r>
        <w:proofErr w:type="spellEnd"/>
        <w:r w:rsidR="00315B74" w:rsidRPr="00282195">
          <w:rPr>
            <w:rFonts w:ascii="Times New Roman" w:hAnsi="Times New Roman" w:cs="Times New Roman"/>
            <w:lang w:val="en-CA"/>
          </w:rPr>
          <w:t xml:space="preserve"> </w:t>
        </w:r>
        <w:r w:rsidR="00315B74">
          <w:rPr>
            <w:rFonts w:ascii="Times New Roman" w:hAnsi="Times New Roman" w:cs="Times New Roman"/>
            <w:lang w:val="en-CA"/>
          </w:rPr>
          <w:t xml:space="preserve">a standardized </w:t>
        </w:r>
      </w:ins>
      <w:r w:rsidRPr="00282195">
        <w:rPr>
          <w:rFonts w:ascii="Times New Roman" w:hAnsi="Times New Roman" w:cs="Times New Roman"/>
          <w:lang w:val="en-CA"/>
        </w:rPr>
        <w:t>classification method to extract further information from the comments including the coyote response to people, human perception of</w:t>
      </w:r>
      <w:r>
        <w:rPr>
          <w:rFonts w:ascii="Times New Roman" w:hAnsi="Times New Roman" w:cs="Times New Roman"/>
          <w:lang w:val="en-CA"/>
        </w:rPr>
        <w:t xml:space="preserve"> coyotes, </w:t>
      </w:r>
      <w:r w:rsidRPr="00282195">
        <w:rPr>
          <w:rFonts w:ascii="Times New Roman" w:hAnsi="Times New Roman" w:cs="Times New Roman"/>
          <w:lang w:val="en-CA"/>
        </w:rPr>
        <w:t>the human activity</w:t>
      </w:r>
      <w:r>
        <w:rPr>
          <w:rFonts w:ascii="Times New Roman" w:hAnsi="Times New Roman" w:cs="Times New Roman"/>
          <w:lang w:val="en-CA"/>
        </w:rPr>
        <w:t xml:space="preserve"> </w:t>
      </w:r>
      <w:del w:id="18" w:author="Colleen Cassady St. Clair" w:date="2021-05-27T16:52:00Z">
        <w:r w:rsidDel="00283CE0">
          <w:rPr>
            <w:rFonts w:ascii="Times New Roman" w:hAnsi="Times New Roman" w:cs="Times New Roman"/>
            <w:lang w:val="en-CA"/>
          </w:rPr>
          <w:delText xml:space="preserve">ongoing </w:delText>
        </w:r>
      </w:del>
      <w:ins w:id="19" w:author="Colleen Cassady St. Clair" w:date="2021-05-27T16:52:00Z">
        <w:r w:rsidR="00283CE0">
          <w:rPr>
            <w:rFonts w:ascii="Times New Roman" w:hAnsi="Times New Roman" w:cs="Times New Roman"/>
            <w:lang w:val="en-CA"/>
          </w:rPr>
          <w:t xml:space="preserve">occurring? </w:t>
        </w:r>
      </w:ins>
      <w:r>
        <w:rPr>
          <w:rFonts w:ascii="Times New Roman" w:hAnsi="Times New Roman" w:cs="Times New Roman"/>
          <w:lang w:val="en-CA"/>
        </w:rPr>
        <w:t>at the time of the interaction,</w:t>
      </w:r>
      <w:r w:rsidRPr="00282195">
        <w:rPr>
          <w:rFonts w:ascii="Times New Roman" w:hAnsi="Times New Roman" w:cs="Times New Roman"/>
          <w:lang w:val="en-CA"/>
        </w:rPr>
        <w:t xml:space="preserve"> and the presence or </w:t>
      </w:r>
      <w:r>
        <w:rPr>
          <w:rFonts w:ascii="Times New Roman" w:hAnsi="Times New Roman" w:cs="Times New Roman"/>
          <w:lang w:val="en-CA"/>
        </w:rPr>
        <w:t>mention</w:t>
      </w:r>
      <w:r w:rsidRPr="00282195">
        <w:rPr>
          <w:rFonts w:ascii="Times New Roman" w:hAnsi="Times New Roman" w:cs="Times New Roman"/>
          <w:lang w:val="en-CA"/>
        </w:rPr>
        <w:t xml:space="preserve"> of </w:t>
      </w:r>
      <w:ins w:id="20" w:author="Colleen Cassady St. Clair" w:date="2021-05-27T16:52:00Z">
        <w:r w:rsidR="00283CE0">
          <w:rPr>
            <w:rFonts w:ascii="Times New Roman" w:hAnsi="Times New Roman" w:cs="Times New Roman"/>
            <w:lang w:val="en-CA"/>
          </w:rPr>
          <w:t xml:space="preserve">pets or children, which we defined as </w:t>
        </w:r>
      </w:ins>
      <w:r w:rsidRPr="00282195">
        <w:rPr>
          <w:rFonts w:ascii="Times New Roman" w:hAnsi="Times New Roman" w:cs="Times New Roman"/>
          <w:lang w:val="en-CA"/>
        </w:rPr>
        <w:t xml:space="preserve">vulnerable individuals. We used </w:t>
      </w:r>
      <w:r>
        <w:rPr>
          <w:rFonts w:ascii="Times New Roman" w:hAnsi="Times New Roman" w:cs="Times New Roman"/>
          <w:lang w:val="en-CA"/>
        </w:rPr>
        <w:t xml:space="preserve">ordinal regression to determine the effect of several spatial, temporal and contextual variables on the likelihood of </w:t>
      </w:r>
      <w:del w:id="21" w:author="Colleen Cassady St. Clair" w:date="2021-05-27T16:53:00Z">
        <w:r w:rsidDel="00283CE0">
          <w:rPr>
            <w:rFonts w:ascii="Times New Roman" w:hAnsi="Times New Roman" w:cs="Times New Roman"/>
            <w:lang w:val="en-CA"/>
          </w:rPr>
          <w:delText xml:space="preserve">negative </w:delText>
        </w:r>
      </w:del>
      <w:r>
        <w:rPr>
          <w:rFonts w:ascii="Times New Roman" w:hAnsi="Times New Roman" w:cs="Times New Roman"/>
          <w:lang w:val="en-CA"/>
        </w:rPr>
        <w:t>interactions occurring</w:t>
      </w:r>
      <w:ins w:id="22" w:author="Colleen Cassady St. Clair" w:date="2021-05-27T16:53:00Z">
        <w:r w:rsidR="00030E28">
          <w:rPr>
            <w:rFonts w:ascii="Times New Roman" w:hAnsi="Times New Roman" w:cs="Times New Roman"/>
            <w:lang w:val="en-CA"/>
          </w:rPr>
          <w:t xml:space="preserve"> that were suggestive of conflict, measured by both </w:t>
        </w:r>
      </w:ins>
      <w:del w:id="23" w:author="Colleen Cassady St. Clair" w:date="2021-05-27T16:53:00Z">
        <w:r w:rsidDel="00030E28">
          <w:rPr>
            <w:rFonts w:ascii="Times New Roman" w:hAnsi="Times New Roman" w:cs="Times New Roman"/>
            <w:lang w:val="en-CA"/>
          </w:rPr>
          <w:delText xml:space="preserve">, as indicated </w:delText>
        </w:r>
      </w:del>
      <w:del w:id="24" w:author="Colleen Cassady St. Clair" w:date="2021-05-27T16:54:00Z">
        <w:r w:rsidDel="00030E28">
          <w:rPr>
            <w:rFonts w:ascii="Times New Roman" w:hAnsi="Times New Roman" w:cs="Times New Roman"/>
            <w:lang w:val="en-CA"/>
          </w:rPr>
          <w:delText xml:space="preserve">by </w:delText>
        </w:r>
      </w:del>
      <w:ins w:id="25" w:author="Colleen Cassady St. Clair" w:date="2021-05-27T16:56:00Z">
        <w:r w:rsidR="00030E28">
          <w:rPr>
            <w:rFonts w:ascii="Times New Roman" w:hAnsi="Times New Roman" w:cs="Times New Roman"/>
            <w:lang w:val="en-CA"/>
          </w:rPr>
          <w:t xml:space="preserve">the boldness of </w:t>
        </w:r>
      </w:ins>
      <w:r>
        <w:rPr>
          <w:rFonts w:ascii="Times New Roman" w:hAnsi="Times New Roman" w:cs="Times New Roman"/>
          <w:lang w:val="en-CA"/>
        </w:rPr>
        <w:t>coyote response</w:t>
      </w:r>
      <w:ins w:id="26" w:author="Colleen Cassady St. Clair" w:date="2021-05-27T16:56:00Z">
        <w:r w:rsidR="00030E28">
          <w:rPr>
            <w:rFonts w:ascii="Times New Roman" w:hAnsi="Times New Roman" w:cs="Times New Roman"/>
            <w:lang w:val="en-CA"/>
          </w:rPr>
          <w:t>s</w:t>
        </w:r>
      </w:ins>
      <w:r>
        <w:rPr>
          <w:rFonts w:ascii="Times New Roman" w:hAnsi="Times New Roman" w:cs="Times New Roman"/>
          <w:lang w:val="en-CA"/>
        </w:rPr>
        <w:t xml:space="preserve"> to humans and </w:t>
      </w:r>
      <w:ins w:id="27" w:author="Colleen Cassady St. Clair" w:date="2021-05-27T16:56:00Z">
        <w:r w:rsidR="00030E28">
          <w:rPr>
            <w:rFonts w:ascii="Times New Roman" w:hAnsi="Times New Roman" w:cs="Times New Roman"/>
            <w:lang w:val="en-CA"/>
          </w:rPr>
          <w:t xml:space="preserve">negative </w:t>
        </w:r>
      </w:ins>
      <w:r>
        <w:rPr>
          <w:rFonts w:ascii="Times New Roman" w:hAnsi="Times New Roman" w:cs="Times New Roman"/>
          <w:lang w:val="en-CA"/>
        </w:rPr>
        <w:t xml:space="preserve">human perception of coyotes. We found that </w:t>
      </w:r>
      <w:ins w:id="28" w:author="Colleen Cassady St. Clair" w:date="2021-05-27T16:57:00Z">
        <w:r w:rsidR="00030E28">
          <w:rPr>
            <w:rFonts w:ascii="Times New Roman" w:hAnsi="Times New Roman" w:cs="Times New Roman"/>
            <w:lang w:val="en-CA"/>
          </w:rPr>
          <w:t xml:space="preserve">both </w:t>
        </w:r>
        <w:r w:rsidR="00030E28">
          <w:rPr>
            <w:rFonts w:ascii="Times New Roman" w:hAnsi="Times New Roman" w:cs="Times New Roman"/>
            <w:lang w:val="en-CA"/>
          </w:rPr>
          <w:lastRenderedPageBreak/>
          <w:t xml:space="preserve">measures of </w:t>
        </w:r>
      </w:ins>
      <w:del w:id="29" w:author="Colleen Cassady St. Clair" w:date="2021-05-27T16:57:00Z">
        <w:r w:rsidDel="00030E28">
          <w:rPr>
            <w:rFonts w:ascii="Times New Roman" w:hAnsi="Times New Roman" w:cs="Times New Roman"/>
            <w:lang w:val="en-CA"/>
          </w:rPr>
          <w:delText xml:space="preserve">real or perceived </w:delText>
        </w:r>
      </w:del>
      <w:del w:id="30" w:author="Colleen Cassady St. Clair" w:date="2021-05-27T16:54:00Z">
        <w:r w:rsidDel="00030E28">
          <w:rPr>
            <w:rFonts w:ascii="Times New Roman" w:hAnsi="Times New Roman" w:cs="Times New Roman"/>
            <w:lang w:val="en-CA"/>
          </w:rPr>
          <w:delText xml:space="preserve">negative </w:delText>
        </w:r>
      </w:del>
      <w:commentRangeStart w:id="31"/>
      <w:ins w:id="32" w:author="Colleen Cassady St. Clair" w:date="2021-05-27T16:54:00Z">
        <w:r w:rsidR="00030E28">
          <w:rPr>
            <w:rFonts w:ascii="Times New Roman" w:hAnsi="Times New Roman" w:cs="Times New Roman"/>
            <w:lang w:val="en-CA"/>
          </w:rPr>
          <w:t>conflict</w:t>
        </w:r>
        <w:commentRangeEnd w:id="31"/>
        <w:r w:rsidR="00030E28">
          <w:rPr>
            <w:rStyle w:val="CommentReference"/>
          </w:rPr>
          <w:commentReference w:id="31"/>
        </w:r>
        <w:r w:rsidR="00030E28">
          <w:rPr>
            <w:rFonts w:ascii="Times New Roman" w:hAnsi="Times New Roman" w:cs="Times New Roman"/>
            <w:lang w:val="en-CA"/>
          </w:rPr>
          <w:t xml:space="preserve"> </w:t>
        </w:r>
      </w:ins>
      <w:del w:id="33" w:author="Colleen Cassady St. Clair" w:date="2021-05-27T16:57:00Z">
        <w:r w:rsidDel="00030E28">
          <w:rPr>
            <w:rFonts w:ascii="Times New Roman" w:hAnsi="Times New Roman" w:cs="Times New Roman"/>
            <w:lang w:val="en-CA"/>
          </w:rPr>
          <w:delText xml:space="preserve">interactions </w:delText>
        </w:r>
      </w:del>
      <w:del w:id="34" w:author="Colleen Cassady St. Clair" w:date="2021-05-27T16:52:00Z">
        <w:r w:rsidDel="00283CE0">
          <w:rPr>
            <w:rFonts w:ascii="Times New Roman" w:hAnsi="Times New Roman" w:cs="Times New Roman"/>
            <w:lang w:val="en-CA"/>
          </w:rPr>
          <w:delText xml:space="preserve">are </w:delText>
        </w:r>
      </w:del>
      <w:ins w:id="35" w:author="Colleen Cassady St. Clair" w:date="2021-05-27T16:52:00Z">
        <w:r w:rsidR="00283CE0">
          <w:rPr>
            <w:rFonts w:ascii="Times New Roman" w:hAnsi="Times New Roman" w:cs="Times New Roman"/>
            <w:lang w:val="en-CA"/>
          </w:rPr>
          <w:t xml:space="preserve">were </w:t>
        </w:r>
      </w:ins>
      <w:r>
        <w:rPr>
          <w:rFonts w:ascii="Times New Roman" w:hAnsi="Times New Roman" w:cs="Times New Roman"/>
          <w:lang w:val="en-CA"/>
        </w:rPr>
        <w:t>more likely in</w:t>
      </w:r>
      <w:r w:rsidRPr="00282195">
        <w:rPr>
          <w:rFonts w:ascii="Times New Roman" w:hAnsi="Times New Roman" w:cs="Times New Roman"/>
          <w:lang w:val="en-CA"/>
        </w:rPr>
        <w:t xml:space="preserve"> modified open</w:t>
      </w:r>
      <w:r>
        <w:rPr>
          <w:rFonts w:ascii="Times New Roman" w:hAnsi="Times New Roman" w:cs="Times New Roman"/>
          <w:lang w:val="en-CA"/>
        </w:rPr>
        <w:t xml:space="preserve">, mowed </w:t>
      </w:r>
      <w:r w:rsidRPr="00282195">
        <w:rPr>
          <w:rFonts w:ascii="Times New Roman" w:hAnsi="Times New Roman" w:cs="Times New Roman"/>
          <w:lang w:val="en-CA"/>
        </w:rPr>
        <w:t>and residential areas</w:t>
      </w:r>
      <w:r>
        <w:rPr>
          <w:rFonts w:ascii="Times New Roman" w:hAnsi="Times New Roman" w:cs="Times New Roman"/>
          <w:lang w:val="en-CA"/>
        </w:rPr>
        <w:t xml:space="preserve">, and during the pup-rearing season. Reports </w:t>
      </w:r>
      <w:ins w:id="36" w:author="Colleen Cassady St. Clair [2]" w:date="2021-06-07T09:47:00Z">
        <w:r w:rsidR="00315B74">
          <w:rPr>
            <w:rFonts w:ascii="Times New Roman" w:hAnsi="Times New Roman" w:cs="Times New Roman"/>
            <w:lang w:val="en-CA"/>
          </w:rPr>
          <w:t xml:space="preserve">that </w:t>
        </w:r>
      </w:ins>
      <w:r>
        <w:rPr>
          <w:rFonts w:ascii="Times New Roman" w:hAnsi="Times New Roman" w:cs="Times New Roman"/>
          <w:lang w:val="en-CA"/>
        </w:rPr>
        <w:t>mention</w:t>
      </w:r>
      <w:ins w:id="37" w:author="Colleen Cassady St. Clair [2]" w:date="2021-06-07T09:48:00Z">
        <w:r w:rsidR="00315B74">
          <w:rPr>
            <w:rFonts w:ascii="Times New Roman" w:hAnsi="Times New Roman" w:cs="Times New Roman"/>
            <w:lang w:val="en-CA"/>
          </w:rPr>
          <w:t>ed</w:t>
        </w:r>
      </w:ins>
      <w:del w:id="38" w:author="Colleen Cassady St. Clair [2]" w:date="2021-06-07T09:48:00Z">
        <w:r w:rsidDel="00315B74">
          <w:rPr>
            <w:rFonts w:ascii="Times New Roman" w:hAnsi="Times New Roman" w:cs="Times New Roman"/>
            <w:lang w:val="en-CA"/>
          </w:rPr>
          <w:delText>ing</w:delText>
        </w:r>
      </w:del>
      <w:r>
        <w:rPr>
          <w:rFonts w:ascii="Times New Roman" w:hAnsi="Times New Roman" w:cs="Times New Roman"/>
          <w:lang w:val="en-CA"/>
        </w:rPr>
        <w:t xml:space="preserve"> pets or children were more likely to </w:t>
      </w:r>
      <w:del w:id="39" w:author="Colleen Cassady St. Clair" w:date="2021-05-27T16:57:00Z">
        <w:r w:rsidDel="00030E28">
          <w:rPr>
            <w:rFonts w:ascii="Times New Roman" w:hAnsi="Times New Roman" w:cs="Times New Roman"/>
            <w:lang w:val="en-CA"/>
          </w:rPr>
          <w:delText xml:space="preserve">be </w:delText>
        </w:r>
      </w:del>
      <w:ins w:id="40" w:author="Colleen Cassady St. Clair" w:date="2021-05-27T16:57:00Z">
        <w:r w:rsidR="00030E28">
          <w:rPr>
            <w:rFonts w:ascii="Times New Roman" w:hAnsi="Times New Roman" w:cs="Times New Roman"/>
            <w:lang w:val="en-CA"/>
          </w:rPr>
          <w:t xml:space="preserve">describe </w:t>
        </w:r>
      </w:ins>
      <w:r>
        <w:rPr>
          <w:rFonts w:ascii="Times New Roman" w:hAnsi="Times New Roman" w:cs="Times New Roman"/>
          <w:lang w:val="en-CA"/>
        </w:rPr>
        <w:t xml:space="preserve">negative interactions. </w:t>
      </w:r>
      <w:ins w:id="41" w:author="Colleen Cassady St. Clair" w:date="2021-05-27T16:58:00Z">
        <w:r w:rsidR="00030E28">
          <w:rPr>
            <w:rFonts w:ascii="Times New Roman" w:hAnsi="Times New Roman" w:cs="Times New Roman"/>
            <w:lang w:val="en-CA"/>
          </w:rPr>
          <w:t>Over the 10 year</w:t>
        </w:r>
      </w:ins>
      <w:ins w:id="42" w:author="Colleen Cassady St. Clair [2]" w:date="2021-06-07T09:48:00Z">
        <w:r w:rsidR="00315B74">
          <w:rPr>
            <w:rFonts w:ascii="Times New Roman" w:hAnsi="Times New Roman" w:cs="Times New Roman"/>
            <w:lang w:val="en-CA"/>
          </w:rPr>
          <w:t>s of reporting</w:t>
        </w:r>
      </w:ins>
      <w:ins w:id="43" w:author="Colleen Cassady St. Clair" w:date="2021-05-27T16:58:00Z">
        <w:del w:id="44" w:author="Colleen Cassady St. Clair [2]" w:date="2021-06-07T09:48:00Z">
          <w:r w:rsidR="00030E28" w:rsidDel="00315B74">
            <w:rPr>
              <w:rFonts w:ascii="Times New Roman" w:hAnsi="Times New Roman" w:cs="Times New Roman"/>
              <w:lang w:val="en-CA"/>
            </w:rPr>
            <w:delText xml:space="preserve"> database</w:delText>
          </w:r>
        </w:del>
        <w:r w:rsidR="00030E28">
          <w:rPr>
            <w:rFonts w:ascii="Times New Roman" w:hAnsi="Times New Roman" w:cs="Times New Roman"/>
            <w:lang w:val="en-CA"/>
          </w:rPr>
          <w:t xml:space="preserve">, </w:t>
        </w:r>
      </w:ins>
      <w:del w:id="45" w:author="Colleen Cassady St. Clair" w:date="2021-05-27T16:58:00Z">
        <w:r w:rsidDel="00030E28">
          <w:rPr>
            <w:rFonts w:ascii="Times New Roman" w:hAnsi="Times New Roman" w:cs="Times New Roman"/>
            <w:lang w:val="en-CA"/>
          </w:rPr>
          <w:delText>We also found evidence that</w:delText>
        </w:r>
      </w:del>
      <w:ins w:id="46" w:author="Colleen Cassady St. Clair" w:date="2021-05-27T16:58:00Z">
        <w:r w:rsidR="00030E28">
          <w:rPr>
            <w:rFonts w:ascii="Times New Roman" w:hAnsi="Times New Roman" w:cs="Times New Roman"/>
            <w:lang w:val="en-CA"/>
          </w:rPr>
          <w:t>descriptions of</w:t>
        </w:r>
      </w:ins>
      <w:r>
        <w:rPr>
          <w:rFonts w:ascii="Times New Roman" w:hAnsi="Times New Roman" w:cs="Times New Roman"/>
          <w:lang w:val="en-CA"/>
        </w:rPr>
        <w:t xml:space="preserve"> coyote </w:t>
      </w:r>
      <w:del w:id="47" w:author="Colleen Cassady St. Clair [2]" w:date="2021-06-07T09:48:00Z">
        <w:r w:rsidDel="00315B74">
          <w:rPr>
            <w:rFonts w:ascii="Times New Roman" w:hAnsi="Times New Roman" w:cs="Times New Roman"/>
            <w:lang w:val="en-CA"/>
          </w:rPr>
          <w:delText xml:space="preserve">responses </w:delText>
        </w:r>
      </w:del>
      <w:ins w:id="48" w:author="Colleen Cassady St. Clair [2]" w:date="2021-06-07T09:48:00Z">
        <w:r w:rsidR="00315B74">
          <w:rPr>
            <w:rFonts w:ascii="Times New Roman" w:hAnsi="Times New Roman" w:cs="Times New Roman"/>
            <w:lang w:val="en-CA"/>
          </w:rPr>
          <w:t xml:space="preserve">behaviour increased on our boldness scale, while </w:t>
        </w:r>
      </w:ins>
      <w:del w:id="49" w:author="Colleen Cassady St. Clair [2]" w:date="2021-06-07T09:48:00Z">
        <w:r w:rsidDel="00315B74">
          <w:rPr>
            <w:rFonts w:ascii="Times New Roman" w:hAnsi="Times New Roman" w:cs="Times New Roman"/>
            <w:lang w:val="en-CA"/>
          </w:rPr>
          <w:delText>to</w:delText>
        </w:r>
      </w:del>
      <w:r>
        <w:rPr>
          <w:rFonts w:ascii="Times New Roman" w:hAnsi="Times New Roman" w:cs="Times New Roman"/>
          <w:lang w:val="en-CA"/>
        </w:rPr>
        <w:t xml:space="preserve"> </w:t>
      </w:r>
      <w:del w:id="50" w:author="Colleen Cassady St. Clair [2]" w:date="2021-06-07T09:49:00Z">
        <w:r w:rsidDel="00315B74">
          <w:rPr>
            <w:rFonts w:ascii="Times New Roman" w:hAnsi="Times New Roman" w:cs="Times New Roman"/>
            <w:lang w:val="en-CA"/>
          </w:rPr>
          <w:delText xml:space="preserve">humans have become bolder and more aggressive during the study period, although </w:delText>
        </w:r>
      </w:del>
      <w:ins w:id="51" w:author="Colleen Cassady St. Clair" w:date="2021-05-27T16:58:00Z">
        <w:del w:id="52" w:author="Colleen Cassady St. Clair [2]" w:date="2021-06-07T09:49:00Z">
          <w:r w:rsidR="00A55434" w:rsidDel="00315B74">
            <w:rPr>
              <w:rFonts w:ascii="Times New Roman" w:hAnsi="Times New Roman" w:cs="Times New Roman"/>
              <w:lang w:val="en-CA"/>
            </w:rPr>
            <w:delText xml:space="preserve">but </w:delText>
          </w:r>
        </w:del>
      </w:ins>
      <w:r>
        <w:rPr>
          <w:rFonts w:ascii="Times New Roman" w:hAnsi="Times New Roman" w:cs="Times New Roman"/>
          <w:lang w:val="en-CA"/>
        </w:rPr>
        <w:t xml:space="preserve">human perceptions </w:t>
      </w:r>
      <w:del w:id="53" w:author="Colleen Cassady St. Clair" w:date="2021-05-27T16:59:00Z">
        <w:r w:rsidDel="00A55434">
          <w:rPr>
            <w:rFonts w:ascii="Times New Roman" w:hAnsi="Times New Roman" w:cs="Times New Roman"/>
            <w:lang w:val="en-CA"/>
          </w:rPr>
          <w:delText xml:space="preserve">indicate </w:delText>
        </w:r>
      </w:del>
      <w:ins w:id="54" w:author="Colleen Cassady St. Clair" w:date="2021-05-27T16:59:00Z">
        <w:r w:rsidR="00A55434">
          <w:rPr>
            <w:rFonts w:ascii="Times New Roman" w:hAnsi="Times New Roman" w:cs="Times New Roman"/>
            <w:lang w:val="en-CA"/>
          </w:rPr>
          <w:t>became less negative</w:t>
        </w:r>
      </w:ins>
      <w:ins w:id="55" w:author="Colleen Cassady St. Clair [2]" w:date="2021-06-07T09:49:00Z">
        <w:r w:rsidR="00315B74">
          <w:rPr>
            <w:rFonts w:ascii="Times New Roman" w:hAnsi="Times New Roman" w:cs="Times New Roman"/>
            <w:lang w:val="en-CA"/>
          </w:rPr>
          <w:t xml:space="preserve">. This </w:t>
        </w:r>
        <w:commentRangeStart w:id="56"/>
        <w:r w:rsidR="00315B74">
          <w:rPr>
            <w:rFonts w:ascii="Times New Roman" w:hAnsi="Times New Roman" w:cs="Times New Roman"/>
            <w:lang w:val="en-CA"/>
          </w:rPr>
          <w:t>combination</w:t>
        </w:r>
        <w:commentRangeEnd w:id="56"/>
        <w:r w:rsidR="00315B74">
          <w:rPr>
            <w:rStyle w:val="CommentReference"/>
          </w:rPr>
          <w:commentReference w:id="56"/>
        </w:r>
        <w:r w:rsidR="00315B74">
          <w:rPr>
            <w:rFonts w:ascii="Times New Roman" w:hAnsi="Times New Roman" w:cs="Times New Roman"/>
            <w:lang w:val="en-CA"/>
          </w:rPr>
          <w:t xml:space="preserve"> suggests that humans and coyotes are habituating to one another with </w:t>
        </w:r>
      </w:ins>
      <w:ins w:id="57" w:author="Colleen Cassady St. Clair" w:date="2021-05-27T16:59:00Z">
        <w:del w:id="58" w:author="Colleen Cassady St. Clair [2]" w:date="2021-06-07T09:49:00Z">
          <w:r w:rsidR="00A55434" w:rsidDel="00315B74">
            <w:rPr>
              <w:rFonts w:ascii="Times New Roman" w:hAnsi="Times New Roman" w:cs="Times New Roman"/>
              <w:lang w:val="en-CA"/>
            </w:rPr>
            <w:delText xml:space="preserve">, suggesting </w:delText>
          </w:r>
        </w:del>
      </w:ins>
      <w:r>
        <w:rPr>
          <w:rFonts w:ascii="Times New Roman" w:hAnsi="Times New Roman" w:cs="Times New Roman"/>
          <w:lang w:val="en-CA"/>
        </w:rPr>
        <w:t xml:space="preserve">increased tolerance of coyotes in Edmonton. </w:t>
      </w:r>
      <w:r w:rsidRPr="00282195">
        <w:rPr>
          <w:rFonts w:ascii="Times New Roman" w:hAnsi="Times New Roman" w:cs="Times New Roman"/>
          <w:lang w:val="en-CA"/>
        </w:rPr>
        <w:t xml:space="preserve">Our results </w:t>
      </w:r>
      <w:r>
        <w:rPr>
          <w:rFonts w:ascii="Times New Roman" w:hAnsi="Times New Roman" w:cs="Times New Roman"/>
          <w:lang w:val="en-CA"/>
        </w:rPr>
        <w:t xml:space="preserve">provide </w:t>
      </w:r>
      <w:commentRangeStart w:id="59"/>
      <w:del w:id="60" w:author="Colleen Cassady St. Clair" w:date="2021-05-27T16:59:00Z">
        <w:r w:rsidDel="00A55434">
          <w:rPr>
            <w:rFonts w:ascii="Times New Roman" w:hAnsi="Times New Roman" w:cs="Times New Roman"/>
            <w:lang w:val="en-CA"/>
          </w:rPr>
          <w:delText>vital</w:delText>
        </w:r>
      </w:del>
      <w:commentRangeEnd w:id="59"/>
      <w:r w:rsidR="00A55434">
        <w:rPr>
          <w:rStyle w:val="CommentReference"/>
        </w:rPr>
        <w:commentReference w:id="59"/>
      </w:r>
      <w:del w:id="61" w:author="Colleen Cassady St. Clair" w:date="2021-05-27T16:59:00Z">
        <w:r w:rsidDel="00A55434">
          <w:rPr>
            <w:rFonts w:ascii="Times New Roman" w:hAnsi="Times New Roman" w:cs="Times New Roman"/>
            <w:lang w:val="en-CA"/>
          </w:rPr>
          <w:delText xml:space="preserve"> </w:delText>
        </w:r>
      </w:del>
      <w:ins w:id="62" w:author="Colleen Cassady St. Clair" w:date="2021-05-27T16:59:00Z">
        <w:r w:rsidR="00A55434">
          <w:rPr>
            <w:rFonts w:ascii="Times New Roman" w:hAnsi="Times New Roman" w:cs="Times New Roman"/>
            <w:lang w:val="en-CA"/>
          </w:rPr>
          <w:t xml:space="preserve">important </w:t>
        </w:r>
      </w:ins>
      <w:r>
        <w:rPr>
          <w:rFonts w:ascii="Times New Roman" w:hAnsi="Times New Roman" w:cs="Times New Roman"/>
          <w:lang w:val="en-CA"/>
        </w:rPr>
        <w:t>information for</w:t>
      </w:r>
      <w:r w:rsidRPr="00282195">
        <w:rPr>
          <w:rFonts w:ascii="Times New Roman" w:hAnsi="Times New Roman" w:cs="Times New Roman"/>
          <w:lang w:val="en-CA"/>
        </w:rPr>
        <w:t xml:space="preserve"> proactive management actions to prevent conflict</w:t>
      </w:r>
      <w:r>
        <w:rPr>
          <w:rFonts w:ascii="Times New Roman" w:hAnsi="Times New Roman" w:cs="Times New Roman"/>
          <w:lang w:val="en-CA"/>
        </w:rPr>
        <w:t>,</w:t>
      </w:r>
      <w:r w:rsidRPr="00282195">
        <w:rPr>
          <w:rFonts w:ascii="Times New Roman" w:hAnsi="Times New Roman" w:cs="Times New Roman"/>
          <w:lang w:val="en-CA"/>
        </w:rPr>
        <w:t xml:space="preserve"> includ</w:t>
      </w:r>
      <w:r>
        <w:rPr>
          <w:rFonts w:ascii="Times New Roman" w:hAnsi="Times New Roman" w:cs="Times New Roman"/>
          <w:lang w:val="en-CA"/>
        </w:rPr>
        <w:t>ing</w:t>
      </w:r>
      <w:r w:rsidRPr="00282195">
        <w:rPr>
          <w:rFonts w:ascii="Times New Roman" w:hAnsi="Times New Roman" w:cs="Times New Roman"/>
          <w:lang w:val="en-CA"/>
        </w:rPr>
        <w:t xml:space="preserve"> public education about protecting pets</w:t>
      </w:r>
      <w:r>
        <w:rPr>
          <w:rFonts w:ascii="Times New Roman" w:hAnsi="Times New Roman" w:cs="Times New Roman"/>
          <w:lang w:val="en-CA"/>
        </w:rPr>
        <w:t>,</w:t>
      </w:r>
      <w:r w:rsidRPr="00282195">
        <w:rPr>
          <w:rFonts w:ascii="Times New Roman" w:hAnsi="Times New Roman" w:cs="Times New Roman"/>
          <w:lang w:val="en-CA"/>
        </w:rPr>
        <w:t xml:space="preserve"> preventing food-conditioning of urban coyotes, and us</w:t>
      </w:r>
      <w:r>
        <w:rPr>
          <w:rFonts w:ascii="Times New Roman" w:hAnsi="Times New Roman" w:cs="Times New Roman"/>
          <w:lang w:val="en-CA"/>
        </w:rPr>
        <w:t>ing</w:t>
      </w:r>
      <w:r w:rsidRPr="00282195">
        <w:rPr>
          <w:rFonts w:ascii="Times New Roman" w:hAnsi="Times New Roman" w:cs="Times New Roman"/>
          <w:lang w:val="en-CA"/>
        </w:rPr>
        <w:t xml:space="preserve"> aversive</w:t>
      </w:r>
      <w:r>
        <w:rPr>
          <w:rFonts w:ascii="Times New Roman" w:hAnsi="Times New Roman" w:cs="Times New Roman"/>
          <w:lang w:val="en-CA"/>
        </w:rPr>
        <w:t xml:space="preserve"> conditioning</w:t>
      </w:r>
      <w:r w:rsidRPr="00282195">
        <w:rPr>
          <w:rFonts w:ascii="Times New Roman" w:hAnsi="Times New Roman" w:cs="Times New Roman"/>
          <w:lang w:val="en-CA"/>
        </w:rPr>
        <w:t xml:space="preserve"> to increase wariness of coyotes in residential areas.</w:t>
      </w:r>
    </w:p>
    <w:p w14:paraId="12FA4DC1" w14:textId="154B3E3A" w:rsidR="00431167" w:rsidRDefault="00431167" w:rsidP="00315B74">
      <w:pPr>
        <w:spacing w:line="480" w:lineRule="auto"/>
        <w:rPr>
          <w:rFonts w:ascii="Times New Roman" w:hAnsi="Times New Roman" w:cs="Times New Roman"/>
          <w:b/>
          <w:bCs/>
          <w:lang w:val="en-CA"/>
        </w:rPr>
      </w:pPr>
    </w:p>
    <w:p w14:paraId="2785A09C" w14:textId="77777777" w:rsidR="00431167" w:rsidRPr="00432021" w:rsidRDefault="00431167" w:rsidP="00315B74">
      <w:pPr>
        <w:spacing w:line="480" w:lineRule="auto"/>
        <w:rPr>
          <w:rFonts w:ascii="Times New Roman" w:hAnsi="Times New Roman" w:cs="Times New Roman"/>
          <w:b/>
          <w:bCs/>
          <w:lang w:val="en-CA"/>
        </w:rPr>
      </w:pPr>
      <w:commentRangeStart w:id="63"/>
      <w:r w:rsidRPr="00432021">
        <w:rPr>
          <w:rFonts w:ascii="Times New Roman" w:hAnsi="Times New Roman" w:cs="Times New Roman"/>
          <w:b/>
          <w:bCs/>
          <w:lang w:val="en-CA"/>
        </w:rPr>
        <w:t>INTRODUCTION</w:t>
      </w:r>
      <w:commentRangeEnd w:id="63"/>
      <w:r w:rsidR="00FC0A30">
        <w:rPr>
          <w:rStyle w:val="CommentReference"/>
        </w:rPr>
        <w:commentReference w:id="63"/>
      </w:r>
    </w:p>
    <w:p w14:paraId="4C6F3CB0" w14:textId="0455A685" w:rsidR="00431167" w:rsidRPr="00432021" w:rsidRDefault="00431167" w:rsidP="00315B74">
      <w:pPr>
        <w:spacing w:line="480" w:lineRule="auto"/>
        <w:ind w:firstLine="720"/>
        <w:rPr>
          <w:rFonts w:ascii="Times New Roman" w:hAnsi="Times New Roman" w:cs="Times New Roman"/>
          <w:lang w:val="en-CA"/>
        </w:rPr>
      </w:pPr>
      <w:r w:rsidRPr="00432021">
        <w:rPr>
          <w:rFonts w:ascii="Times New Roman" w:hAnsi="Times New Roman" w:cs="Times New Roman"/>
          <w:lang w:val="en-CA"/>
        </w:rPr>
        <w:t xml:space="preserve">Urban landscapes are inhospitable for many animal species, but </w:t>
      </w:r>
      <w:r>
        <w:rPr>
          <w:rFonts w:ascii="Times New Roman" w:hAnsi="Times New Roman" w:cs="Times New Roman"/>
          <w:lang w:val="en-CA"/>
        </w:rPr>
        <w:t>some</w:t>
      </w:r>
      <w:r w:rsidRPr="00432021">
        <w:rPr>
          <w:rFonts w:ascii="Times New Roman" w:hAnsi="Times New Roman" w:cs="Times New Roman"/>
          <w:lang w:val="en-CA"/>
        </w:rPr>
        <w:t xml:space="preserve"> survive and thrive in cities and suburbs, bringing them into close contact with </w:t>
      </w:r>
      <w:commentRangeStart w:id="64"/>
      <w:r w:rsidRPr="00432021">
        <w:rPr>
          <w:rFonts w:ascii="Times New Roman" w:hAnsi="Times New Roman" w:cs="Times New Roman"/>
          <w:lang w:val="en-CA"/>
        </w:rPr>
        <w:t>humans</w:t>
      </w:r>
      <w:commentRangeEnd w:id="64"/>
      <w:r w:rsidR="00A55434">
        <w:rPr>
          <w:rStyle w:val="CommentReference"/>
        </w:rPr>
        <w:commentReference w:id="64"/>
      </w:r>
      <w:r w:rsidRPr="00432021">
        <w:rPr>
          <w:rFonts w:ascii="Times New Roman" w:hAnsi="Times New Roman" w:cs="Times New Roman"/>
          <w:lang w:val="en-CA"/>
        </w:rPr>
        <w:t xml:space="preserve">. </w:t>
      </w:r>
      <w:r>
        <w:rPr>
          <w:rFonts w:ascii="Times New Roman" w:hAnsi="Times New Roman" w:cs="Times New Roman"/>
          <w:lang w:val="en-CA"/>
        </w:rPr>
        <w:t>In North America, w</w:t>
      </w:r>
      <w:r w:rsidRPr="00432021">
        <w:rPr>
          <w:rFonts w:ascii="Times New Roman" w:hAnsi="Times New Roman" w:cs="Times New Roman"/>
          <w:lang w:val="en-CA"/>
        </w:rPr>
        <w:t>ell-known examples of such species include Racoons (</w:t>
      </w:r>
      <w:r w:rsidRPr="00432021">
        <w:rPr>
          <w:rFonts w:ascii="Times New Roman" w:hAnsi="Times New Roman" w:cs="Times New Roman"/>
          <w:i/>
          <w:iCs/>
          <w:lang w:val="en-CA"/>
        </w:rPr>
        <w:t>Procyon lotor</w:t>
      </w:r>
      <w:r w:rsidRPr="00432021">
        <w:rPr>
          <w:rFonts w:ascii="Times New Roman" w:hAnsi="Times New Roman" w:cs="Times New Roman"/>
          <w:lang w:val="en-CA"/>
        </w:rPr>
        <w:t>), House sparrows (</w:t>
      </w:r>
      <w:r w:rsidRPr="00432021">
        <w:rPr>
          <w:rFonts w:ascii="Times New Roman" w:hAnsi="Times New Roman" w:cs="Times New Roman"/>
          <w:i/>
          <w:iCs/>
          <w:lang w:val="en-CA"/>
        </w:rPr>
        <w:t xml:space="preserve">Passer </w:t>
      </w:r>
      <w:proofErr w:type="spellStart"/>
      <w:r w:rsidRPr="00432021">
        <w:rPr>
          <w:rFonts w:ascii="Times New Roman" w:hAnsi="Times New Roman" w:cs="Times New Roman"/>
          <w:i/>
          <w:iCs/>
          <w:lang w:val="en-CA"/>
        </w:rPr>
        <w:t>domesticus</w:t>
      </w:r>
      <w:proofErr w:type="spellEnd"/>
      <w:r w:rsidRPr="00432021">
        <w:rPr>
          <w:rFonts w:ascii="Times New Roman" w:hAnsi="Times New Roman" w:cs="Times New Roman"/>
          <w:lang w:val="en-CA"/>
        </w:rPr>
        <w:t>) and Norway rats</w:t>
      </w:r>
      <w:r>
        <w:rPr>
          <w:rFonts w:ascii="Times New Roman" w:hAnsi="Times New Roman" w:cs="Times New Roman"/>
          <w:lang w:val="en-CA"/>
        </w:rPr>
        <w:t xml:space="preserve"> </w:t>
      </w:r>
      <w:r>
        <w:rPr>
          <w:rFonts w:ascii="Times New Roman" w:hAnsi="Times New Roman" w:cs="Times New Roman"/>
          <w:noProof/>
          <w:lang w:val="en-CA"/>
        </w:rPr>
        <w:t>(</w:t>
      </w:r>
      <w:r w:rsidRPr="00D66195">
        <w:rPr>
          <w:rFonts w:ascii="Times New Roman" w:hAnsi="Times New Roman" w:cs="Times New Roman"/>
          <w:i/>
          <w:iCs/>
          <w:noProof/>
          <w:lang w:val="en-CA"/>
        </w:rPr>
        <w:t>Rattus norvegicus</w:t>
      </w:r>
      <w:r>
        <w:rPr>
          <w:rFonts w:ascii="Times New Roman" w:hAnsi="Times New Roman" w:cs="Times New Roman"/>
          <w:noProof/>
          <w:lang w:val="en-CA"/>
        </w:rPr>
        <w:t>; McKinney 2006)</w:t>
      </w:r>
      <w:r w:rsidRPr="00432021">
        <w:rPr>
          <w:rFonts w:ascii="Times New Roman" w:hAnsi="Times New Roman" w:cs="Times New Roman"/>
          <w:lang w:val="en-CA"/>
        </w:rPr>
        <w:t xml:space="preserve">. These synanthropic species are highly adaptable and have undergone population expansions even as the global increase of urbanization diminishes biodiversity and displaces other species </w:t>
      </w:r>
      <w:r>
        <w:rPr>
          <w:rFonts w:ascii="Times New Roman" w:hAnsi="Times New Roman" w:cs="Times New Roman"/>
          <w:noProof/>
          <w:lang w:val="en-CA"/>
        </w:rPr>
        <w:t>(Foley et al. 2005; McKinney 2006)</w:t>
      </w:r>
      <w:r w:rsidRPr="00432021">
        <w:rPr>
          <w:rFonts w:ascii="Times New Roman" w:hAnsi="Times New Roman" w:cs="Times New Roman"/>
          <w:lang w:val="en-CA"/>
        </w:rPr>
        <w:t xml:space="preserve">. Most large carnivore species have </w:t>
      </w:r>
      <w:r>
        <w:rPr>
          <w:rFonts w:ascii="Times New Roman" w:hAnsi="Times New Roman" w:cs="Times New Roman"/>
          <w:lang w:val="en-CA"/>
        </w:rPr>
        <w:t>experienced</w:t>
      </w:r>
      <w:r w:rsidRPr="00432021">
        <w:rPr>
          <w:rFonts w:ascii="Times New Roman" w:hAnsi="Times New Roman" w:cs="Times New Roman"/>
          <w:lang w:val="en-CA"/>
        </w:rPr>
        <w:t xml:space="preserve"> substantial range contractions because </w:t>
      </w:r>
      <w:r>
        <w:rPr>
          <w:rFonts w:ascii="Times New Roman" w:hAnsi="Times New Roman" w:cs="Times New Roman"/>
          <w:lang w:val="en-CA"/>
        </w:rPr>
        <w:t>they cannot</w:t>
      </w:r>
      <w:r w:rsidRPr="00432021">
        <w:rPr>
          <w:rFonts w:ascii="Times New Roman" w:hAnsi="Times New Roman" w:cs="Times New Roman"/>
          <w:lang w:val="en-CA"/>
        </w:rPr>
        <w:t xml:space="preserve"> persist alongside high densities of humans </w:t>
      </w:r>
      <w:r w:rsidRPr="00432021">
        <w:rPr>
          <w:rFonts w:ascii="Times New Roman" w:hAnsi="Times New Roman" w:cs="Times New Roman"/>
          <w:noProof/>
          <w:lang w:val="en-CA"/>
        </w:rPr>
        <w:t>(Woodroffe 2000)</w:t>
      </w:r>
      <w:r>
        <w:rPr>
          <w:rFonts w:ascii="Times New Roman" w:hAnsi="Times New Roman" w:cs="Times New Roman"/>
          <w:lang w:val="en-CA"/>
        </w:rPr>
        <w:t>. One exception to this</w:t>
      </w:r>
      <w:ins w:id="65" w:author="Colleen Cassady St. Clair [2]" w:date="2021-06-07T09:53:00Z">
        <w:r w:rsidR="00180CB9">
          <w:rPr>
            <w:rFonts w:ascii="Times New Roman" w:hAnsi="Times New Roman" w:cs="Times New Roman"/>
            <w:lang w:val="en-CA"/>
          </w:rPr>
          <w:t xml:space="preserve"> pattern</w:t>
        </w:r>
      </w:ins>
      <w:r>
        <w:rPr>
          <w:rFonts w:ascii="Times New Roman" w:hAnsi="Times New Roman" w:cs="Times New Roman"/>
          <w:lang w:val="en-CA"/>
        </w:rPr>
        <w:t xml:space="preserve"> </w:t>
      </w:r>
      <w:del w:id="66" w:author="Howie Harshaw" w:date="2021-05-03T13:57:00Z">
        <w:r w:rsidDel="00DC298C">
          <w:rPr>
            <w:rFonts w:ascii="Times New Roman" w:hAnsi="Times New Roman" w:cs="Times New Roman"/>
            <w:lang w:val="en-CA"/>
          </w:rPr>
          <w:delText xml:space="preserve">rule </w:delText>
        </w:r>
      </w:del>
      <w:r>
        <w:rPr>
          <w:rFonts w:ascii="Times New Roman" w:hAnsi="Times New Roman" w:cs="Times New Roman"/>
          <w:lang w:val="en-CA"/>
        </w:rPr>
        <w:t>is the coyote (</w:t>
      </w:r>
      <w:r>
        <w:rPr>
          <w:rFonts w:ascii="Times New Roman" w:hAnsi="Times New Roman" w:cs="Times New Roman"/>
          <w:i/>
          <w:iCs/>
          <w:lang w:val="en-CA"/>
        </w:rPr>
        <w:t>Canis latrans</w:t>
      </w:r>
      <w:r>
        <w:rPr>
          <w:rFonts w:ascii="Times New Roman" w:hAnsi="Times New Roman" w:cs="Times New Roman"/>
          <w:lang w:val="en-CA"/>
        </w:rPr>
        <w:t xml:space="preserve">), which has </w:t>
      </w:r>
      <w:r w:rsidRPr="00432021">
        <w:rPr>
          <w:rFonts w:ascii="Times New Roman" w:hAnsi="Times New Roman" w:cs="Times New Roman"/>
          <w:lang w:val="en-CA"/>
        </w:rPr>
        <w:t xml:space="preserve">emerged as </w:t>
      </w:r>
      <w:r>
        <w:rPr>
          <w:rFonts w:ascii="Times New Roman" w:hAnsi="Times New Roman" w:cs="Times New Roman"/>
          <w:lang w:val="en-CA"/>
        </w:rPr>
        <w:t>a</w:t>
      </w:r>
      <w:r w:rsidRPr="00432021">
        <w:rPr>
          <w:rFonts w:ascii="Times New Roman" w:hAnsi="Times New Roman" w:cs="Times New Roman"/>
          <w:lang w:val="en-CA"/>
        </w:rPr>
        <w:t xml:space="preserve"> highly successful carnivore that flourishes in urban environments </w:t>
      </w:r>
      <w:ins w:id="67" w:author="Colleen Cassady St. Clair" w:date="2021-05-27T17:02:00Z">
        <w:r w:rsidR="00A55434">
          <w:rPr>
            <w:rFonts w:ascii="Times New Roman" w:hAnsi="Times New Roman" w:cs="Times New Roman"/>
            <w:lang w:val="en-CA"/>
          </w:rPr>
          <w:t xml:space="preserve">throughout North America (recent range ref like </w:t>
        </w:r>
        <w:proofErr w:type="spellStart"/>
        <w:r w:rsidR="00A55434">
          <w:rPr>
            <w:rFonts w:ascii="Times New Roman" w:hAnsi="Times New Roman" w:cs="Times New Roman"/>
            <w:lang w:val="en-CA"/>
          </w:rPr>
          <w:t>Hody</w:t>
        </w:r>
        <w:proofErr w:type="spellEnd"/>
        <w:r w:rsidR="00A55434">
          <w:rPr>
            <w:rFonts w:ascii="Times New Roman" w:hAnsi="Times New Roman" w:cs="Times New Roman"/>
            <w:lang w:val="en-CA"/>
          </w:rPr>
          <w:t xml:space="preserve"> and </w:t>
        </w:r>
        <w:r w:rsidR="00A55434">
          <w:rPr>
            <w:rFonts w:ascii="Times New Roman" w:hAnsi="Times New Roman" w:cs="Times New Roman"/>
            <w:lang w:val="en-CA"/>
          </w:rPr>
          <w:lastRenderedPageBreak/>
          <w:t xml:space="preserve">Kays) </w:t>
        </w:r>
      </w:ins>
      <w:r>
        <w:rPr>
          <w:rFonts w:ascii="Times New Roman" w:hAnsi="Times New Roman" w:cs="Times New Roman"/>
          <w:lang w:val="en-CA"/>
        </w:rPr>
        <w:t xml:space="preserve">characterized by frequent </w:t>
      </w:r>
      <w:del w:id="68" w:author="Colleen Cassady St. Clair [2]" w:date="2021-06-07T09:53:00Z">
        <w:r w:rsidDel="00180CB9">
          <w:rPr>
            <w:rFonts w:ascii="Times New Roman" w:hAnsi="Times New Roman" w:cs="Times New Roman"/>
            <w:lang w:val="en-CA"/>
          </w:rPr>
          <w:delText xml:space="preserve">and </w:delText>
        </w:r>
        <w:commentRangeStart w:id="69"/>
        <w:r w:rsidDel="00180CB9">
          <w:rPr>
            <w:rFonts w:ascii="Times New Roman" w:hAnsi="Times New Roman" w:cs="Times New Roman"/>
            <w:lang w:val="en-CA"/>
          </w:rPr>
          <w:delText>unavoidable</w:delText>
        </w:r>
      </w:del>
      <w:commentRangeEnd w:id="69"/>
      <w:r w:rsidR="00180CB9">
        <w:rPr>
          <w:rStyle w:val="CommentReference"/>
        </w:rPr>
        <w:commentReference w:id="69"/>
      </w:r>
      <w:del w:id="70" w:author="Colleen Cassady St. Clair [2]" w:date="2021-06-07T09:53:00Z">
        <w:r w:rsidDel="00180CB9">
          <w:rPr>
            <w:rFonts w:ascii="Times New Roman" w:hAnsi="Times New Roman" w:cs="Times New Roman"/>
            <w:lang w:val="en-CA"/>
          </w:rPr>
          <w:delText xml:space="preserve"> </w:delText>
        </w:r>
      </w:del>
      <w:r>
        <w:rPr>
          <w:rFonts w:ascii="Times New Roman" w:hAnsi="Times New Roman" w:cs="Times New Roman"/>
          <w:lang w:val="en-CA"/>
        </w:rPr>
        <w:t xml:space="preserve">interactions </w:t>
      </w:r>
      <w:r w:rsidRPr="00432021">
        <w:rPr>
          <w:rFonts w:ascii="Times New Roman" w:hAnsi="Times New Roman" w:cs="Times New Roman"/>
          <w:lang w:val="en-CA"/>
        </w:rPr>
        <w:t xml:space="preserve">with humans </w:t>
      </w:r>
      <w:r w:rsidRPr="00432021">
        <w:rPr>
          <w:rFonts w:ascii="Times New Roman" w:hAnsi="Times New Roman" w:cs="Times New Roman"/>
          <w:noProof/>
          <w:lang w:val="en-CA"/>
        </w:rPr>
        <w:t>(Bateman &amp; Fleming 2012)</w:t>
      </w:r>
      <w:r w:rsidRPr="00432021">
        <w:rPr>
          <w:rFonts w:ascii="Times New Roman" w:hAnsi="Times New Roman" w:cs="Times New Roman"/>
          <w:lang w:val="en-CA"/>
        </w:rPr>
        <w:t xml:space="preserve">. </w:t>
      </w:r>
    </w:p>
    <w:p w14:paraId="627818BB" w14:textId="2A10D7C9" w:rsidR="00431167" w:rsidRPr="00432021" w:rsidRDefault="00A55434" w:rsidP="00315B74">
      <w:pPr>
        <w:spacing w:line="480" w:lineRule="auto"/>
        <w:ind w:firstLine="720"/>
        <w:rPr>
          <w:rFonts w:ascii="Times New Roman" w:hAnsi="Times New Roman" w:cs="Times New Roman"/>
          <w:lang w:val="en-CA"/>
        </w:rPr>
      </w:pPr>
      <w:ins w:id="71" w:author="Colleen Cassady St. Clair" w:date="2021-05-27T17:03:00Z">
        <w:del w:id="72" w:author="Colleen Cassady St. Clair [2]" w:date="2021-06-07T09:54:00Z">
          <w:r w:rsidDel="00180CB9">
            <w:rPr>
              <w:rFonts w:ascii="Times New Roman" w:hAnsi="Times New Roman" w:cs="Times New Roman"/>
              <w:lang w:val="en-CA"/>
            </w:rPr>
            <w:delText xml:space="preserve">The </w:delText>
          </w:r>
        </w:del>
        <w:del w:id="73" w:author="Colleen Cassady St. Clair [2]" w:date="2021-06-07T09:53:00Z">
          <w:r w:rsidDel="00180CB9">
            <w:rPr>
              <w:rFonts w:ascii="Times New Roman" w:hAnsi="Times New Roman" w:cs="Times New Roman"/>
              <w:lang w:val="en-CA"/>
            </w:rPr>
            <w:delText>phenomenon of</w:delText>
          </w:r>
        </w:del>
      </w:ins>
      <w:ins w:id="74" w:author="Colleen Cassady St. Clair [2]" w:date="2021-06-07T09:54:00Z">
        <w:r w:rsidR="00180CB9">
          <w:rPr>
            <w:rFonts w:ascii="Times New Roman" w:hAnsi="Times New Roman" w:cs="Times New Roman"/>
            <w:lang w:val="en-CA"/>
          </w:rPr>
          <w:t>Increasing populations of</w:t>
        </w:r>
      </w:ins>
      <w:ins w:id="75" w:author="Colleen Cassady St. Clair" w:date="2021-05-27T17:03:00Z">
        <w:r>
          <w:rPr>
            <w:rFonts w:ascii="Times New Roman" w:hAnsi="Times New Roman" w:cs="Times New Roman"/>
            <w:lang w:val="en-CA"/>
          </w:rPr>
          <w:t xml:space="preserve"> urban coyotes is associated with </w:t>
        </w:r>
      </w:ins>
      <w:del w:id="76" w:author="Colleen Cassady St. Clair" w:date="2021-05-27T17:03:00Z">
        <w:r w:rsidR="00431167" w:rsidDel="00A55434">
          <w:rPr>
            <w:rFonts w:ascii="Times New Roman" w:hAnsi="Times New Roman" w:cs="Times New Roman"/>
            <w:lang w:val="en-CA"/>
          </w:rPr>
          <w:delText>C</w:delText>
        </w:r>
        <w:r w:rsidR="00431167" w:rsidRPr="00432021" w:rsidDel="00A55434">
          <w:rPr>
            <w:rFonts w:ascii="Times New Roman" w:hAnsi="Times New Roman" w:cs="Times New Roman"/>
            <w:lang w:val="en-CA"/>
          </w:rPr>
          <w:delText xml:space="preserve">oyotes have undergone </w:delText>
        </w:r>
      </w:del>
      <w:r w:rsidR="00431167" w:rsidRPr="00432021">
        <w:rPr>
          <w:rFonts w:ascii="Times New Roman" w:hAnsi="Times New Roman" w:cs="Times New Roman"/>
          <w:lang w:val="en-CA"/>
        </w:rPr>
        <w:t>an extensive range expansion across North America since the early 1800s following human land</w:t>
      </w:r>
      <w:r w:rsidR="00431167">
        <w:rPr>
          <w:rFonts w:ascii="Times New Roman" w:hAnsi="Times New Roman" w:cs="Times New Roman"/>
          <w:lang w:val="en-CA"/>
        </w:rPr>
        <w:t>-</w:t>
      </w:r>
      <w:r w:rsidR="00431167" w:rsidRPr="00432021">
        <w:rPr>
          <w:rFonts w:ascii="Times New Roman" w:hAnsi="Times New Roman" w:cs="Times New Roman"/>
          <w:lang w:val="en-CA"/>
        </w:rPr>
        <w:t xml:space="preserve">use changes and </w:t>
      </w:r>
      <w:proofErr w:type="spellStart"/>
      <w:r w:rsidR="00431167" w:rsidRPr="00432021">
        <w:rPr>
          <w:rFonts w:ascii="Times New Roman" w:hAnsi="Times New Roman" w:cs="Times New Roman"/>
          <w:lang w:val="en-CA"/>
        </w:rPr>
        <w:t>mesopredator</w:t>
      </w:r>
      <w:proofErr w:type="spellEnd"/>
      <w:r w:rsidR="00431167" w:rsidRPr="00432021">
        <w:rPr>
          <w:rFonts w:ascii="Times New Roman" w:hAnsi="Times New Roman" w:cs="Times New Roman"/>
          <w:lang w:val="en-CA"/>
        </w:rPr>
        <w:t xml:space="preserve"> release </w:t>
      </w:r>
      <w:r w:rsidR="00431167">
        <w:rPr>
          <w:rFonts w:ascii="Times New Roman" w:hAnsi="Times New Roman" w:cs="Times New Roman"/>
          <w:lang w:val="en-CA"/>
        </w:rPr>
        <w:t>associated with</w:t>
      </w:r>
      <w:r w:rsidR="00431167" w:rsidRPr="00432021">
        <w:rPr>
          <w:rFonts w:ascii="Times New Roman" w:hAnsi="Times New Roman" w:cs="Times New Roman"/>
          <w:lang w:val="en-CA"/>
        </w:rPr>
        <w:t xml:space="preserve"> the widespread extirpation of wolves </w:t>
      </w:r>
      <w:r w:rsidR="00431167">
        <w:rPr>
          <w:rFonts w:ascii="Times New Roman" w:hAnsi="Times New Roman" w:cs="Times New Roman"/>
          <w:noProof/>
          <w:lang w:val="en-CA"/>
        </w:rPr>
        <w:t>(</w:t>
      </w:r>
      <w:r w:rsidR="00431167" w:rsidRPr="00427C49">
        <w:rPr>
          <w:rFonts w:ascii="Times New Roman" w:hAnsi="Times New Roman" w:cs="Times New Roman"/>
          <w:i/>
          <w:iCs/>
          <w:noProof/>
          <w:lang w:val="en-CA"/>
        </w:rPr>
        <w:t>Canis lupus</w:t>
      </w:r>
      <w:r w:rsidR="00431167">
        <w:rPr>
          <w:rFonts w:ascii="Times New Roman" w:hAnsi="Times New Roman" w:cs="Times New Roman"/>
          <w:noProof/>
          <w:lang w:val="en-CA"/>
        </w:rPr>
        <w:t>; Gompper 2002; Prugh et al. 2009; Hody &amp; Kays 2018)</w:t>
      </w:r>
      <w:r w:rsidR="00431167" w:rsidRPr="00432021">
        <w:rPr>
          <w:rFonts w:ascii="Times New Roman" w:hAnsi="Times New Roman" w:cs="Times New Roman"/>
          <w:lang w:val="en-CA"/>
        </w:rPr>
        <w:t>.</w:t>
      </w:r>
      <w:r w:rsidR="00431167">
        <w:rPr>
          <w:rFonts w:ascii="Times New Roman" w:hAnsi="Times New Roman" w:cs="Times New Roman"/>
          <w:lang w:val="en-CA"/>
        </w:rPr>
        <w:t xml:space="preserve"> </w:t>
      </w:r>
      <w:r w:rsidR="00431167" w:rsidRPr="00432021">
        <w:rPr>
          <w:rFonts w:ascii="Times New Roman" w:hAnsi="Times New Roman" w:cs="Times New Roman"/>
          <w:lang w:val="en-CA"/>
        </w:rPr>
        <w:t xml:space="preserve">Even densely populated cities </w:t>
      </w:r>
      <w:del w:id="77" w:author="Colleen Cassady St. Clair" w:date="2021-05-27T17:04:00Z">
        <w:r w:rsidR="00431167" w:rsidDel="007E6AD2">
          <w:rPr>
            <w:rFonts w:ascii="Times New Roman" w:hAnsi="Times New Roman" w:cs="Times New Roman"/>
            <w:lang w:val="en-CA"/>
          </w:rPr>
          <w:delText xml:space="preserve">do not limit </w:delText>
        </w:r>
      </w:del>
      <w:ins w:id="78" w:author="Colleen Cassady St. Clair" w:date="2021-05-27T17:04:00Z">
        <w:r w:rsidR="007E6AD2">
          <w:rPr>
            <w:rFonts w:ascii="Times New Roman" w:hAnsi="Times New Roman" w:cs="Times New Roman"/>
            <w:lang w:val="en-CA"/>
          </w:rPr>
          <w:t xml:space="preserve">attract </w:t>
        </w:r>
      </w:ins>
      <w:r w:rsidR="00431167">
        <w:rPr>
          <w:rFonts w:ascii="Times New Roman" w:hAnsi="Times New Roman" w:cs="Times New Roman"/>
          <w:lang w:val="en-CA"/>
        </w:rPr>
        <w:t>coyotes</w:t>
      </w:r>
      <w:r w:rsidR="00431167" w:rsidRPr="00432021">
        <w:rPr>
          <w:rFonts w:ascii="Times New Roman" w:hAnsi="Times New Roman" w:cs="Times New Roman"/>
          <w:lang w:val="en-CA"/>
        </w:rPr>
        <w:t xml:space="preserve">, </w:t>
      </w:r>
      <w:del w:id="79" w:author="Colleen Cassady St. Clair" w:date="2021-05-27T17:04:00Z">
        <w:r w:rsidR="00431167" w:rsidRPr="00432021" w:rsidDel="007E6AD2">
          <w:rPr>
            <w:rFonts w:ascii="Times New Roman" w:hAnsi="Times New Roman" w:cs="Times New Roman"/>
            <w:lang w:val="en-CA"/>
          </w:rPr>
          <w:delText>who</w:delText>
        </w:r>
        <w:r w:rsidR="00431167" w:rsidDel="007E6AD2">
          <w:rPr>
            <w:rFonts w:ascii="Times New Roman" w:hAnsi="Times New Roman" w:cs="Times New Roman"/>
            <w:lang w:val="en-CA"/>
          </w:rPr>
          <w:delText xml:space="preserve"> have become</w:delText>
        </w:r>
      </w:del>
      <w:ins w:id="80" w:author="Colleen Cassady St. Clair" w:date="2021-05-27T17:04:00Z">
        <w:r w:rsidR="007E6AD2">
          <w:rPr>
            <w:rFonts w:ascii="Times New Roman" w:hAnsi="Times New Roman" w:cs="Times New Roman"/>
            <w:lang w:val="en-CA"/>
          </w:rPr>
          <w:t>which are now</w:t>
        </w:r>
      </w:ins>
      <w:r w:rsidR="00431167">
        <w:rPr>
          <w:rFonts w:ascii="Times New Roman" w:hAnsi="Times New Roman" w:cs="Times New Roman"/>
          <w:lang w:val="en-CA"/>
        </w:rPr>
        <w:t xml:space="preserve"> </w:t>
      </w:r>
      <w:ins w:id="81" w:author="Colleen Cassady St. Clair [2]" w:date="2021-06-07T09:54:00Z">
        <w:r w:rsidR="00180CB9">
          <w:rPr>
            <w:rFonts w:ascii="Times New Roman" w:hAnsi="Times New Roman" w:cs="Times New Roman"/>
            <w:lang w:val="en-CA"/>
          </w:rPr>
          <w:t xml:space="preserve">known as </w:t>
        </w:r>
      </w:ins>
      <w:r w:rsidR="00431167">
        <w:rPr>
          <w:rFonts w:ascii="Times New Roman" w:hAnsi="Times New Roman" w:cs="Times New Roman"/>
          <w:lang w:val="en-CA"/>
        </w:rPr>
        <w:t xml:space="preserve">a well-known urban exploiter </w:t>
      </w:r>
      <w:r w:rsidR="00431167" w:rsidRPr="00432021">
        <w:rPr>
          <w:rFonts w:ascii="Times New Roman" w:hAnsi="Times New Roman" w:cs="Times New Roman"/>
          <w:noProof/>
          <w:lang w:val="en-CA"/>
        </w:rPr>
        <w:t>(McKinney 2006; Bateman &amp; Fleming 2012)</w:t>
      </w:r>
      <w:r w:rsidR="00431167" w:rsidRPr="00432021">
        <w:rPr>
          <w:rFonts w:ascii="Times New Roman" w:hAnsi="Times New Roman" w:cs="Times New Roman"/>
          <w:lang w:val="en-CA"/>
        </w:rPr>
        <w:t>.</w:t>
      </w:r>
      <w:r w:rsidR="00431167">
        <w:rPr>
          <w:rFonts w:ascii="Times New Roman" w:hAnsi="Times New Roman" w:cs="Times New Roman"/>
          <w:lang w:val="en-CA"/>
        </w:rPr>
        <w:t xml:space="preserve"> </w:t>
      </w:r>
      <w:del w:id="82" w:author="Colleen Cassady St. Clair [2]" w:date="2021-06-07T09:54:00Z">
        <w:r w:rsidR="00431167" w:rsidDel="00180CB9">
          <w:rPr>
            <w:rFonts w:ascii="Times New Roman" w:hAnsi="Times New Roman" w:cs="Times New Roman"/>
            <w:lang w:val="en-CA"/>
          </w:rPr>
          <w:delText xml:space="preserve">Their </w:delText>
        </w:r>
      </w:del>
      <w:ins w:id="83" w:author="Colleen Cassady St. Clair [2]" w:date="2021-06-07T09:54:00Z">
        <w:r w:rsidR="00180CB9">
          <w:rPr>
            <w:rFonts w:ascii="Times New Roman" w:hAnsi="Times New Roman" w:cs="Times New Roman"/>
            <w:lang w:val="en-CA"/>
          </w:rPr>
          <w:t xml:space="preserve">Coyotes </w:t>
        </w:r>
      </w:ins>
      <w:r w:rsidR="00431167">
        <w:rPr>
          <w:rFonts w:ascii="Times New Roman" w:hAnsi="Times New Roman" w:cs="Times New Roman"/>
          <w:lang w:val="en-CA"/>
        </w:rPr>
        <w:t xml:space="preserve">success in urban areas is </w:t>
      </w:r>
      <w:del w:id="84" w:author="Colleen Cassady St. Clair" w:date="2021-05-27T17:04:00Z">
        <w:r w:rsidR="00431167" w:rsidDel="007E6AD2">
          <w:rPr>
            <w:rFonts w:ascii="Times New Roman" w:hAnsi="Times New Roman" w:cs="Times New Roman"/>
            <w:lang w:val="en-CA"/>
          </w:rPr>
          <w:delText xml:space="preserve">in part </w:delText>
        </w:r>
      </w:del>
      <w:r w:rsidR="00431167">
        <w:rPr>
          <w:rFonts w:ascii="Times New Roman" w:hAnsi="Times New Roman" w:cs="Times New Roman"/>
          <w:lang w:val="en-CA"/>
        </w:rPr>
        <w:t>attributed</w:t>
      </w:r>
      <w:ins w:id="85" w:author="Colleen Cassady St. Clair" w:date="2021-05-27T17:04:00Z">
        <w:r w:rsidR="007E6AD2">
          <w:rPr>
            <w:rFonts w:ascii="Times New Roman" w:hAnsi="Times New Roman" w:cs="Times New Roman"/>
            <w:lang w:val="en-CA"/>
          </w:rPr>
          <w:t xml:space="preserve"> </w:t>
        </w:r>
        <w:commentRangeStart w:id="86"/>
        <w:r w:rsidR="007E6AD2">
          <w:rPr>
            <w:rFonts w:ascii="Times New Roman" w:hAnsi="Times New Roman" w:cs="Times New Roman"/>
            <w:lang w:val="en-CA"/>
          </w:rPr>
          <w:t>partly</w:t>
        </w:r>
      </w:ins>
      <w:commentRangeEnd w:id="86"/>
      <w:ins w:id="87" w:author="Colleen Cassady St. Clair" w:date="2021-05-27T17:05:00Z">
        <w:r w:rsidR="007E6AD2">
          <w:rPr>
            <w:rStyle w:val="CommentReference"/>
          </w:rPr>
          <w:commentReference w:id="86"/>
        </w:r>
      </w:ins>
      <w:r w:rsidR="00431167">
        <w:rPr>
          <w:rFonts w:ascii="Times New Roman" w:hAnsi="Times New Roman" w:cs="Times New Roman"/>
          <w:lang w:val="en-CA"/>
        </w:rPr>
        <w:t xml:space="preserve"> to </w:t>
      </w:r>
      <w:del w:id="88" w:author="Colleen Cassady St. Clair [2]" w:date="2021-06-07T09:55:00Z">
        <w:r w:rsidR="00431167" w:rsidDel="00180CB9">
          <w:rPr>
            <w:rFonts w:ascii="Times New Roman" w:hAnsi="Times New Roman" w:cs="Times New Roman"/>
            <w:lang w:val="en-CA"/>
          </w:rPr>
          <w:delText xml:space="preserve">their </w:delText>
        </w:r>
      </w:del>
      <w:r w:rsidR="00431167">
        <w:rPr>
          <w:rFonts w:ascii="Times New Roman" w:hAnsi="Times New Roman" w:cs="Times New Roman"/>
          <w:lang w:val="en-CA"/>
        </w:rPr>
        <w:t xml:space="preserve">behavioural plasticity that </w:t>
      </w:r>
      <w:r w:rsidR="00431167" w:rsidRPr="00432021">
        <w:rPr>
          <w:rFonts w:ascii="Times New Roman" w:hAnsi="Times New Roman" w:cs="Times New Roman"/>
          <w:lang w:val="en-CA"/>
        </w:rPr>
        <w:t xml:space="preserve">allows them to occupy home ranges of highly variable sizes with minimal amounts of </w:t>
      </w:r>
      <w:del w:id="89" w:author="Colleen Cassady St. Clair" w:date="2021-05-27T17:06:00Z">
        <w:r w:rsidR="00431167" w:rsidRPr="00432021" w:rsidDel="007E6AD2">
          <w:rPr>
            <w:rFonts w:ascii="Times New Roman" w:hAnsi="Times New Roman" w:cs="Times New Roman"/>
            <w:lang w:val="en-CA"/>
          </w:rPr>
          <w:delText xml:space="preserve">undeveloped </w:delText>
        </w:r>
      </w:del>
      <w:ins w:id="90" w:author="Colleen Cassady St. Clair" w:date="2021-05-27T17:06:00Z">
        <w:r w:rsidR="007E6AD2">
          <w:rPr>
            <w:rFonts w:ascii="Times New Roman" w:hAnsi="Times New Roman" w:cs="Times New Roman"/>
            <w:lang w:val="en-CA"/>
          </w:rPr>
          <w:t>naturally vegetated</w:t>
        </w:r>
        <w:r w:rsidR="007E6AD2" w:rsidRPr="00432021">
          <w:rPr>
            <w:rFonts w:ascii="Times New Roman" w:hAnsi="Times New Roman" w:cs="Times New Roman"/>
            <w:lang w:val="en-CA"/>
          </w:rPr>
          <w:t xml:space="preserve"> </w:t>
        </w:r>
      </w:ins>
      <w:r w:rsidR="00431167" w:rsidRPr="00432021">
        <w:rPr>
          <w:rFonts w:ascii="Times New Roman" w:hAnsi="Times New Roman" w:cs="Times New Roman"/>
          <w:lang w:val="en-CA"/>
        </w:rPr>
        <w:t xml:space="preserve">habitat, and to increase their nocturnal activity to avoid periods of high human activity </w:t>
      </w:r>
      <w:r w:rsidR="00431167" w:rsidRPr="00432021">
        <w:rPr>
          <w:rFonts w:ascii="Times New Roman" w:hAnsi="Times New Roman" w:cs="Times New Roman"/>
          <w:noProof/>
          <w:lang w:val="en-CA"/>
        </w:rPr>
        <w:t>(</w:t>
      </w:r>
      <w:commentRangeStart w:id="91"/>
      <w:r w:rsidR="00431167" w:rsidRPr="00432021">
        <w:rPr>
          <w:rFonts w:ascii="Times New Roman" w:hAnsi="Times New Roman" w:cs="Times New Roman"/>
          <w:noProof/>
          <w:lang w:val="en-CA"/>
        </w:rPr>
        <w:t>Grubbs</w:t>
      </w:r>
      <w:commentRangeEnd w:id="91"/>
      <w:r w:rsidR="007E6AD2">
        <w:rPr>
          <w:rStyle w:val="CommentReference"/>
        </w:rPr>
        <w:commentReference w:id="91"/>
      </w:r>
      <w:r w:rsidR="00431167" w:rsidRPr="00432021">
        <w:rPr>
          <w:rFonts w:ascii="Times New Roman" w:hAnsi="Times New Roman" w:cs="Times New Roman"/>
          <w:noProof/>
          <w:lang w:val="en-CA"/>
        </w:rPr>
        <w:t xml:space="preserve"> &amp; Krausman 2009; Gese et al. 2012; Newsome et al. 2015; Poessel et al. 2016; Ellington &amp; Gehrt 2019)</w:t>
      </w:r>
      <w:r w:rsidR="00431167" w:rsidRPr="00432021">
        <w:rPr>
          <w:rFonts w:ascii="Times New Roman" w:hAnsi="Times New Roman" w:cs="Times New Roman"/>
          <w:lang w:val="en-CA"/>
        </w:rPr>
        <w:t>.</w:t>
      </w:r>
      <w:r w:rsidR="00431167">
        <w:rPr>
          <w:rFonts w:ascii="Times New Roman" w:hAnsi="Times New Roman" w:cs="Times New Roman"/>
          <w:lang w:val="en-CA"/>
        </w:rPr>
        <w:t xml:space="preserve"> Coyotes are also omnivorous with remarkable </w:t>
      </w:r>
      <w:ins w:id="92" w:author="Colleen Cassady St. Clair" w:date="2021-05-27T17:07:00Z">
        <w:r w:rsidR="007E6AD2">
          <w:rPr>
            <w:rFonts w:ascii="Times New Roman" w:hAnsi="Times New Roman" w:cs="Times New Roman"/>
            <w:lang w:val="en-CA"/>
          </w:rPr>
          <w:t xml:space="preserve">breadth of natural </w:t>
        </w:r>
      </w:ins>
      <w:commentRangeStart w:id="93"/>
      <w:r w:rsidR="00431167">
        <w:rPr>
          <w:rFonts w:ascii="Times New Roman" w:hAnsi="Times New Roman" w:cs="Times New Roman"/>
          <w:lang w:val="en-CA"/>
        </w:rPr>
        <w:t>diet</w:t>
      </w:r>
      <w:ins w:id="94" w:author="Colleen Cassady St. Clair" w:date="2021-05-27T17:07:00Z">
        <w:r w:rsidR="007E6AD2">
          <w:rPr>
            <w:rFonts w:ascii="Times New Roman" w:hAnsi="Times New Roman" w:cs="Times New Roman"/>
            <w:lang w:val="en-CA"/>
          </w:rPr>
          <w:t>s (ref)</w:t>
        </w:r>
      </w:ins>
      <w:del w:id="95" w:author="Colleen Cassady St. Clair" w:date="2021-05-27T17:07:00Z">
        <w:r w:rsidR="00431167" w:rsidDel="007E6AD2">
          <w:rPr>
            <w:rFonts w:ascii="Times New Roman" w:hAnsi="Times New Roman" w:cs="Times New Roman"/>
            <w:lang w:val="en-CA"/>
          </w:rPr>
          <w:delText xml:space="preserve"> breadth</w:delText>
        </w:r>
        <w:commentRangeEnd w:id="93"/>
        <w:r w:rsidR="00DC298C" w:rsidDel="007E6AD2">
          <w:rPr>
            <w:rStyle w:val="CommentReference"/>
          </w:rPr>
          <w:commentReference w:id="93"/>
        </w:r>
      </w:del>
      <w:r w:rsidR="00431167">
        <w:rPr>
          <w:rFonts w:ascii="Times New Roman" w:hAnsi="Times New Roman" w:cs="Times New Roman"/>
          <w:lang w:val="en-CA"/>
        </w:rPr>
        <w:t xml:space="preserve">, </w:t>
      </w:r>
      <w:del w:id="96" w:author="Colleen Cassady St. Clair" w:date="2021-05-27T17:07:00Z">
        <w:r w:rsidR="00431167" w:rsidDel="007E6AD2">
          <w:rPr>
            <w:rFonts w:ascii="Times New Roman" w:hAnsi="Times New Roman" w:cs="Times New Roman"/>
            <w:lang w:val="en-CA"/>
          </w:rPr>
          <w:delText xml:space="preserve">and they </w:delText>
        </w:r>
        <w:commentRangeStart w:id="97"/>
        <w:r w:rsidR="00431167" w:rsidDel="007E6AD2">
          <w:rPr>
            <w:rFonts w:ascii="Times New Roman" w:hAnsi="Times New Roman" w:cs="Times New Roman"/>
            <w:lang w:val="en-CA"/>
          </w:rPr>
          <w:delText>will</w:delText>
        </w:r>
      </w:del>
      <w:commentRangeEnd w:id="97"/>
      <w:r w:rsidR="007E6AD2">
        <w:rPr>
          <w:rStyle w:val="CommentReference"/>
        </w:rPr>
        <w:commentReference w:id="97"/>
      </w:r>
      <w:del w:id="98" w:author="Colleen Cassady St. Clair" w:date="2021-05-27T17:07:00Z">
        <w:r w:rsidR="00431167" w:rsidDel="007E6AD2">
          <w:rPr>
            <w:rFonts w:ascii="Times New Roman" w:hAnsi="Times New Roman" w:cs="Times New Roman"/>
            <w:lang w:val="en-CA"/>
          </w:rPr>
          <w:delText xml:space="preserve"> </w:delText>
        </w:r>
      </w:del>
      <w:del w:id="99" w:author="Colleen Cassady St. Clair [2]" w:date="2021-06-07T09:55:00Z">
        <w:r w:rsidR="00431167" w:rsidDel="00180CB9">
          <w:rPr>
            <w:rFonts w:ascii="Times New Roman" w:hAnsi="Times New Roman" w:cs="Times New Roman"/>
            <w:lang w:val="en-CA"/>
          </w:rPr>
          <w:delText>consume</w:delText>
        </w:r>
      </w:del>
      <w:ins w:id="100" w:author="Colleen Cassady St. Clair" w:date="2021-05-27T17:07:00Z">
        <w:del w:id="101" w:author="Colleen Cassady St. Clair [2]" w:date="2021-06-07T09:55:00Z">
          <w:r w:rsidR="007E6AD2" w:rsidDel="00180CB9">
            <w:rPr>
              <w:rFonts w:ascii="Times New Roman" w:hAnsi="Times New Roman" w:cs="Times New Roman"/>
              <w:lang w:val="en-CA"/>
            </w:rPr>
            <w:delText xml:space="preserve">but also </w:delText>
          </w:r>
        </w:del>
        <w:r w:rsidR="007E6AD2">
          <w:rPr>
            <w:rFonts w:ascii="Times New Roman" w:hAnsi="Times New Roman" w:cs="Times New Roman"/>
            <w:lang w:val="en-CA"/>
          </w:rPr>
          <w:t xml:space="preserve">with the capacity to </w:t>
        </w:r>
      </w:ins>
      <w:ins w:id="102" w:author="Colleen Cassady St. Clair" w:date="2021-05-27T17:08:00Z">
        <w:r w:rsidR="007E6AD2">
          <w:rPr>
            <w:rFonts w:ascii="Times New Roman" w:hAnsi="Times New Roman" w:cs="Times New Roman"/>
            <w:lang w:val="en-CA"/>
          </w:rPr>
          <w:t>consume many kinds of</w:t>
        </w:r>
      </w:ins>
      <w:r w:rsidR="00431167" w:rsidRPr="00432021">
        <w:rPr>
          <w:rFonts w:ascii="Times New Roman" w:hAnsi="Times New Roman" w:cs="Times New Roman"/>
          <w:lang w:val="en-CA"/>
        </w:rPr>
        <w:t xml:space="preserve"> anthropogenic food resources including urban compost and garbage, fruit from ornamental trees, pet food, and free-roaming pets </w:t>
      </w:r>
      <w:r w:rsidR="00431167">
        <w:rPr>
          <w:rFonts w:ascii="Times New Roman" w:hAnsi="Times New Roman" w:cs="Times New Roman"/>
          <w:noProof/>
          <w:lang w:val="en-CA"/>
        </w:rPr>
        <w:t>(Fedriani et al. 2001; Fox 2006; Murray et al. 2015a; Murray et al. 2016; Nation &amp; St. Clair 2019)</w:t>
      </w:r>
      <w:r w:rsidR="00431167">
        <w:rPr>
          <w:rFonts w:ascii="Times New Roman" w:hAnsi="Times New Roman" w:cs="Times New Roman"/>
          <w:lang w:val="en-CA"/>
        </w:rPr>
        <w:t xml:space="preserve">. Another contributor to </w:t>
      </w:r>
      <w:del w:id="103" w:author="Colleen Cassady St. Clair [2]" w:date="2021-06-07T09:56:00Z">
        <w:r w:rsidR="00431167" w:rsidDel="00180CB9">
          <w:rPr>
            <w:rFonts w:ascii="Times New Roman" w:hAnsi="Times New Roman" w:cs="Times New Roman"/>
            <w:lang w:val="en-CA"/>
          </w:rPr>
          <w:delText xml:space="preserve">their </w:delText>
        </w:r>
      </w:del>
      <w:ins w:id="104" w:author="Colleen Cassady St. Clair [2]" w:date="2021-06-07T09:56:00Z">
        <w:r w:rsidR="00180CB9">
          <w:rPr>
            <w:rFonts w:ascii="Times New Roman" w:hAnsi="Times New Roman" w:cs="Times New Roman"/>
            <w:lang w:val="en-CA"/>
          </w:rPr>
          <w:t xml:space="preserve">coyote </w:t>
        </w:r>
      </w:ins>
      <w:r w:rsidR="00431167">
        <w:rPr>
          <w:rFonts w:ascii="Times New Roman" w:hAnsi="Times New Roman" w:cs="Times New Roman"/>
          <w:lang w:val="en-CA"/>
        </w:rPr>
        <w:t xml:space="preserve">success in urban environments </w:t>
      </w:r>
      <w:del w:id="105" w:author="Colleen Cassady St. Clair" w:date="2021-05-27T17:08:00Z">
        <w:r w:rsidR="00431167" w:rsidDel="00C8503E">
          <w:rPr>
            <w:rFonts w:ascii="Times New Roman" w:hAnsi="Times New Roman" w:cs="Times New Roman"/>
            <w:lang w:val="en-CA"/>
          </w:rPr>
          <w:delText xml:space="preserve">are </w:delText>
        </w:r>
      </w:del>
      <w:ins w:id="106" w:author="Colleen Cassady St. Clair" w:date="2021-05-27T17:08:00Z">
        <w:r w:rsidR="00C8503E">
          <w:rPr>
            <w:rFonts w:ascii="Times New Roman" w:hAnsi="Times New Roman" w:cs="Times New Roman"/>
            <w:lang w:val="en-CA"/>
          </w:rPr>
          <w:t xml:space="preserve">is </w:t>
        </w:r>
      </w:ins>
      <w:r w:rsidR="00431167">
        <w:rPr>
          <w:rFonts w:ascii="Times New Roman" w:hAnsi="Times New Roman" w:cs="Times New Roman"/>
          <w:lang w:val="en-CA"/>
        </w:rPr>
        <w:t xml:space="preserve">shifting public </w:t>
      </w:r>
      <w:r w:rsidR="00431167" w:rsidRPr="00432021">
        <w:rPr>
          <w:rFonts w:ascii="Times New Roman" w:hAnsi="Times New Roman" w:cs="Times New Roman"/>
          <w:lang w:val="en-CA"/>
        </w:rPr>
        <w:t xml:space="preserve">perceptions towards a greater acceptance of coyotes and reduced approval of </w:t>
      </w:r>
      <w:ins w:id="107" w:author="Colleen Cassady St. Clair [2]" w:date="2021-06-07T09:56:00Z">
        <w:r w:rsidR="00180CB9">
          <w:rPr>
            <w:rFonts w:ascii="Times New Roman" w:hAnsi="Times New Roman" w:cs="Times New Roman"/>
            <w:lang w:val="en-CA"/>
          </w:rPr>
          <w:t xml:space="preserve">lethal </w:t>
        </w:r>
      </w:ins>
      <w:r w:rsidR="00431167" w:rsidRPr="00432021">
        <w:rPr>
          <w:rFonts w:ascii="Times New Roman" w:hAnsi="Times New Roman" w:cs="Times New Roman"/>
          <w:lang w:val="en-CA"/>
        </w:rPr>
        <w:t xml:space="preserve">population control </w:t>
      </w:r>
      <w:r w:rsidR="00431167" w:rsidRPr="00432021">
        <w:rPr>
          <w:rFonts w:ascii="Times New Roman" w:hAnsi="Times New Roman" w:cs="Times New Roman"/>
          <w:noProof/>
          <w:lang w:val="en-CA"/>
        </w:rPr>
        <w:t>(Lawrence &amp; Krausman 2011; Jackman &amp; Rutberg 2015; George et al. 2016; Sponarski et al. 2018)</w:t>
      </w:r>
      <w:r w:rsidR="00431167" w:rsidRPr="00432021">
        <w:rPr>
          <w:rFonts w:ascii="Times New Roman" w:hAnsi="Times New Roman" w:cs="Times New Roman"/>
          <w:lang w:val="en-CA"/>
        </w:rPr>
        <w:t xml:space="preserve">. </w:t>
      </w:r>
    </w:p>
    <w:p w14:paraId="3459B43F" w14:textId="3AD427C3" w:rsidR="00431167" w:rsidRPr="001244E8" w:rsidRDefault="00180CB9" w:rsidP="00315B74">
      <w:pPr>
        <w:spacing w:line="480" w:lineRule="auto"/>
        <w:ind w:firstLine="720"/>
      </w:pPr>
      <w:ins w:id="108" w:author="Colleen Cassady St. Clair [2]" w:date="2021-06-07T09:56:00Z">
        <w:r>
          <w:rPr>
            <w:rFonts w:ascii="Times New Roman" w:hAnsi="Times New Roman" w:cs="Times New Roman"/>
            <w:lang w:val="en-CA"/>
          </w:rPr>
          <w:t xml:space="preserve">Interactions between </w:t>
        </w:r>
        <w:proofErr w:type="spellStart"/>
        <w:r>
          <w:rPr>
            <w:rFonts w:ascii="Times New Roman" w:hAnsi="Times New Roman" w:cs="Times New Roman"/>
            <w:lang w:val="en-CA"/>
          </w:rPr>
          <w:t>r</w:t>
        </w:r>
      </w:ins>
      <w:del w:id="109" w:author="Colleen Cassady St. Clair [2]" w:date="2021-06-07T09:56:00Z">
        <w:r w:rsidR="00431167" w:rsidDel="00180CB9">
          <w:rPr>
            <w:rFonts w:ascii="Times New Roman" w:hAnsi="Times New Roman" w:cs="Times New Roman"/>
            <w:lang w:val="en-CA"/>
          </w:rPr>
          <w:delText>U</w:delText>
        </w:r>
      </w:del>
      <w:r w:rsidR="00431167">
        <w:rPr>
          <w:rFonts w:ascii="Times New Roman" w:hAnsi="Times New Roman" w:cs="Times New Roman"/>
          <w:lang w:val="en-CA"/>
        </w:rPr>
        <w:t>rban</w:t>
      </w:r>
      <w:proofErr w:type="spellEnd"/>
      <w:r w:rsidR="00431167">
        <w:rPr>
          <w:rFonts w:ascii="Times New Roman" w:hAnsi="Times New Roman" w:cs="Times New Roman"/>
          <w:lang w:val="en-CA"/>
        </w:rPr>
        <w:t xml:space="preserve"> coyote</w:t>
      </w:r>
      <w:ins w:id="110" w:author="Colleen Cassady St. Clair [2]" w:date="2021-06-07T09:56:00Z">
        <w:r>
          <w:rPr>
            <w:rFonts w:ascii="Times New Roman" w:hAnsi="Times New Roman" w:cs="Times New Roman"/>
            <w:lang w:val="en-CA"/>
          </w:rPr>
          <w:t>s</w:t>
        </w:r>
      </w:ins>
      <w:r w:rsidR="00431167">
        <w:rPr>
          <w:rFonts w:ascii="Times New Roman" w:hAnsi="Times New Roman" w:cs="Times New Roman"/>
          <w:lang w:val="en-CA"/>
        </w:rPr>
        <w:t xml:space="preserve"> </w:t>
      </w:r>
      <w:del w:id="111" w:author="Colleen Cassady St. Clair [2]" w:date="2021-06-07T09:56:00Z">
        <w:r w:rsidR="00431167" w:rsidDel="00180CB9">
          <w:rPr>
            <w:rFonts w:ascii="Times New Roman" w:hAnsi="Times New Roman" w:cs="Times New Roman"/>
            <w:lang w:val="en-CA"/>
          </w:rPr>
          <w:delText>co-occurrence with</w:delText>
        </w:r>
      </w:del>
      <w:ins w:id="112" w:author="Colleen Cassady St. Clair [2]" w:date="2021-06-07T09:56:00Z">
        <w:r>
          <w:rPr>
            <w:rFonts w:ascii="Times New Roman" w:hAnsi="Times New Roman" w:cs="Times New Roman"/>
            <w:lang w:val="en-CA"/>
          </w:rPr>
          <w:t>and</w:t>
        </w:r>
      </w:ins>
      <w:r w:rsidR="00431167">
        <w:rPr>
          <w:rFonts w:ascii="Times New Roman" w:hAnsi="Times New Roman" w:cs="Times New Roman"/>
          <w:lang w:val="en-CA"/>
        </w:rPr>
        <w:t xml:space="preserve"> people </w:t>
      </w:r>
      <w:ins w:id="113" w:author="Colleen Cassady St. Clair [2]" w:date="2021-06-07T09:57:00Z">
        <w:r>
          <w:rPr>
            <w:rFonts w:ascii="Times New Roman" w:hAnsi="Times New Roman" w:cs="Times New Roman"/>
            <w:lang w:val="en-CA"/>
          </w:rPr>
          <w:t>are</w:t>
        </w:r>
      </w:ins>
      <w:del w:id="114" w:author="Colleen Cassady St. Clair [2]" w:date="2021-06-07T09:57:00Z">
        <w:r w:rsidR="00431167" w:rsidDel="00180CB9">
          <w:rPr>
            <w:rFonts w:ascii="Times New Roman" w:hAnsi="Times New Roman" w:cs="Times New Roman"/>
            <w:lang w:val="en-CA"/>
          </w:rPr>
          <w:delText>is</w:delText>
        </w:r>
      </w:del>
      <w:r w:rsidR="00431167">
        <w:rPr>
          <w:rFonts w:ascii="Times New Roman" w:hAnsi="Times New Roman" w:cs="Times New Roman"/>
          <w:lang w:val="en-CA"/>
        </w:rPr>
        <w:t xml:space="preserve"> </w:t>
      </w:r>
      <w:del w:id="115" w:author="Colleen Cassady St. Clair [2]" w:date="2021-06-07T09:57:00Z">
        <w:r w:rsidR="00431167" w:rsidDel="00180CB9">
          <w:rPr>
            <w:rFonts w:ascii="Times New Roman" w:hAnsi="Times New Roman" w:cs="Times New Roman"/>
            <w:lang w:val="en-CA"/>
          </w:rPr>
          <w:delText xml:space="preserve">generally </w:delText>
        </w:r>
      </w:del>
      <w:ins w:id="116" w:author="Colleen Cassady St. Clair [2]" w:date="2021-06-07T09:57:00Z">
        <w:r>
          <w:rPr>
            <w:rFonts w:ascii="Times New Roman" w:hAnsi="Times New Roman" w:cs="Times New Roman"/>
            <w:lang w:val="en-CA"/>
          </w:rPr>
          <w:t xml:space="preserve">usually </w:t>
        </w:r>
      </w:ins>
      <w:r w:rsidR="00431167">
        <w:rPr>
          <w:rFonts w:ascii="Times New Roman" w:hAnsi="Times New Roman" w:cs="Times New Roman"/>
          <w:lang w:val="en-CA"/>
        </w:rPr>
        <w:t>benign</w:t>
      </w:r>
      <w:ins w:id="117" w:author="Colleen Cassady St. Clair" w:date="2021-05-27T17:09:00Z">
        <w:r w:rsidR="00C8503E">
          <w:rPr>
            <w:rFonts w:ascii="Times New Roman" w:hAnsi="Times New Roman" w:cs="Times New Roman"/>
            <w:lang w:val="en-CA"/>
          </w:rPr>
          <w:t xml:space="preserve"> and</w:t>
        </w:r>
      </w:ins>
      <w:del w:id="118" w:author="Colleen Cassady St. Clair" w:date="2021-05-27T17:09:00Z">
        <w:r w:rsidR="00431167" w:rsidDel="00C8503E">
          <w:rPr>
            <w:rFonts w:ascii="Times New Roman" w:hAnsi="Times New Roman" w:cs="Times New Roman"/>
            <w:lang w:val="en-CA"/>
          </w:rPr>
          <w:delText>,</w:delText>
        </w:r>
      </w:del>
      <w:r w:rsidR="00431167">
        <w:rPr>
          <w:rFonts w:ascii="Times New Roman" w:hAnsi="Times New Roman" w:cs="Times New Roman"/>
          <w:lang w:val="en-CA"/>
        </w:rPr>
        <w:t xml:space="preserve"> </w:t>
      </w:r>
      <w:del w:id="119" w:author="Colleen Cassady St. Clair" w:date="2021-05-27T17:09:00Z">
        <w:r w:rsidR="00431167" w:rsidDel="00C8503E">
          <w:rPr>
            <w:rFonts w:ascii="Times New Roman" w:hAnsi="Times New Roman" w:cs="Times New Roman"/>
            <w:lang w:val="en-CA"/>
          </w:rPr>
          <w:delText xml:space="preserve">as </w:delText>
        </w:r>
      </w:del>
      <w:r w:rsidR="00431167">
        <w:rPr>
          <w:rFonts w:ascii="Times New Roman" w:hAnsi="Times New Roman" w:cs="Times New Roman"/>
          <w:lang w:val="en-CA"/>
        </w:rPr>
        <w:t xml:space="preserve">the vast majority </w:t>
      </w:r>
      <w:del w:id="120" w:author="Colleen Cassady St. Clair [2]" w:date="2021-06-07T09:57:00Z">
        <w:r w:rsidR="00431167" w:rsidDel="00180CB9">
          <w:rPr>
            <w:rFonts w:ascii="Times New Roman" w:hAnsi="Times New Roman" w:cs="Times New Roman"/>
            <w:lang w:val="en-CA"/>
          </w:rPr>
          <w:delText xml:space="preserve">of interactions </w:delText>
        </w:r>
      </w:del>
      <w:r w:rsidR="00431167">
        <w:rPr>
          <w:rFonts w:ascii="Times New Roman" w:hAnsi="Times New Roman" w:cs="Times New Roman"/>
          <w:lang w:val="en-CA"/>
        </w:rPr>
        <w:t xml:space="preserve">occur </w:t>
      </w:r>
      <w:r w:rsidR="00431167" w:rsidRPr="00EF3F68">
        <w:rPr>
          <w:rFonts w:ascii="Times New Roman" w:hAnsi="Times New Roman" w:cs="Times New Roman"/>
          <w:lang w:val="en-CA"/>
        </w:rPr>
        <w:t xml:space="preserve">without </w:t>
      </w:r>
      <w:r w:rsidR="00431167">
        <w:rPr>
          <w:rFonts w:ascii="Times New Roman" w:hAnsi="Times New Roman" w:cs="Times New Roman"/>
        </w:rPr>
        <w:t>any</w:t>
      </w:r>
      <w:r w:rsidR="00431167" w:rsidRPr="00EF3F68">
        <w:rPr>
          <w:rFonts w:ascii="Times New Roman" w:hAnsi="Times New Roman" w:cs="Times New Roman"/>
        </w:rPr>
        <w:t xml:space="preserve"> conflict </w:t>
      </w:r>
      <w:r w:rsidR="00431167" w:rsidRPr="00EF3F68">
        <w:rPr>
          <w:rFonts w:ascii="Times New Roman" w:hAnsi="Times New Roman" w:cs="Times New Roman"/>
          <w:noProof/>
          <w:lang w:val="en-CA"/>
        </w:rPr>
        <w:t>(Drake et al. 2021)</w:t>
      </w:r>
      <w:r w:rsidR="00431167" w:rsidRPr="00432021">
        <w:rPr>
          <w:rFonts w:ascii="Times New Roman" w:hAnsi="Times New Roman" w:cs="Times New Roman"/>
          <w:lang w:val="en-CA"/>
        </w:rPr>
        <w:t xml:space="preserve">. </w:t>
      </w:r>
      <w:ins w:id="121" w:author="Colleen Cassady St. Clair [2]" w:date="2021-06-07T09:58:00Z">
        <w:r>
          <w:rPr>
            <w:rFonts w:ascii="Times New Roman" w:hAnsi="Times New Roman" w:cs="Times New Roman"/>
            <w:lang w:val="en-CA"/>
          </w:rPr>
          <w:t>Urban c</w:t>
        </w:r>
      </w:ins>
      <w:del w:id="122" w:author="Colleen Cassady St. Clair [2]" w:date="2021-06-07T09:58:00Z">
        <w:r w:rsidR="00431167" w:rsidDel="00180CB9">
          <w:rPr>
            <w:rFonts w:ascii="Times New Roman" w:hAnsi="Times New Roman" w:cs="Times New Roman"/>
            <w:lang w:val="en-CA"/>
          </w:rPr>
          <w:delText>C</w:delText>
        </w:r>
      </w:del>
      <w:r w:rsidR="00431167" w:rsidRPr="00432021">
        <w:rPr>
          <w:rFonts w:ascii="Times New Roman" w:hAnsi="Times New Roman" w:cs="Times New Roman"/>
          <w:lang w:val="en-CA"/>
        </w:rPr>
        <w:t xml:space="preserve">oyotes </w:t>
      </w:r>
      <w:r w:rsidR="00431167">
        <w:rPr>
          <w:rFonts w:ascii="Times New Roman" w:hAnsi="Times New Roman" w:cs="Times New Roman"/>
          <w:lang w:val="en-CA"/>
        </w:rPr>
        <w:t xml:space="preserve">also </w:t>
      </w:r>
      <w:r w:rsidR="00431167" w:rsidRPr="00432021">
        <w:rPr>
          <w:rFonts w:ascii="Times New Roman" w:hAnsi="Times New Roman" w:cs="Times New Roman"/>
          <w:lang w:val="en-CA"/>
        </w:rPr>
        <w:t>provide several benefits to humans</w:t>
      </w:r>
      <w:r w:rsidR="00431167">
        <w:rPr>
          <w:rFonts w:ascii="Times New Roman" w:hAnsi="Times New Roman" w:cs="Times New Roman"/>
          <w:lang w:val="en-CA"/>
        </w:rPr>
        <w:t xml:space="preserve"> by</w:t>
      </w:r>
      <w:r w:rsidR="00431167" w:rsidRPr="00432021">
        <w:rPr>
          <w:rFonts w:ascii="Times New Roman" w:hAnsi="Times New Roman" w:cs="Times New Roman"/>
          <w:lang w:val="en-CA"/>
        </w:rPr>
        <w:t xml:space="preserve"> controlling rodent and smaller </w:t>
      </w:r>
      <w:proofErr w:type="spellStart"/>
      <w:r w:rsidR="00431167" w:rsidRPr="00432021">
        <w:rPr>
          <w:rFonts w:ascii="Times New Roman" w:hAnsi="Times New Roman" w:cs="Times New Roman"/>
          <w:lang w:val="en-CA"/>
        </w:rPr>
        <w:lastRenderedPageBreak/>
        <w:t>mesopredator</w:t>
      </w:r>
      <w:proofErr w:type="spellEnd"/>
      <w:r w:rsidR="00431167" w:rsidRPr="00432021">
        <w:rPr>
          <w:rFonts w:ascii="Times New Roman" w:hAnsi="Times New Roman" w:cs="Times New Roman"/>
          <w:lang w:val="en-CA"/>
        </w:rPr>
        <w:t xml:space="preserve"> populations to increase urban biodiversity </w:t>
      </w:r>
      <w:r w:rsidR="00431167" w:rsidRPr="00432021">
        <w:rPr>
          <w:rFonts w:ascii="Times New Roman" w:hAnsi="Times New Roman" w:cs="Times New Roman"/>
          <w:noProof/>
          <w:lang w:val="en-CA"/>
        </w:rPr>
        <w:t>(Crooks &amp; Soule 1999; Soulsbury &amp; White 2015)</w:t>
      </w:r>
      <w:ins w:id="123" w:author="Colleen Cassady St. Clair" w:date="2021-05-27T17:10:00Z">
        <w:r w:rsidR="00C8503E">
          <w:rPr>
            <w:rFonts w:ascii="Times New Roman" w:hAnsi="Times New Roman" w:cs="Times New Roman"/>
            <w:noProof/>
            <w:lang w:val="en-CA"/>
          </w:rPr>
          <w:t xml:space="preserve">, </w:t>
        </w:r>
      </w:ins>
      <w:ins w:id="124" w:author="Colleen Cassady St. Clair" w:date="2021-05-27T17:09:00Z">
        <w:r w:rsidR="00C8503E">
          <w:rPr>
            <w:rFonts w:ascii="Times New Roman" w:hAnsi="Times New Roman" w:cs="Times New Roman"/>
            <w:noProof/>
            <w:lang w:val="en-CA"/>
          </w:rPr>
          <w:t>scavening animals</w:t>
        </w:r>
      </w:ins>
      <w:ins w:id="125" w:author="Colleen Cassady St. Clair" w:date="2021-05-27T17:10:00Z">
        <w:r w:rsidR="00C8503E">
          <w:rPr>
            <w:rFonts w:ascii="Times New Roman" w:hAnsi="Times New Roman" w:cs="Times New Roman"/>
            <w:noProof/>
            <w:lang w:val="en-CA"/>
          </w:rPr>
          <w:t xml:space="preserve"> that died from other causes</w:t>
        </w:r>
      </w:ins>
      <w:ins w:id="126" w:author="Colleen Cassady St. Clair" w:date="2021-05-27T17:09:00Z">
        <w:r w:rsidR="00C8503E">
          <w:rPr>
            <w:rFonts w:ascii="Times New Roman" w:hAnsi="Times New Roman" w:cs="Times New Roman"/>
            <w:noProof/>
            <w:lang w:val="en-CA"/>
          </w:rPr>
          <w:t xml:space="preserve"> (ref)</w:t>
        </w:r>
      </w:ins>
      <w:ins w:id="127" w:author="Colleen Cassady St. Clair" w:date="2021-05-27T17:10:00Z">
        <w:r w:rsidR="00C8503E">
          <w:rPr>
            <w:rFonts w:ascii="Times New Roman" w:hAnsi="Times New Roman" w:cs="Times New Roman"/>
            <w:noProof/>
            <w:lang w:val="en-CA"/>
          </w:rPr>
          <w:t xml:space="preserve">, and providing aesthetic </w:t>
        </w:r>
        <w:del w:id="128" w:author="Colleen Cassady St. Clair [2]" w:date="2021-06-07T09:58:00Z">
          <w:r w:rsidR="00C8503E" w:rsidDel="00180CB9">
            <w:rPr>
              <w:rFonts w:ascii="Times New Roman" w:hAnsi="Times New Roman" w:cs="Times New Roman"/>
              <w:noProof/>
              <w:lang w:val="en-CA"/>
            </w:rPr>
            <w:delText>benefits</w:delText>
          </w:r>
        </w:del>
      </w:ins>
      <w:ins w:id="129" w:author="Colleen Cassady St. Clair [2]" w:date="2021-06-07T09:58:00Z">
        <w:r>
          <w:rPr>
            <w:rFonts w:ascii="Times New Roman" w:hAnsi="Times New Roman" w:cs="Times New Roman"/>
            <w:noProof/>
            <w:lang w:val="en-CA"/>
          </w:rPr>
          <w:t>enjoyment</w:t>
        </w:r>
      </w:ins>
      <w:r w:rsidR="00431167" w:rsidRPr="00432021">
        <w:rPr>
          <w:rFonts w:ascii="Times New Roman" w:hAnsi="Times New Roman" w:cs="Times New Roman"/>
          <w:lang w:val="en-CA"/>
        </w:rPr>
        <w:t xml:space="preserve">. </w:t>
      </w:r>
      <w:del w:id="130" w:author="Colleen Cassady St. Clair" w:date="2021-05-27T17:11:00Z">
        <w:r w:rsidR="00431167" w:rsidDel="00C8503E">
          <w:rPr>
            <w:rFonts w:ascii="Times New Roman" w:hAnsi="Times New Roman" w:cs="Times New Roman"/>
            <w:lang w:val="en-CA"/>
          </w:rPr>
          <w:delText xml:space="preserve">Despite </w:delText>
        </w:r>
      </w:del>
      <w:del w:id="131" w:author="Colleen Cassady St. Clair" w:date="2021-05-27T17:10:00Z">
        <w:r w:rsidR="00431167" w:rsidDel="00C8503E">
          <w:rPr>
            <w:rFonts w:ascii="Times New Roman" w:hAnsi="Times New Roman" w:cs="Times New Roman"/>
            <w:lang w:val="en-CA"/>
          </w:rPr>
          <w:delText>the benefits of</w:delText>
        </w:r>
      </w:del>
      <w:del w:id="132" w:author="Colleen Cassady St. Clair" w:date="2021-05-27T17:11:00Z">
        <w:r w:rsidR="00431167" w:rsidDel="00C8503E">
          <w:rPr>
            <w:rFonts w:ascii="Times New Roman" w:hAnsi="Times New Roman" w:cs="Times New Roman"/>
            <w:lang w:val="en-CA"/>
          </w:rPr>
          <w:delText xml:space="preserve"> urban coyotes </w:delText>
        </w:r>
        <w:r w:rsidR="00431167" w:rsidRPr="00432021" w:rsidDel="00C8503E">
          <w:rPr>
            <w:rFonts w:ascii="Times New Roman" w:hAnsi="Times New Roman" w:cs="Times New Roman"/>
            <w:lang w:val="en-CA"/>
          </w:rPr>
          <w:delText xml:space="preserve">public tolerance of </w:delText>
        </w:r>
        <w:r w:rsidR="00431167" w:rsidDel="00C8503E">
          <w:rPr>
            <w:rFonts w:ascii="Times New Roman" w:hAnsi="Times New Roman" w:cs="Times New Roman"/>
            <w:lang w:val="en-CA"/>
          </w:rPr>
          <w:delText xml:space="preserve">their presence </w:delText>
        </w:r>
        <w:r w:rsidR="00431167" w:rsidRPr="00432021" w:rsidDel="00C8503E">
          <w:rPr>
            <w:rFonts w:ascii="Times New Roman" w:hAnsi="Times New Roman" w:cs="Times New Roman"/>
            <w:lang w:val="en-CA"/>
          </w:rPr>
          <w:delText xml:space="preserve">remains </w:delText>
        </w:r>
        <w:r w:rsidR="00431167" w:rsidDel="00C8503E">
          <w:rPr>
            <w:rFonts w:ascii="Times New Roman" w:hAnsi="Times New Roman" w:cs="Times New Roman"/>
            <w:lang w:val="en-CA"/>
          </w:rPr>
          <w:delText>variable</w:delText>
        </w:r>
      </w:del>
      <w:ins w:id="133" w:author="Howie Harshaw" w:date="2021-05-03T13:58:00Z">
        <w:del w:id="134" w:author="Colleen Cassady St. Clair" w:date="2021-05-27T17:11:00Z">
          <w:r w:rsidR="00DC298C" w:rsidDel="00C8503E">
            <w:rPr>
              <w:rFonts w:ascii="Times New Roman" w:hAnsi="Times New Roman" w:cs="Times New Roman"/>
              <w:lang w:val="en-CA"/>
            </w:rPr>
            <w:delText>es</w:delText>
          </w:r>
        </w:del>
      </w:ins>
      <w:del w:id="135" w:author="Colleen Cassady St. Clair" w:date="2021-05-27T17:11:00Z">
        <w:r w:rsidR="00431167" w:rsidDel="00C8503E">
          <w:rPr>
            <w:rFonts w:ascii="Times New Roman" w:hAnsi="Times New Roman" w:cs="Times New Roman"/>
            <w:lang w:val="en-CA"/>
          </w:rPr>
          <w:delText>,</w:delText>
        </w:r>
        <w:r w:rsidR="00431167" w:rsidRPr="00432021" w:rsidDel="00C8503E">
          <w:rPr>
            <w:rFonts w:ascii="Times New Roman" w:hAnsi="Times New Roman" w:cs="Times New Roman"/>
            <w:lang w:val="en-CA"/>
          </w:rPr>
          <w:delText xml:space="preserve"> but </w:delText>
        </w:r>
      </w:del>
      <w:ins w:id="136" w:author="Colleen Cassady St. Clair" w:date="2021-05-27T17:11:00Z">
        <w:r w:rsidR="00C8503E">
          <w:rPr>
            <w:rFonts w:ascii="Times New Roman" w:hAnsi="Times New Roman" w:cs="Times New Roman"/>
            <w:lang w:val="en-CA"/>
          </w:rPr>
          <w:t>U</w:t>
        </w:r>
      </w:ins>
      <w:del w:id="137" w:author="Colleen Cassady St. Clair" w:date="2021-05-27T17:11:00Z">
        <w:r w:rsidR="00431167" w:rsidRPr="00432021" w:rsidDel="00C8503E">
          <w:rPr>
            <w:rFonts w:ascii="Times New Roman" w:hAnsi="Times New Roman" w:cs="Times New Roman"/>
            <w:lang w:val="en-CA"/>
          </w:rPr>
          <w:delText>u</w:delText>
        </w:r>
      </w:del>
      <w:r w:rsidR="00431167" w:rsidRPr="00432021">
        <w:rPr>
          <w:rFonts w:ascii="Times New Roman" w:hAnsi="Times New Roman" w:cs="Times New Roman"/>
          <w:lang w:val="en-CA"/>
        </w:rPr>
        <w:t xml:space="preserve">p to </w:t>
      </w:r>
      <w:commentRangeStart w:id="138"/>
      <w:r w:rsidR="00431167" w:rsidRPr="00432021">
        <w:rPr>
          <w:rFonts w:ascii="Times New Roman" w:hAnsi="Times New Roman" w:cs="Times New Roman"/>
          <w:lang w:val="en-CA"/>
        </w:rPr>
        <w:t>50</w:t>
      </w:r>
      <w:commentRangeEnd w:id="138"/>
      <w:r w:rsidR="00C8503E">
        <w:rPr>
          <w:rStyle w:val="CommentReference"/>
        </w:rPr>
        <w:commentReference w:id="138"/>
      </w:r>
      <w:r w:rsidR="00431167" w:rsidRPr="00432021">
        <w:rPr>
          <w:rFonts w:ascii="Times New Roman" w:hAnsi="Times New Roman" w:cs="Times New Roman"/>
          <w:lang w:val="en-CA"/>
        </w:rPr>
        <w:t xml:space="preserve">% of city-dwellers accept </w:t>
      </w:r>
      <w:r w:rsidR="00431167">
        <w:rPr>
          <w:rFonts w:ascii="Times New Roman" w:hAnsi="Times New Roman" w:cs="Times New Roman"/>
          <w:lang w:val="en-CA"/>
        </w:rPr>
        <w:t>or</w:t>
      </w:r>
      <w:r w:rsidR="00431167" w:rsidRPr="00432021">
        <w:rPr>
          <w:rFonts w:ascii="Times New Roman" w:hAnsi="Times New Roman" w:cs="Times New Roman"/>
          <w:lang w:val="en-CA"/>
        </w:rPr>
        <w:t xml:space="preserve"> desire the presence of coyotes in urban areas </w:t>
      </w:r>
      <w:r w:rsidR="00431167" w:rsidRPr="00432021">
        <w:rPr>
          <w:rFonts w:ascii="Times New Roman" w:hAnsi="Times New Roman" w:cs="Times New Roman"/>
          <w:noProof/>
          <w:lang w:val="en-CA"/>
        </w:rPr>
        <w:t>(Lawrence &amp; Krausman 2011; Soulsbury &amp; White 2015; Draheim et al. 2019; Drake et al. 2020)</w:t>
      </w:r>
      <w:r w:rsidR="00431167" w:rsidRPr="00432021">
        <w:rPr>
          <w:rFonts w:ascii="Times New Roman" w:hAnsi="Times New Roman" w:cs="Times New Roman"/>
          <w:lang w:val="en-CA"/>
        </w:rPr>
        <w:t xml:space="preserve">. </w:t>
      </w:r>
      <w:commentRangeStart w:id="139"/>
      <w:r w:rsidR="00431167" w:rsidRPr="00432021">
        <w:rPr>
          <w:rFonts w:ascii="Times New Roman" w:hAnsi="Times New Roman" w:cs="Times New Roman"/>
          <w:lang w:val="en-CA"/>
        </w:rPr>
        <w:t>However</w:t>
      </w:r>
      <w:commentRangeEnd w:id="139"/>
      <w:r>
        <w:rPr>
          <w:rStyle w:val="CommentReference"/>
        </w:rPr>
        <w:commentReference w:id="139"/>
      </w:r>
      <w:r w:rsidR="00431167" w:rsidRPr="00432021">
        <w:rPr>
          <w:rFonts w:ascii="Times New Roman" w:hAnsi="Times New Roman" w:cs="Times New Roman"/>
          <w:lang w:val="en-CA"/>
        </w:rPr>
        <w:t xml:space="preserve">, negative interactions between humans and coyotes </w:t>
      </w:r>
      <w:del w:id="140" w:author="Colleen Cassady St. Clair" w:date="2021-05-27T17:13:00Z">
        <w:r w:rsidR="00431167" w:rsidRPr="00432021" w:rsidDel="00BE5C3F">
          <w:rPr>
            <w:rFonts w:ascii="Times New Roman" w:hAnsi="Times New Roman" w:cs="Times New Roman"/>
            <w:lang w:val="en-CA"/>
          </w:rPr>
          <w:delText xml:space="preserve">often </w:delText>
        </w:r>
      </w:del>
      <w:ins w:id="141" w:author="Colleen Cassady St. Clair" w:date="2021-05-27T17:12:00Z">
        <w:r w:rsidR="00C8503E">
          <w:rPr>
            <w:rFonts w:ascii="Times New Roman" w:hAnsi="Times New Roman" w:cs="Times New Roman"/>
            <w:lang w:val="en-CA"/>
          </w:rPr>
          <w:t>attract considerable media attention (</w:t>
        </w:r>
      </w:ins>
      <w:ins w:id="142" w:author="Colleen Cassady St. Clair" w:date="2021-05-27T17:18:00Z">
        <w:r w:rsidR="00BE5C3F">
          <w:rPr>
            <w:rFonts w:ascii="Times New Roman" w:hAnsi="Times New Roman" w:cs="Times New Roman"/>
            <w:lang w:val="en-CA"/>
          </w:rPr>
          <w:t>Alexander and Quinn 2011</w:t>
        </w:r>
      </w:ins>
      <w:ins w:id="143" w:author="Colleen Cassady St. Clair" w:date="2021-05-27T17:12:00Z">
        <w:r w:rsidR="00C8503E">
          <w:rPr>
            <w:rFonts w:ascii="Times New Roman" w:hAnsi="Times New Roman" w:cs="Times New Roman"/>
            <w:lang w:val="en-CA"/>
          </w:rPr>
          <w:t xml:space="preserve">?) </w:t>
        </w:r>
      </w:ins>
      <w:del w:id="144" w:author="Colleen Cassady St. Clair" w:date="2021-05-27T17:12:00Z">
        <w:r w:rsidR="00431167" w:rsidRPr="00432021" w:rsidDel="00C8503E">
          <w:rPr>
            <w:rFonts w:ascii="Times New Roman" w:hAnsi="Times New Roman" w:cs="Times New Roman"/>
            <w:lang w:val="en-CA"/>
          </w:rPr>
          <w:delText xml:space="preserve">overshadow their positive </w:delText>
        </w:r>
        <w:r w:rsidR="00431167" w:rsidDel="00C8503E">
          <w:rPr>
            <w:rFonts w:ascii="Times New Roman" w:hAnsi="Times New Roman" w:cs="Times New Roman"/>
            <w:lang w:val="en-CA"/>
          </w:rPr>
          <w:delText>contributions to urban environments</w:delText>
        </w:r>
        <w:r w:rsidR="00431167" w:rsidRPr="00432021" w:rsidDel="00C8503E">
          <w:rPr>
            <w:rFonts w:ascii="Times New Roman" w:hAnsi="Times New Roman" w:cs="Times New Roman"/>
            <w:lang w:val="en-CA"/>
          </w:rPr>
          <w:delText xml:space="preserve">, </w:delText>
        </w:r>
      </w:del>
      <w:r w:rsidR="00431167" w:rsidRPr="00432021">
        <w:rPr>
          <w:rFonts w:ascii="Times New Roman" w:hAnsi="Times New Roman" w:cs="Times New Roman"/>
          <w:lang w:val="en-CA"/>
        </w:rPr>
        <w:t xml:space="preserve">and </w:t>
      </w:r>
      <w:del w:id="145" w:author="Colleen Cassady St. Clair" w:date="2021-05-27T17:13:00Z">
        <w:r w:rsidR="00431167" w:rsidRPr="00432021" w:rsidDel="00C8503E">
          <w:rPr>
            <w:rFonts w:ascii="Times New Roman" w:hAnsi="Times New Roman" w:cs="Times New Roman"/>
            <w:lang w:val="en-CA"/>
          </w:rPr>
          <w:delText xml:space="preserve">in recent decades </w:delText>
        </w:r>
      </w:del>
      <w:r w:rsidR="00431167" w:rsidRPr="00432021">
        <w:rPr>
          <w:rFonts w:ascii="Times New Roman" w:hAnsi="Times New Roman" w:cs="Times New Roman"/>
          <w:lang w:val="en-CA"/>
        </w:rPr>
        <w:t>there has been an apparent increase in human-coyote conflict in cities and suburbs across North America</w:t>
      </w:r>
      <w:ins w:id="146" w:author="Colleen Cassady St. Clair" w:date="2021-05-27T17:14:00Z">
        <w:r w:rsidR="00BE5C3F">
          <w:rPr>
            <w:rFonts w:ascii="Times New Roman" w:hAnsi="Times New Roman" w:cs="Times New Roman"/>
            <w:lang w:val="en-CA"/>
          </w:rPr>
          <w:t xml:space="preserve"> over the past decade or more</w:t>
        </w:r>
      </w:ins>
      <w:r w:rsidR="00431167" w:rsidRPr="00432021">
        <w:rPr>
          <w:rFonts w:ascii="Times New Roman" w:hAnsi="Times New Roman" w:cs="Times New Roman"/>
          <w:lang w:val="en-CA"/>
        </w:rPr>
        <w:t xml:space="preserve"> </w:t>
      </w:r>
      <w:r w:rsidR="00431167" w:rsidRPr="00432021">
        <w:rPr>
          <w:rFonts w:ascii="Times New Roman" w:hAnsi="Times New Roman" w:cs="Times New Roman"/>
          <w:noProof/>
          <w:lang w:val="en-CA"/>
        </w:rPr>
        <w:t xml:space="preserve">(Baker &amp; Timm 2017; Poessel et al. </w:t>
      </w:r>
      <w:commentRangeStart w:id="147"/>
      <w:r w:rsidR="00431167" w:rsidRPr="00432021">
        <w:rPr>
          <w:rFonts w:ascii="Times New Roman" w:hAnsi="Times New Roman" w:cs="Times New Roman"/>
          <w:noProof/>
          <w:lang w:val="en-CA"/>
        </w:rPr>
        <w:t>2017a</w:t>
      </w:r>
      <w:commentRangeEnd w:id="147"/>
      <w:r>
        <w:rPr>
          <w:rStyle w:val="CommentReference"/>
        </w:rPr>
        <w:commentReference w:id="147"/>
      </w:r>
      <w:r w:rsidR="00431167" w:rsidRPr="00432021">
        <w:rPr>
          <w:rFonts w:ascii="Times New Roman" w:hAnsi="Times New Roman" w:cs="Times New Roman"/>
          <w:noProof/>
          <w:lang w:val="en-CA"/>
        </w:rPr>
        <w:t>)</w:t>
      </w:r>
      <w:r w:rsidR="00431167" w:rsidRPr="00432021">
        <w:rPr>
          <w:rFonts w:ascii="Times New Roman" w:hAnsi="Times New Roman" w:cs="Times New Roman"/>
          <w:lang w:val="en-CA"/>
        </w:rPr>
        <w:t xml:space="preserve">. </w:t>
      </w:r>
    </w:p>
    <w:p w14:paraId="7064A774" w14:textId="58E9A6FB" w:rsidR="00431167" w:rsidRDefault="00431167" w:rsidP="00315B74">
      <w:pPr>
        <w:spacing w:line="480" w:lineRule="auto"/>
        <w:ind w:firstLine="720"/>
        <w:rPr>
          <w:rFonts w:ascii="Times New Roman" w:hAnsi="Times New Roman" w:cs="Times New Roman"/>
          <w:lang w:val="en-CA"/>
        </w:rPr>
      </w:pPr>
      <w:r w:rsidRPr="00432021">
        <w:rPr>
          <w:rFonts w:ascii="Times New Roman" w:hAnsi="Times New Roman" w:cs="Times New Roman"/>
          <w:lang w:val="en-CA"/>
        </w:rPr>
        <w:t>Human-</w:t>
      </w:r>
      <w:del w:id="148" w:author="Colleen Cassady St. Clair [2]" w:date="2021-06-07T10:00:00Z">
        <w:r w:rsidRPr="00432021" w:rsidDel="00180CB9">
          <w:rPr>
            <w:rFonts w:ascii="Times New Roman" w:hAnsi="Times New Roman" w:cs="Times New Roman"/>
            <w:lang w:val="en-CA"/>
          </w:rPr>
          <w:delText xml:space="preserve">wildlife </w:delText>
        </w:r>
      </w:del>
      <w:commentRangeStart w:id="149"/>
      <w:ins w:id="150" w:author="Colleen Cassady St. Clair [2]" w:date="2021-06-07T10:00:00Z">
        <w:r w:rsidR="00180CB9">
          <w:rPr>
            <w:rFonts w:ascii="Times New Roman" w:hAnsi="Times New Roman" w:cs="Times New Roman"/>
            <w:lang w:val="en-CA"/>
          </w:rPr>
          <w:t>coyote</w:t>
        </w:r>
      </w:ins>
      <w:commentRangeEnd w:id="149"/>
      <w:ins w:id="151" w:author="Colleen Cassady St. Clair [2]" w:date="2021-06-07T10:01:00Z">
        <w:r w:rsidR="00180CB9">
          <w:rPr>
            <w:rStyle w:val="CommentReference"/>
          </w:rPr>
          <w:commentReference w:id="149"/>
        </w:r>
      </w:ins>
      <w:ins w:id="152" w:author="Colleen Cassady St. Clair [2]" w:date="2021-06-07T10:00:00Z">
        <w:r w:rsidR="00180CB9" w:rsidRPr="00432021">
          <w:rPr>
            <w:rFonts w:ascii="Times New Roman" w:hAnsi="Times New Roman" w:cs="Times New Roman"/>
            <w:lang w:val="en-CA"/>
          </w:rPr>
          <w:t xml:space="preserve"> </w:t>
        </w:r>
      </w:ins>
      <w:r w:rsidRPr="00432021">
        <w:rPr>
          <w:rFonts w:ascii="Times New Roman" w:hAnsi="Times New Roman" w:cs="Times New Roman"/>
          <w:lang w:val="en-CA"/>
        </w:rPr>
        <w:t xml:space="preserve">conflict </w:t>
      </w:r>
      <w:del w:id="153" w:author="Colleen Cassady St. Clair [2]" w:date="2021-06-07T10:00:00Z">
        <w:r w:rsidRPr="00432021" w:rsidDel="00180CB9">
          <w:rPr>
            <w:rFonts w:ascii="Times New Roman" w:hAnsi="Times New Roman" w:cs="Times New Roman"/>
            <w:lang w:val="en-CA"/>
          </w:rPr>
          <w:delText xml:space="preserve">can be broadly defined as </w:delText>
        </w:r>
      </w:del>
      <w:ins w:id="154" w:author="Colleen Cassady St. Clair" w:date="2021-05-27T17:14:00Z">
        <w:del w:id="155" w:author="Colleen Cassady St. Clair [2]" w:date="2021-06-07T10:00:00Z">
          <w:r w:rsidR="00BE5C3F" w:rsidDel="00180CB9">
            <w:rPr>
              <w:rFonts w:ascii="Times New Roman" w:hAnsi="Times New Roman" w:cs="Times New Roman"/>
              <w:lang w:val="en-CA"/>
            </w:rPr>
            <w:delText xml:space="preserve">occurring </w:delText>
          </w:r>
        </w:del>
      </w:ins>
      <w:del w:id="156" w:author="Colleen Cassady St. Clair [2]" w:date="2021-06-07T10:00:00Z">
        <w:r w:rsidRPr="00432021" w:rsidDel="00180CB9">
          <w:rPr>
            <w:rFonts w:ascii="Times New Roman" w:hAnsi="Times New Roman" w:cs="Times New Roman"/>
            <w:lang w:val="en-CA"/>
          </w:rPr>
          <w:delText>when</w:delText>
        </w:r>
      </w:del>
      <w:ins w:id="157" w:author="Colleen Cassady St. Clair" w:date="2021-05-27T17:14:00Z">
        <w:del w:id="158" w:author="Colleen Cassady St. Clair [2]" w:date="2021-06-07T10:00:00Z">
          <w:r w:rsidR="00BE5C3F" w:rsidDel="00180CB9">
            <w:rPr>
              <w:rFonts w:ascii="Times New Roman" w:hAnsi="Times New Roman" w:cs="Times New Roman"/>
              <w:lang w:val="en-CA"/>
            </w:rPr>
            <w:delText>ever</w:delText>
          </w:r>
        </w:del>
      </w:ins>
      <w:del w:id="159" w:author="Colleen Cassady St. Clair [2]" w:date="2021-06-07T10:00:00Z">
        <w:r w:rsidRPr="00432021" w:rsidDel="00180CB9">
          <w:rPr>
            <w:rFonts w:ascii="Times New Roman" w:hAnsi="Times New Roman" w:cs="Times New Roman"/>
            <w:lang w:val="en-CA"/>
          </w:rPr>
          <w:delText xml:space="preserve"> wildlife</w:delText>
        </w:r>
      </w:del>
      <w:ins w:id="160" w:author="Colleen Cassady St. Clair [2]" w:date="2021-06-07T10:00:00Z">
        <w:r w:rsidR="00180CB9">
          <w:rPr>
            <w:rFonts w:ascii="Times New Roman" w:hAnsi="Times New Roman" w:cs="Times New Roman"/>
            <w:lang w:val="en-CA"/>
          </w:rPr>
          <w:t>occurs when coyotes</w:t>
        </w:r>
      </w:ins>
      <w:r w:rsidRPr="00432021">
        <w:rPr>
          <w:rFonts w:ascii="Times New Roman" w:hAnsi="Times New Roman" w:cs="Times New Roman"/>
          <w:lang w:val="en-CA"/>
        </w:rPr>
        <w:t xml:space="preserve"> </w:t>
      </w:r>
      <w:commentRangeStart w:id="161"/>
      <w:del w:id="162" w:author="Colleen Cassady St. Clair" w:date="2021-05-27T17:15:00Z">
        <w:r w:rsidRPr="00432021" w:rsidDel="00BE5C3F">
          <w:rPr>
            <w:rFonts w:ascii="Times New Roman" w:hAnsi="Times New Roman" w:cs="Times New Roman"/>
            <w:lang w:val="en-CA"/>
          </w:rPr>
          <w:delText>needs</w:delText>
        </w:r>
      </w:del>
      <w:commentRangeEnd w:id="161"/>
      <w:r w:rsidR="00BE5C3F">
        <w:rPr>
          <w:rStyle w:val="CommentReference"/>
        </w:rPr>
        <w:commentReference w:id="161"/>
      </w:r>
      <w:del w:id="163" w:author="Colleen Cassady St. Clair" w:date="2021-05-27T17:15:00Z">
        <w:r w:rsidRPr="00432021" w:rsidDel="00BE5C3F">
          <w:rPr>
            <w:rFonts w:ascii="Times New Roman" w:hAnsi="Times New Roman" w:cs="Times New Roman"/>
            <w:lang w:val="en-CA"/>
          </w:rPr>
          <w:delText xml:space="preserve"> or behaviours </w:delText>
        </w:r>
      </w:del>
      <w:r w:rsidRPr="00432021">
        <w:rPr>
          <w:rFonts w:ascii="Times New Roman" w:hAnsi="Times New Roman" w:cs="Times New Roman"/>
          <w:lang w:val="en-CA"/>
        </w:rPr>
        <w:t xml:space="preserve">pose real or perceived threats to </w:t>
      </w:r>
      <w:ins w:id="164" w:author="Colleen Cassady St. Clair [2]" w:date="2021-06-07T10:00:00Z">
        <w:r w:rsidR="00180CB9">
          <w:rPr>
            <w:rFonts w:ascii="Times New Roman" w:hAnsi="Times New Roman" w:cs="Times New Roman"/>
            <w:lang w:val="en-CA"/>
          </w:rPr>
          <w:t xml:space="preserve">the well-being of </w:t>
        </w:r>
      </w:ins>
      <w:r w:rsidRPr="00432021">
        <w:rPr>
          <w:rFonts w:ascii="Times New Roman" w:hAnsi="Times New Roman" w:cs="Times New Roman"/>
          <w:lang w:val="en-CA"/>
        </w:rPr>
        <w:t>human</w:t>
      </w:r>
      <w:ins w:id="165" w:author="Colleen Cassady St. Clair [2]" w:date="2021-06-07T10:00:00Z">
        <w:r w:rsidR="00180CB9">
          <w:rPr>
            <w:rFonts w:ascii="Times New Roman" w:hAnsi="Times New Roman" w:cs="Times New Roman"/>
            <w:lang w:val="en-CA"/>
          </w:rPr>
          <w:t xml:space="preserve">s or their pets </w:t>
        </w:r>
      </w:ins>
      <w:del w:id="166" w:author="Colleen Cassady St. Clair [2]" w:date="2021-06-07T10:04:00Z">
        <w:r w:rsidRPr="00432021" w:rsidDel="001D5A54">
          <w:rPr>
            <w:rFonts w:ascii="Times New Roman" w:hAnsi="Times New Roman" w:cs="Times New Roman"/>
            <w:lang w:val="en-CA"/>
          </w:rPr>
          <w:delText xml:space="preserve"> </w:delText>
        </w:r>
      </w:del>
      <w:del w:id="167" w:author="Colleen Cassady St. Clair [2]" w:date="2021-06-07T10:01:00Z">
        <w:r w:rsidRPr="00432021" w:rsidDel="00180CB9">
          <w:rPr>
            <w:rFonts w:ascii="Times New Roman" w:hAnsi="Times New Roman" w:cs="Times New Roman"/>
            <w:lang w:val="en-CA"/>
          </w:rPr>
          <w:delText xml:space="preserve">well-being, or vice versa </w:delText>
        </w:r>
      </w:del>
      <w:r w:rsidRPr="00432021">
        <w:rPr>
          <w:rFonts w:ascii="Times New Roman" w:hAnsi="Times New Roman" w:cs="Times New Roman"/>
          <w:noProof/>
          <w:lang w:val="en-CA"/>
        </w:rPr>
        <w:t>(</w:t>
      </w:r>
      <w:commentRangeStart w:id="168"/>
      <w:r w:rsidRPr="00432021">
        <w:rPr>
          <w:rFonts w:ascii="Times New Roman" w:hAnsi="Times New Roman" w:cs="Times New Roman"/>
          <w:noProof/>
          <w:lang w:val="en-CA"/>
        </w:rPr>
        <w:t>Madden</w:t>
      </w:r>
      <w:commentRangeEnd w:id="168"/>
      <w:r w:rsidR="00180CB9">
        <w:rPr>
          <w:rStyle w:val="CommentReference"/>
        </w:rPr>
        <w:commentReference w:id="168"/>
      </w:r>
      <w:r w:rsidRPr="00432021">
        <w:rPr>
          <w:rFonts w:ascii="Times New Roman" w:hAnsi="Times New Roman" w:cs="Times New Roman"/>
          <w:noProof/>
          <w:lang w:val="en-CA"/>
        </w:rPr>
        <w:t xml:space="preserve"> 2004)</w:t>
      </w:r>
      <w:r w:rsidRPr="00432021">
        <w:rPr>
          <w:rFonts w:ascii="Times New Roman" w:hAnsi="Times New Roman" w:cs="Times New Roman"/>
          <w:lang w:val="en-CA"/>
        </w:rPr>
        <w:t xml:space="preserve">. In cities, </w:t>
      </w:r>
      <w:r>
        <w:rPr>
          <w:rFonts w:ascii="Times New Roman" w:hAnsi="Times New Roman" w:cs="Times New Roman"/>
          <w:lang w:val="en-CA"/>
        </w:rPr>
        <w:t xml:space="preserve">factors related to </w:t>
      </w:r>
      <w:ins w:id="169" w:author="Colleen Cassady St. Clair [2]" w:date="2021-06-07T10:05:00Z">
        <w:r w:rsidR="001D5A54">
          <w:rPr>
            <w:rFonts w:ascii="Times New Roman" w:hAnsi="Times New Roman" w:cs="Times New Roman"/>
            <w:lang w:val="en-CA"/>
          </w:rPr>
          <w:t xml:space="preserve">coyotes and other </w:t>
        </w:r>
      </w:ins>
      <w:r>
        <w:rPr>
          <w:rFonts w:ascii="Times New Roman" w:hAnsi="Times New Roman" w:cs="Times New Roman"/>
          <w:lang w:val="en-CA"/>
        </w:rPr>
        <w:t xml:space="preserve">wildlife that affect </w:t>
      </w:r>
      <w:r w:rsidRPr="00432021">
        <w:rPr>
          <w:rFonts w:ascii="Times New Roman" w:hAnsi="Times New Roman" w:cs="Times New Roman"/>
          <w:lang w:val="en-CA"/>
        </w:rPr>
        <w:t xml:space="preserve">conflict </w:t>
      </w:r>
      <w:r>
        <w:rPr>
          <w:rFonts w:ascii="Times New Roman" w:hAnsi="Times New Roman" w:cs="Times New Roman"/>
          <w:lang w:val="en-CA"/>
        </w:rPr>
        <w:t xml:space="preserve">include behaviour, health and exploitation of human resources, whereas factors related to humans that affect conflict include </w:t>
      </w:r>
      <w:r w:rsidRPr="00432021">
        <w:rPr>
          <w:rFonts w:ascii="Times New Roman" w:hAnsi="Times New Roman" w:cs="Times New Roman"/>
          <w:lang w:val="en-CA"/>
        </w:rPr>
        <w:t>attitudes toward wildlife,</w:t>
      </w:r>
      <w:r>
        <w:rPr>
          <w:rFonts w:ascii="Times New Roman" w:hAnsi="Times New Roman" w:cs="Times New Roman"/>
          <w:lang w:val="en-CA"/>
        </w:rPr>
        <w:t xml:space="preserve"> </w:t>
      </w:r>
      <w:r w:rsidRPr="00432021">
        <w:rPr>
          <w:rFonts w:ascii="Times New Roman" w:hAnsi="Times New Roman" w:cs="Times New Roman"/>
          <w:lang w:val="en-CA"/>
        </w:rPr>
        <w:t xml:space="preserve">activities and behaviours </w:t>
      </w:r>
      <w:r w:rsidRPr="00432021">
        <w:rPr>
          <w:rFonts w:ascii="Times New Roman" w:hAnsi="Times New Roman" w:cs="Times New Roman"/>
          <w:noProof/>
          <w:lang w:val="en-CA"/>
        </w:rPr>
        <w:t>(Schell et al. 2020)</w:t>
      </w:r>
      <w:r w:rsidRPr="00432021">
        <w:rPr>
          <w:rFonts w:ascii="Times New Roman" w:hAnsi="Times New Roman" w:cs="Times New Roman"/>
          <w:lang w:val="en-CA"/>
        </w:rPr>
        <w:t xml:space="preserve">. Although human-coyote conflict includes the spread of zoonotic diseases and property damage </w:t>
      </w:r>
      <w:r>
        <w:rPr>
          <w:rFonts w:ascii="Times New Roman" w:hAnsi="Times New Roman" w:cs="Times New Roman"/>
          <w:noProof/>
          <w:lang w:val="en-CA"/>
        </w:rPr>
        <w:t>(</w:t>
      </w:r>
      <w:commentRangeStart w:id="170"/>
      <w:r>
        <w:rPr>
          <w:rFonts w:ascii="Times New Roman" w:hAnsi="Times New Roman" w:cs="Times New Roman"/>
          <w:noProof/>
          <w:lang w:val="en-CA"/>
        </w:rPr>
        <w:t>Catalano</w:t>
      </w:r>
      <w:commentRangeEnd w:id="170"/>
      <w:r w:rsidR="00BE5C3F">
        <w:rPr>
          <w:rStyle w:val="CommentReference"/>
        </w:rPr>
        <w:commentReference w:id="170"/>
      </w:r>
      <w:r>
        <w:rPr>
          <w:rFonts w:ascii="Times New Roman" w:hAnsi="Times New Roman" w:cs="Times New Roman"/>
          <w:noProof/>
          <w:lang w:val="en-CA"/>
        </w:rPr>
        <w:t xml:space="preserve"> et al. 2012; Luong et al. 2020)</w:t>
      </w:r>
      <w:r w:rsidRPr="00432021">
        <w:rPr>
          <w:rFonts w:ascii="Times New Roman" w:hAnsi="Times New Roman" w:cs="Times New Roman"/>
          <w:lang w:val="en-CA"/>
        </w:rPr>
        <w:t xml:space="preserve">, its most </w:t>
      </w:r>
      <w:r>
        <w:rPr>
          <w:rFonts w:ascii="Times New Roman" w:hAnsi="Times New Roman" w:cs="Times New Roman"/>
          <w:lang w:val="en-CA"/>
        </w:rPr>
        <w:t>common</w:t>
      </w:r>
      <w:r w:rsidRPr="00432021">
        <w:rPr>
          <w:rFonts w:ascii="Times New Roman" w:hAnsi="Times New Roman" w:cs="Times New Roman"/>
          <w:lang w:val="en-CA"/>
        </w:rPr>
        <w:t xml:space="preserve"> manifestation </w:t>
      </w:r>
      <w:r>
        <w:rPr>
          <w:rFonts w:ascii="Times New Roman" w:hAnsi="Times New Roman" w:cs="Times New Roman"/>
          <w:lang w:val="en-CA"/>
        </w:rPr>
        <w:t>is the</w:t>
      </w:r>
      <w:r w:rsidRPr="00432021">
        <w:rPr>
          <w:rFonts w:ascii="Times New Roman" w:hAnsi="Times New Roman" w:cs="Times New Roman"/>
          <w:lang w:val="en-CA"/>
        </w:rPr>
        <w:t xml:space="preserve"> </w:t>
      </w:r>
      <w:r>
        <w:rPr>
          <w:rFonts w:ascii="Times New Roman" w:hAnsi="Times New Roman" w:cs="Times New Roman"/>
          <w:lang w:val="en-CA"/>
        </w:rPr>
        <w:t xml:space="preserve">risk </w:t>
      </w:r>
      <w:r w:rsidRPr="00432021">
        <w:rPr>
          <w:rFonts w:ascii="Times New Roman" w:hAnsi="Times New Roman" w:cs="Times New Roman"/>
          <w:lang w:val="en-CA"/>
        </w:rPr>
        <w:t xml:space="preserve">that coyotes </w:t>
      </w:r>
      <w:del w:id="171" w:author="Howie Harshaw" w:date="2021-05-03T13:58:00Z">
        <w:r w:rsidRPr="00432021" w:rsidDel="00DC298C">
          <w:rPr>
            <w:rFonts w:ascii="Times New Roman" w:hAnsi="Times New Roman" w:cs="Times New Roman"/>
            <w:lang w:val="en-CA"/>
          </w:rPr>
          <w:delText xml:space="preserve">present </w:delText>
        </w:r>
      </w:del>
      <w:ins w:id="172" w:author="Howie Harshaw" w:date="2021-05-03T13:58:00Z">
        <w:r w:rsidR="00DC298C">
          <w:rPr>
            <w:rFonts w:ascii="Times New Roman" w:hAnsi="Times New Roman" w:cs="Times New Roman"/>
            <w:lang w:val="en-CA"/>
          </w:rPr>
          <w:t>pose</w:t>
        </w:r>
        <w:r w:rsidR="00DC298C" w:rsidRPr="00432021">
          <w:rPr>
            <w:rFonts w:ascii="Times New Roman" w:hAnsi="Times New Roman" w:cs="Times New Roman"/>
            <w:lang w:val="en-CA"/>
          </w:rPr>
          <w:t xml:space="preserve"> </w:t>
        </w:r>
      </w:ins>
      <w:r w:rsidRPr="00432021">
        <w:rPr>
          <w:rFonts w:ascii="Times New Roman" w:hAnsi="Times New Roman" w:cs="Times New Roman"/>
          <w:lang w:val="en-CA"/>
        </w:rPr>
        <w:t xml:space="preserve">to the safety of humans and their pets </w:t>
      </w:r>
      <w:r w:rsidRPr="00432021">
        <w:rPr>
          <w:rFonts w:ascii="Times New Roman" w:hAnsi="Times New Roman" w:cs="Times New Roman"/>
          <w:noProof/>
          <w:lang w:val="en-CA"/>
        </w:rPr>
        <w:t>(White &amp; Gehrt 2009)</w:t>
      </w:r>
      <w:r w:rsidRPr="00432021">
        <w:rPr>
          <w:rFonts w:ascii="Times New Roman" w:hAnsi="Times New Roman" w:cs="Times New Roman"/>
          <w:lang w:val="en-CA"/>
        </w:rPr>
        <w:t>. Coyote attacks on pets and humans are uncommon, but appear to be increasing</w:t>
      </w:r>
      <w:r>
        <w:rPr>
          <w:rFonts w:ascii="Times New Roman" w:hAnsi="Times New Roman" w:cs="Times New Roman"/>
          <w:lang w:val="en-CA"/>
        </w:rPr>
        <w:t xml:space="preserve"> </w:t>
      </w:r>
      <w:r w:rsidRPr="00432021">
        <w:rPr>
          <w:rFonts w:ascii="Times New Roman" w:hAnsi="Times New Roman" w:cs="Times New Roman"/>
          <w:noProof/>
          <w:lang w:val="en-CA"/>
        </w:rPr>
        <w:t>(White &amp; Gehrt 2009; Baker &amp; Timm 2017)</w:t>
      </w:r>
      <w:r w:rsidRPr="00432021">
        <w:rPr>
          <w:rFonts w:ascii="Times New Roman" w:hAnsi="Times New Roman" w:cs="Times New Roman"/>
          <w:lang w:val="en-CA"/>
        </w:rPr>
        <w:t xml:space="preserve">. Coyotes </w:t>
      </w:r>
      <w:del w:id="173" w:author="Colleen Cassady St. Clair" w:date="2021-05-27T17:16:00Z">
        <w:r w:rsidRPr="00432021" w:rsidDel="00BE5C3F">
          <w:rPr>
            <w:rFonts w:ascii="Times New Roman" w:hAnsi="Times New Roman" w:cs="Times New Roman"/>
            <w:lang w:val="en-CA"/>
          </w:rPr>
          <w:delText xml:space="preserve">will </w:delText>
        </w:r>
      </w:del>
      <w:r>
        <w:rPr>
          <w:rFonts w:ascii="Times New Roman" w:hAnsi="Times New Roman" w:cs="Times New Roman"/>
          <w:lang w:val="en-CA"/>
        </w:rPr>
        <w:t xml:space="preserve">sometimes eat </w:t>
      </w:r>
      <w:r w:rsidRPr="00432021">
        <w:rPr>
          <w:rFonts w:ascii="Times New Roman" w:hAnsi="Times New Roman" w:cs="Times New Roman"/>
          <w:lang w:val="en-CA"/>
        </w:rPr>
        <w:t xml:space="preserve">outdoor cats and small dogs </w:t>
      </w:r>
      <w:r>
        <w:rPr>
          <w:rFonts w:ascii="Times New Roman" w:hAnsi="Times New Roman" w:cs="Times New Roman"/>
          <w:noProof/>
          <w:lang w:val="en-CA"/>
        </w:rPr>
        <w:t>(Poessel et al. 2017b; Nation &amp; St. Clair 2019)</w:t>
      </w:r>
      <w:r w:rsidRPr="00432021">
        <w:rPr>
          <w:rFonts w:ascii="Times New Roman" w:hAnsi="Times New Roman" w:cs="Times New Roman"/>
          <w:lang w:val="en-CA"/>
        </w:rPr>
        <w:t xml:space="preserve">, and </w:t>
      </w:r>
      <w:r>
        <w:rPr>
          <w:rFonts w:ascii="Times New Roman" w:hAnsi="Times New Roman" w:cs="Times New Roman"/>
          <w:lang w:val="en-CA"/>
        </w:rPr>
        <w:t>may</w:t>
      </w:r>
      <w:r w:rsidRPr="00432021">
        <w:rPr>
          <w:rFonts w:ascii="Times New Roman" w:hAnsi="Times New Roman" w:cs="Times New Roman"/>
          <w:lang w:val="en-CA"/>
        </w:rPr>
        <w:t xml:space="preserve"> </w:t>
      </w:r>
      <w:r>
        <w:rPr>
          <w:rFonts w:ascii="Times New Roman" w:hAnsi="Times New Roman" w:cs="Times New Roman"/>
          <w:lang w:val="en-CA"/>
        </w:rPr>
        <w:t>behave</w:t>
      </w:r>
      <w:r w:rsidRPr="00432021">
        <w:rPr>
          <w:rFonts w:ascii="Times New Roman" w:hAnsi="Times New Roman" w:cs="Times New Roman"/>
          <w:lang w:val="en-CA"/>
        </w:rPr>
        <w:t xml:space="preserve"> territorial</w:t>
      </w:r>
      <w:r>
        <w:rPr>
          <w:rFonts w:ascii="Times New Roman" w:hAnsi="Times New Roman" w:cs="Times New Roman"/>
          <w:lang w:val="en-CA"/>
        </w:rPr>
        <w:t>ly</w:t>
      </w:r>
      <w:r w:rsidRPr="00432021">
        <w:rPr>
          <w:rFonts w:ascii="Times New Roman" w:hAnsi="Times New Roman" w:cs="Times New Roman"/>
          <w:lang w:val="en-CA"/>
        </w:rPr>
        <w:t xml:space="preserve"> towards both cats and dogs</w:t>
      </w:r>
      <w:r>
        <w:rPr>
          <w:rFonts w:ascii="Times New Roman" w:hAnsi="Times New Roman" w:cs="Times New Roman"/>
          <w:lang w:val="en-CA"/>
        </w:rPr>
        <w:t>, leading to attacks</w:t>
      </w:r>
      <w:r w:rsidRPr="00432021">
        <w:rPr>
          <w:rFonts w:ascii="Times New Roman" w:hAnsi="Times New Roman" w:cs="Times New Roman"/>
          <w:lang w:val="en-CA"/>
        </w:rPr>
        <w:t xml:space="preserve"> </w:t>
      </w:r>
      <w:r w:rsidRPr="00432021">
        <w:rPr>
          <w:rFonts w:ascii="Times New Roman" w:hAnsi="Times New Roman" w:cs="Times New Roman"/>
          <w:noProof/>
          <w:lang w:val="en-CA"/>
        </w:rPr>
        <w:t>(Gehrt et al. 2013; Poessel et al. 2017b)</w:t>
      </w:r>
      <w:r w:rsidRPr="00432021">
        <w:rPr>
          <w:rFonts w:ascii="Times New Roman" w:hAnsi="Times New Roman" w:cs="Times New Roman"/>
          <w:lang w:val="en-CA"/>
        </w:rPr>
        <w:t xml:space="preserve">. </w:t>
      </w:r>
      <w:r>
        <w:rPr>
          <w:rFonts w:ascii="Times New Roman" w:hAnsi="Times New Roman" w:cs="Times New Roman"/>
          <w:lang w:val="en-CA"/>
        </w:rPr>
        <w:t>A</w:t>
      </w:r>
      <w:r w:rsidRPr="00432021">
        <w:rPr>
          <w:rFonts w:ascii="Times New Roman" w:hAnsi="Times New Roman" w:cs="Times New Roman"/>
          <w:lang w:val="en-CA"/>
        </w:rPr>
        <w:t xml:space="preserve">ttacks </w:t>
      </w:r>
      <w:r>
        <w:rPr>
          <w:rFonts w:ascii="Times New Roman" w:hAnsi="Times New Roman" w:cs="Times New Roman"/>
          <w:lang w:val="en-CA"/>
        </w:rPr>
        <w:t xml:space="preserve">on pets </w:t>
      </w:r>
      <w:r w:rsidRPr="00432021">
        <w:rPr>
          <w:rFonts w:ascii="Times New Roman" w:hAnsi="Times New Roman" w:cs="Times New Roman"/>
          <w:lang w:val="en-CA"/>
        </w:rPr>
        <w:t>can endanger pet owners who may be bit</w:t>
      </w:r>
      <w:r>
        <w:rPr>
          <w:rFonts w:ascii="Times New Roman" w:hAnsi="Times New Roman" w:cs="Times New Roman"/>
          <w:lang w:val="en-CA"/>
        </w:rPr>
        <w:t xml:space="preserve">ten while intervening </w:t>
      </w:r>
      <w:r w:rsidRPr="00432021">
        <w:rPr>
          <w:rFonts w:ascii="Times New Roman" w:hAnsi="Times New Roman" w:cs="Times New Roman"/>
          <w:noProof/>
          <w:lang w:val="en-CA"/>
        </w:rPr>
        <w:t xml:space="preserve">(Poessel </w:t>
      </w:r>
      <w:r w:rsidRPr="00432021">
        <w:rPr>
          <w:rFonts w:ascii="Times New Roman" w:hAnsi="Times New Roman" w:cs="Times New Roman"/>
          <w:noProof/>
          <w:lang w:val="en-CA"/>
        </w:rPr>
        <w:lastRenderedPageBreak/>
        <w:t>et al. 2013)</w:t>
      </w:r>
      <w:del w:id="174" w:author="Colleen Cassady St. Clair" w:date="2021-05-27T17:17:00Z">
        <w:r w:rsidRPr="00432021" w:rsidDel="00BE5C3F">
          <w:rPr>
            <w:rFonts w:ascii="Times New Roman" w:hAnsi="Times New Roman" w:cs="Times New Roman"/>
            <w:lang w:val="en-CA"/>
          </w:rPr>
          <w:delText>,</w:delText>
        </w:r>
      </w:del>
      <w:r w:rsidRPr="00432021">
        <w:rPr>
          <w:rFonts w:ascii="Times New Roman" w:hAnsi="Times New Roman" w:cs="Times New Roman"/>
          <w:lang w:val="en-CA"/>
        </w:rPr>
        <w:t xml:space="preserve"> and </w:t>
      </w:r>
      <w:r>
        <w:rPr>
          <w:rFonts w:ascii="Times New Roman" w:hAnsi="Times New Roman" w:cs="Times New Roman"/>
          <w:lang w:val="en-CA"/>
        </w:rPr>
        <w:t xml:space="preserve">these attacks </w:t>
      </w:r>
      <w:r w:rsidRPr="00432021">
        <w:rPr>
          <w:rFonts w:ascii="Times New Roman" w:hAnsi="Times New Roman" w:cs="Times New Roman"/>
          <w:lang w:val="en-CA"/>
        </w:rPr>
        <w:t xml:space="preserve">can lower </w:t>
      </w:r>
      <w:r>
        <w:rPr>
          <w:rFonts w:ascii="Times New Roman" w:hAnsi="Times New Roman" w:cs="Times New Roman"/>
          <w:lang w:val="en-CA"/>
        </w:rPr>
        <w:t>tolerance of the public towards</w:t>
      </w:r>
      <w:r w:rsidR="00305F9C">
        <w:rPr>
          <w:rFonts w:ascii="Times New Roman" w:hAnsi="Times New Roman" w:cs="Times New Roman"/>
          <w:lang w:val="en-CA"/>
        </w:rPr>
        <w:t xml:space="preserve"> coyotes</w:t>
      </w:r>
      <w:r>
        <w:rPr>
          <w:rFonts w:ascii="Times New Roman" w:hAnsi="Times New Roman" w:cs="Times New Roman"/>
          <w:lang w:val="en-CA"/>
        </w:rPr>
        <w:t xml:space="preserve"> </w:t>
      </w:r>
      <w:r w:rsidRPr="00432021">
        <w:rPr>
          <w:rFonts w:ascii="Times New Roman" w:hAnsi="Times New Roman" w:cs="Times New Roman"/>
          <w:noProof/>
          <w:lang w:val="en-CA"/>
        </w:rPr>
        <w:t>(Draheim et al. 2013)</w:t>
      </w:r>
      <w:r w:rsidRPr="00432021">
        <w:rPr>
          <w:rFonts w:ascii="Times New Roman" w:hAnsi="Times New Roman" w:cs="Times New Roman"/>
          <w:lang w:val="en-CA"/>
        </w:rPr>
        <w:t xml:space="preserve">. Direct coyote attacks on humans are extremely rare, but </w:t>
      </w:r>
      <w:del w:id="175" w:author="Colleen Cassady St. Clair" w:date="2021-05-27T17:17:00Z">
        <w:r w:rsidDel="00BE5C3F">
          <w:rPr>
            <w:rFonts w:ascii="Times New Roman" w:hAnsi="Times New Roman" w:cs="Times New Roman"/>
            <w:lang w:val="en-CA"/>
          </w:rPr>
          <w:delText>when involving</w:delText>
        </w:r>
      </w:del>
      <w:ins w:id="176" w:author="Colleen Cassady St. Clair" w:date="2021-05-27T17:17:00Z">
        <w:r w:rsidR="00BE5C3F">
          <w:rPr>
            <w:rFonts w:ascii="Times New Roman" w:hAnsi="Times New Roman" w:cs="Times New Roman"/>
            <w:lang w:val="en-CA"/>
          </w:rPr>
          <w:t>attacks on</w:t>
        </w:r>
      </w:ins>
      <w:r>
        <w:rPr>
          <w:rFonts w:ascii="Times New Roman" w:hAnsi="Times New Roman" w:cs="Times New Roman"/>
          <w:lang w:val="en-CA"/>
        </w:rPr>
        <w:t xml:space="preserve"> children </w:t>
      </w:r>
      <w:del w:id="177" w:author="Colleen Cassady St. Clair" w:date="2021-05-27T17:17:00Z">
        <w:r w:rsidDel="00BE5C3F">
          <w:rPr>
            <w:rFonts w:ascii="Times New Roman" w:hAnsi="Times New Roman" w:cs="Times New Roman"/>
            <w:lang w:val="en-CA"/>
          </w:rPr>
          <w:delText xml:space="preserve">they </w:delText>
        </w:r>
      </w:del>
      <w:r w:rsidRPr="00432021">
        <w:rPr>
          <w:rFonts w:ascii="Times New Roman" w:hAnsi="Times New Roman" w:cs="Times New Roman"/>
          <w:lang w:val="en-CA"/>
        </w:rPr>
        <w:t xml:space="preserve">are </w:t>
      </w:r>
      <w:del w:id="178" w:author="Colleen Cassady St. Clair" w:date="2021-05-27T17:17:00Z">
        <w:r w:rsidRPr="00432021" w:rsidDel="00BE5C3F">
          <w:rPr>
            <w:rFonts w:ascii="Times New Roman" w:hAnsi="Times New Roman" w:cs="Times New Roman"/>
            <w:lang w:val="en-CA"/>
          </w:rPr>
          <w:delText xml:space="preserve">more </w:delText>
        </w:r>
        <w:r w:rsidDel="00BE5C3F">
          <w:rPr>
            <w:rFonts w:ascii="Times New Roman" w:hAnsi="Times New Roman" w:cs="Times New Roman"/>
            <w:lang w:val="en-CA"/>
          </w:rPr>
          <w:delText>frequently</w:delText>
        </w:r>
      </w:del>
      <w:ins w:id="179" w:author="Colleen Cassady St. Clair" w:date="2021-05-27T17:17:00Z">
        <w:r w:rsidR="00BE5C3F">
          <w:rPr>
            <w:rFonts w:ascii="Times New Roman" w:hAnsi="Times New Roman" w:cs="Times New Roman"/>
            <w:lang w:val="en-CA"/>
          </w:rPr>
          <w:t>typically</w:t>
        </w:r>
      </w:ins>
      <w:r>
        <w:rPr>
          <w:rFonts w:ascii="Times New Roman" w:hAnsi="Times New Roman" w:cs="Times New Roman"/>
          <w:lang w:val="en-CA"/>
        </w:rPr>
        <w:t xml:space="preserve"> predatory and cause serious injury </w:t>
      </w:r>
      <w:r w:rsidRPr="00432021">
        <w:rPr>
          <w:rFonts w:ascii="Times New Roman" w:hAnsi="Times New Roman" w:cs="Times New Roman"/>
          <w:noProof/>
          <w:lang w:val="en-CA"/>
        </w:rPr>
        <w:t>(Carbyn 1989; White &amp; Gehrt 2009; Baker &amp; Timm 2017)</w:t>
      </w:r>
      <w:r w:rsidRPr="00432021">
        <w:rPr>
          <w:rFonts w:ascii="Times New Roman" w:hAnsi="Times New Roman" w:cs="Times New Roman"/>
          <w:lang w:val="en-CA"/>
        </w:rPr>
        <w:t xml:space="preserve">. </w:t>
      </w:r>
      <w:r>
        <w:rPr>
          <w:rFonts w:ascii="Times New Roman" w:hAnsi="Times New Roman" w:cs="Times New Roman"/>
          <w:lang w:val="en-CA"/>
        </w:rPr>
        <w:t>Attacks on humans are the</w:t>
      </w:r>
      <w:r w:rsidRPr="00432021">
        <w:rPr>
          <w:rFonts w:ascii="Times New Roman" w:hAnsi="Times New Roman" w:cs="Times New Roman"/>
          <w:lang w:val="en-CA"/>
        </w:rPr>
        <w:t xml:space="preserve"> most severe form of conflict, and can generate </w:t>
      </w:r>
      <w:r>
        <w:rPr>
          <w:rFonts w:ascii="Times New Roman" w:hAnsi="Times New Roman" w:cs="Times New Roman"/>
          <w:lang w:val="en-CA"/>
        </w:rPr>
        <w:t xml:space="preserve">substantial </w:t>
      </w:r>
      <w:r w:rsidRPr="00432021">
        <w:rPr>
          <w:rFonts w:ascii="Times New Roman" w:hAnsi="Times New Roman" w:cs="Times New Roman"/>
          <w:lang w:val="en-CA"/>
        </w:rPr>
        <w:t>media attention and degrad</w:t>
      </w:r>
      <w:r>
        <w:rPr>
          <w:rFonts w:ascii="Times New Roman" w:hAnsi="Times New Roman" w:cs="Times New Roman"/>
          <w:lang w:val="en-CA"/>
        </w:rPr>
        <w:t>ation of</w:t>
      </w:r>
      <w:r w:rsidRPr="00432021">
        <w:rPr>
          <w:rFonts w:ascii="Times New Roman" w:hAnsi="Times New Roman" w:cs="Times New Roman"/>
          <w:lang w:val="en-CA"/>
        </w:rPr>
        <w:t xml:space="preserve"> public tolerance </w:t>
      </w:r>
      <w:r>
        <w:rPr>
          <w:rFonts w:ascii="Times New Roman" w:hAnsi="Times New Roman" w:cs="Times New Roman"/>
          <w:lang w:val="en-CA"/>
        </w:rPr>
        <w:t>towards</w:t>
      </w:r>
      <w:r w:rsidRPr="00432021">
        <w:rPr>
          <w:rFonts w:ascii="Times New Roman" w:hAnsi="Times New Roman" w:cs="Times New Roman"/>
          <w:lang w:val="en-CA"/>
        </w:rPr>
        <w:t xml:space="preserve"> urban coyotes </w:t>
      </w:r>
      <w:r>
        <w:rPr>
          <w:rFonts w:ascii="Times New Roman" w:hAnsi="Times New Roman" w:cs="Times New Roman"/>
          <w:noProof/>
          <w:lang w:val="en-CA"/>
        </w:rPr>
        <w:t>(Alexander &amp; Quinn 2011; Draheim et al. 2019)</w:t>
      </w:r>
      <w:r w:rsidRPr="00432021">
        <w:rPr>
          <w:rFonts w:ascii="Times New Roman" w:hAnsi="Times New Roman" w:cs="Times New Roman"/>
          <w:lang w:val="en-CA"/>
        </w:rPr>
        <w:t xml:space="preserve">. </w:t>
      </w:r>
    </w:p>
    <w:p w14:paraId="607913C9" w14:textId="383FC7B2" w:rsidR="00431167" w:rsidRDefault="00431167" w:rsidP="00315B74">
      <w:pPr>
        <w:spacing w:line="480" w:lineRule="auto"/>
        <w:ind w:firstLine="720"/>
        <w:rPr>
          <w:rFonts w:ascii="Times New Roman" w:hAnsi="Times New Roman" w:cs="Times New Roman"/>
          <w:lang w:val="en-CA"/>
        </w:rPr>
      </w:pPr>
      <w:r>
        <w:rPr>
          <w:rFonts w:ascii="Times New Roman" w:hAnsi="Times New Roman" w:cs="Times New Roman"/>
          <w:lang w:val="en-CA"/>
        </w:rPr>
        <w:t xml:space="preserve">Human-coyote conflict is often measured retroactively from attacks </w:t>
      </w:r>
      <w:r>
        <w:rPr>
          <w:rFonts w:ascii="Times New Roman" w:hAnsi="Times New Roman" w:cs="Times New Roman"/>
          <w:noProof/>
          <w:lang w:val="en-CA"/>
        </w:rPr>
        <w:t>(White &amp; Gehrt 2009; Baker &amp; Timm 2017; Poessel et al. 2017a)</w:t>
      </w:r>
      <w:r>
        <w:rPr>
          <w:rFonts w:ascii="Times New Roman" w:hAnsi="Times New Roman" w:cs="Times New Roman"/>
          <w:lang w:val="en-CA"/>
        </w:rPr>
        <w:t>, but</w:t>
      </w:r>
      <w:ins w:id="180" w:author="Colleen Cassady St. Clair" w:date="2021-05-27T17:24:00Z">
        <w:r w:rsidR="009B4CD7">
          <w:rPr>
            <w:rFonts w:ascii="Times New Roman" w:hAnsi="Times New Roman" w:cs="Times New Roman"/>
            <w:lang w:val="en-CA"/>
          </w:rPr>
          <w:t xml:space="preserve"> </w:t>
        </w:r>
        <w:commentRangeStart w:id="181"/>
        <w:r w:rsidR="009B4CD7">
          <w:rPr>
            <w:rFonts w:ascii="Times New Roman" w:hAnsi="Times New Roman" w:cs="Times New Roman"/>
            <w:lang w:val="en-CA"/>
          </w:rPr>
          <w:t>conflict</w:t>
        </w:r>
      </w:ins>
      <w:commentRangeEnd w:id="181"/>
      <w:ins w:id="182" w:author="Colleen Cassady St. Clair" w:date="2021-05-27T17:25:00Z">
        <w:r w:rsidR="009B4CD7">
          <w:rPr>
            <w:rStyle w:val="CommentReference"/>
          </w:rPr>
          <w:commentReference w:id="181"/>
        </w:r>
      </w:ins>
      <w:ins w:id="183" w:author="Colleen Cassady St. Clair" w:date="2021-05-27T17:24:00Z">
        <w:r w:rsidR="009B4CD7">
          <w:rPr>
            <w:rFonts w:ascii="Times New Roman" w:hAnsi="Times New Roman" w:cs="Times New Roman"/>
            <w:lang w:val="en-CA"/>
          </w:rPr>
          <w:t xml:space="preserve"> </w:t>
        </w:r>
      </w:ins>
      <w:ins w:id="184" w:author="Colleen Cassady St. Clair" w:date="2021-05-27T17:28:00Z">
        <w:r w:rsidR="00854B98">
          <w:rPr>
            <w:rFonts w:ascii="Times New Roman" w:hAnsi="Times New Roman" w:cs="Times New Roman"/>
            <w:lang w:val="en-CA"/>
          </w:rPr>
          <w:t xml:space="preserve">potential </w:t>
        </w:r>
      </w:ins>
      <w:ins w:id="185" w:author="Colleen Cassady St. Clair" w:date="2021-05-27T17:24:00Z">
        <w:r w:rsidR="009B4CD7">
          <w:rPr>
            <w:rFonts w:ascii="Times New Roman" w:hAnsi="Times New Roman" w:cs="Times New Roman"/>
            <w:lang w:val="en-CA"/>
          </w:rPr>
          <w:t xml:space="preserve">can also be assessed from coyote behaviour or </w:t>
        </w:r>
      </w:ins>
      <w:ins w:id="186" w:author="Colleen Cassady St. Clair" w:date="2021-05-27T17:28:00Z">
        <w:r w:rsidR="00854B98">
          <w:rPr>
            <w:rFonts w:ascii="Times New Roman" w:hAnsi="Times New Roman" w:cs="Times New Roman"/>
            <w:lang w:val="en-CA"/>
          </w:rPr>
          <w:t>perceptions</w:t>
        </w:r>
      </w:ins>
      <w:ins w:id="187" w:author="Colleen Cassady St. Clair" w:date="2021-05-27T17:24:00Z">
        <w:r w:rsidR="009B4CD7">
          <w:rPr>
            <w:rFonts w:ascii="Times New Roman" w:hAnsi="Times New Roman" w:cs="Times New Roman"/>
            <w:lang w:val="en-CA"/>
          </w:rPr>
          <w:t xml:space="preserve"> by people</w:t>
        </w:r>
      </w:ins>
      <w:ins w:id="188" w:author="Colleen Cassady St. Clair" w:date="2021-05-27T17:25:00Z">
        <w:r w:rsidR="009B4CD7">
          <w:rPr>
            <w:rFonts w:ascii="Times New Roman" w:hAnsi="Times New Roman" w:cs="Times New Roman"/>
            <w:lang w:val="en-CA"/>
          </w:rPr>
          <w:t>.</w:t>
        </w:r>
      </w:ins>
      <w:ins w:id="189" w:author="Colleen Cassady St. Clair" w:date="2021-05-27T17:24:00Z">
        <w:r w:rsidR="009B4CD7">
          <w:rPr>
            <w:rFonts w:ascii="Times New Roman" w:hAnsi="Times New Roman" w:cs="Times New Roman"/>
            <w:lang w:val="en-CA"/>
          </w:rPr>
          <w:t xml:space="preserve"> </w:t>
        </w:r>
      </w:ins>
      <w:r>
        <w:rPr>
          <w:rFonts w:ascii="Times New Roman" w:hAnsi="Times New Roman" w:cs="Times New Roman"/>
          <w:lang w:val="en-CA"/>
        </w:rPr>
        <w:t xml:space="preserve"> </w:t>
      </w:r>
      <w:del w:id="190" w:author="Colleen Cassady St. Clair" w:date="2021-05-27T17:25:00Z">
        <w:r w:rsidDel="009B4CD7">
          <w:rPr>
            <w:rFonts w:ascii="Times New Roman" w:hAnsi="Times New Roman" w:cs="Times New Roman"/>
            <w:lang w:val="en-CA"/>
          </w:rPr>
          <w:delText>understanding the actual and perceived risk</w:delText>
        </w:r>
      </w:del>
      <w:ins w:id="191" w:author="Howie Harshaw" w:date="2021-05-03T13:58:00Z">
        <w:del w:id="192" w:author="Colleen Cassady St. Clair" w:date="2021-05-27T17:25:00Z">
          <w:r w:rsidR="00DC298C" w:rsidDel="009B4CD7">
            <w:rPr>
              <w:rFonts w:ascii="Times New Roman" w:hAnsi="Times New Roman" w:cs="Times New Roman"/>
              <w:lang w:val="en-CA"/>
            </w:rPr>
            <w:delText>s</w:delText>
          </w:r>
        </w:del>
      </w:ins>
      <w:del w:id="193" w:author="Colleen Cassady St. Clair" w:date="2021-05-27T17:25:00Z">
        <w:r w:rsidDel="009B4CD7">
          <w:rPr>
            <w:rFonts w:ascii="Times New Roman" w:hAnsi="Times New Roman" w:cs="Times New Roman"/>
            <w:lang w:val="en-CA"/>
          </w:rPr>
          <w:delText xml:space="preserve"> that coyotes present to human well-being can also be highly informative</w:delText>
        </w:r>
      </w:del>
      <w:r>
        <w:rPr>
          <w:rFonts w:ascii="Times New Roman" w:hAnsi="Times New Roman" w:cs="Times New Roman"/>
          <w:lang w:val="en-CA"/>
        </w:rPr>
        <w:t xml:space="preserve">. </w:t>
      </w:r>
      <w:del w:id="194" w:author="Colleen Cassady St. Clair" w:date="2021-05-27T17:23:00Z">
        <w:r w:rsidDel="00FC0A30">
          <w:rPr>
            <w:rFonts w:ascii="Times New Roman" w:hAnsi="Times New Roman" w:cs="Times New Roman"/>
            <w:lang w:val="en-CA"/>
          </w:rPr>
          <w:delText>C</w:delText>
        </w:r>
      </w:del>
      <w:del w:id="195" w:author="Colleen Cassady St. Clair" w:date="2021-05-27T17:26:00Z">
        <w:r w:rsidDel="009B4CD7">
          <w:rPr>
            <w:rFonts w:ascii="Times New Roman" w:hAnsi="Times New Roman" w:cs="Times New Roman"/>
            <w:lang w:val="en-CA"/>
          </w:rPr>
          <w:delText xml:space="preserve">oyote behaviour </w:delText>
        </w:r>
      </w:del>
      <w:ins w:id="196" w:author="Colleen Cassady St. Clair" w:date="2021-05-27T17:23:00Z">
        <w:r w:rsidR="00FC0A30">
          <w:rPr>
            <w:rFonts w:ascii="Times New Roman" w:hAnsi="Times New Roman" w:cs="Times New Roman"/>
            <w:lang w:val="en-CA"/>
          </w:rPr>
          <w:t>Conflict-</w:t>
        </w:r>
      </w:ins>
      <w:ins w:id="197" w:author="Colleen Cassady St. Clair" w:date="2021-05-27T17:28:00Z">
        <w:r w:rsidR="00854B98">
          <w:rPr>
            <w:rFonts w:ascii="Times New Roman" w:hAnsi="Times New Roman" w:cs="Times New Roman"/>
            <w:lang w:val="en-CA"/>
          </w:rPr>
          <w:t xml:space="preserve">prone coyote behaviour could </w:t>
        </w:r>
        <w:proofErr w:type="spellStart"/>
        <w:r w:rsidR="00854B98">
          <w:rPr>
            <w:rFonts w:ascii="Times New Roman" w:hAnsi="Times New Roman" w:cs="Times New Roman"/>
            <w:lang w:val="en-CA"/>
          </w:rPr>
          <w:t>include</w:t>
        </w:r>
      </w:ins>
      <w:del w:id="198" w:author="Colleen Cassady St. Clair" w:date="2021-05-27T17:23:00Z">
        <w:r w:rsidDel="00FC0A30">
          <w:rPr>
            <w:rFonts w:ascii="Times New Roman" w:hAnsi="Times New Roman" w:cs="Times New Roman"/>
            <w:lang w:val="en-CA"/>
          </w:rPr>
          <w:delText>can indicate the real risk they present to humans, as a common precursor to attacks is</w:delText>
        </w:r>
      </w:del>
      <w:del w:id="199" w:author="Colleen Cassady St. Clair" w:date="2021-05-27T17:28:00Z">
        <w:r w:rsidDel="00854B98">
          <w:rPr>
            <w:rFonts w:ascii="Times New Roman" w:hAnsi="Times New Roman" w:cs="Times New Roman"/>
            <w:lang w:val="en-CA"/>
          </w:rPr>
          <w:delText xml:space="preserve"> </w:delText>
        </w:r>
      </w:del>
      <w:r>
        <w:rPr>
          <w:rFonts w:ascii="Times New Roman" w:hAnsi="Times New Roman" w:cs="Times New Roman"/>
          <w:lang w:val="en-CA"/>
        </w:rPr>
        <w:t>increased</w:t>
      </w:r>
      <w:proofErr w:type="spellEnd"/>
      <w:r>
        <w:rPr>
          <w:rFonts w:ascii="Times New Roman" w:hAnsi="Times New Roman" w:cs="Times New Roman"/>
          <w:lang w:val="en-CA"/>
        </w:rPr>
        <w:t xml:space="preserve"> boldness or aggression towards humans</w:t>
      </w:r>
      <w:ins w:id="200" w:author="Colleen Cassady St. Clair" w:date="2021-05-27T17:28:00Z">
        <w:r w:rsidR="00854B98">
          <w:rPr>
            <w:rFonts w:ascii="Times New Roman" w:hAnsi="Times New Roman" w:cs="Times New Roman"/>
            <w:lang w:val="en-CA"/>
          </w:rPr>
          <w:t xml:space="preserve"> and their pets</w:t>
        </w:r>
      </w:ins>
      <w:r>
        <w:rPr>
          <w:rFonts w:ascii="Times New Roman" w:hAnsi="Times New Roman" w:cs="Times New Roman"/>
          <w:lang w:val="en-CA"/>
        </w:rPr>
        <w:t xml:space="preserve"> </w:t>
      </w:r>
      <w:r>
        <w:rPr>
          <w:rFonts w:ascii="Times New Roman" w:hAnsi="Times New Roman" w:cs="Times New Roman"/>
          <w:noProof/>
          <w:lang w:val="en-CA"/>
        </w:rPr>
        <w:t>(Baker &amp; Timm 2017)</w:t>
      </w:r>
      <w:r>
        <w:rPr>
          <w:rFonts w:ascii="Times New Roman" w:hAnsi="Times New Roman" w:cs="Times New Roman"/>
          <w:lang w:val="en-CA"/>
        </w:rPr>
        <w:t xml:space="preserve">. </w:t>
      </w:r>
      <w:ins w:id="201" w:author="Colleen Cassady St. Clair" w:date="2021-05-27T17:29:00Z">
        <w:r w:rsidR="00474FFB">
          <w:rPr>
            <w:rFonts w:ascii="Times New Roman" w:hAnsi="Times New Roman" w:cs="Times New Roman"/>
            <w:lang w:val="en-CA"/>
          </w:rPr>
          <w:t>In general, u</w:t>
        </w:r>
      </w:ins>
      <w:del w:id="202" w:author="Colleen Cassady St. Clair" w:date="2021-05-27T17:29:00Z">
        <w:r w:rsidDel="00474FFB">
          <w:rPr>
            <w:rFonts w:ascii="Times New Roman" w:hAnsi="Times New Roman" w:cs="Times New Roman"/>
            <w:lang w:val="en-CA"/>
          </w:rPr>
          <w:delText>U</w:delText>
        </w:r>
      </w:del>
      <w:r>
        <w:rPr>
          <w:rFonts w:ascii="Times New Roman" w:hAnsi="Times New Roman" w:cs="Times New Roman"/>
          <w:lang w:val="en-CA"/>
        </w:rPr>
        <w:t>rban coyote</w:t>
      </w:r>
      <w:ins w:id="203" w:author="Colleen Cassady St. Clair" w:date="2021-05-27T17:29:00Z">
        <w:r w:rsidR="00474FFB">
          <w:rPr>
            <w:rFonts w:ascii="Times New Roman" w:hAnsi="Times New Roman" w:cs="Times New Roman"/>
            <w:lang w:val="en-CA"/>
          </w:rPr>
          <w:t>s</w:t>
        </w:r>
      </w:ins>
      <w:r>
        <w:rPr>
          <w:rFonts w:ascii="Times New Roman" w:hAnsi="Times New Roman" w:cs="Times New Roman"/>
          <w:lang w:val="en-CA"/>
        </w:rPr>
        <w:t xml:space="preserve"> </w:t>
      </w:r>
      <w:ins w:id="204" w:author="Colleen Cassady St. Clair" w:date="2021-05-27T17:29:00Z">
        <w:r w:rsidR="00474FFB">
          <w:rPr>
            <w:rFonts w:ascii="Times New Roman" w:hAnsi="Times New Roman" w:cs="Times New Roman"/>
            <w:lang w:val="en-CA"/>
          </w:rPr>
          <w:t xml:space="preserve">are bolder around people than </w:t>
        </w:r>
        <w:commentRangeStart w:id="205"/>
        <w:r w:rsidR="00474FFB">
          <w:rPr>
            <w:rFonts w:ascii="Times New Roman" w:hAnsi="Times New Roman" w:cs="Times New Roman"/>
            <w:lang w:val="en-CA"/>
          </w:rPr>
          <w:t>rural</w:t>
        </w:r>
      </w:ins>
      <w:commentRangeEnd w:id="205"/>
      <w:r w:rsidR="001D5A54">
        <w:rPr>
          <w:rStyle w:val="CommentReference"/>
        </w:rPr>
        <w:commentReference w:id="205"/>
      </w:r>
      <w:ins w:id="206" w:author="Colleen Cassady St. Clair" w:date="2021-05-27T17:29:00Z">
        <w:r w:rsidR="00474FFB">
          <w:rPr>
            <w:rFonts w:ascii="Times New Roman" w:hAnsi="Times New Roman" w:cs="Times New Roman"/>
            <w:lang w:val="en-CA"/>
          </w:rPr>
          <w:t xml:space="preserve"> animals, </w:t>
        </w:r>
      </w:ins>
      <w:del w:id="207" w:author="Colleen Cassady St. Clair" w:date="2021-05-27T17:29:00Z">
        <w:r w:rsidDel="00474FFB">
          <w:rPr>
            <w:rFonts w:ascii="Times New Roman" w:hAnsi="Times New Roman" w:cs="Times New Roman"/>
            <w:lang w:val="en-CA"/>
          </w:rPr>
          <w:delText>behaviour differs from rural conspecifics, and this is likely caused in part</w:delText>
        </w:r>
      </w:del>
      <w:ins w:id="208" w:author="Colleen Cassady St. Clair" w:date="2021-05-27T17:29:00Z">
        <w:r w:rsidR="00474FFB">
          <w:rPr>
            <w:rFonts w:ascii="Times New Roman" w:hAnsi="Times New Roman" w:cs="Times New Roman"/>
            <w:lang w:val="en-CA"/>
          </w:rPr>
          <w:t>likely</w:t>
        </w:r>
      </w:ins>
      <w:r>
        <w:rPr>
          <w:rFonts w:ascii="Times New Roman" w:hAnsi="Times New Roman" w:cs="Times New Roman"/>
          <w:lang w:val="en-CA"/>
        </w:rPr>
        <w:t xml:space="preserve"> from repeated interactions with humans, reduced human persecution, and anthropogenic food conditioning </w:t>
      </w:r>
      <w:r>
        <w:rPr>
          <w:rFonts w:ascii="Times New Roman" w:hAnsi="Times New Roman" w:cs="Times New Roman"/>
          <w:noProof/>
          <w:lang w:val="en-CA"/>
        </w:rPr>
        <w:t>(Schell et al. 2018; Breck et al. 2019; Young et al. 2019a)</w:t>
      </w:r>
      <w:r>
        <w:rPr>
          <w:rFonts w:ascii="Times New Roman" w:hAnsi="Times New Roman" w:cs="Times New Roman"/>
          <w:lang w:val="en-CA"/>
        </w:rPr>
        <w:t xml:space="preserve">. </w:t>
      </w:r>
      <w:ins w:id="209" w:author="Colleen Cassady St. Clair" w:date="2021-05-27T17:30:00Z">
        <w:r w:rsidR="00474FFB">
          <w:rPr>
            <w:rFonts w:ascii="Times New Roman" w:hAnsi="Times New Roman" w:cs="Times New Roman"/>
            <w:lang w:val="en-CA"/>
          </w:rPr>
          <w:t>C</w:t>
        </w:r>
      </w:ins>
      <w:ins w:id="210" w:author="Colleen Cassady St. Clair" w:date="2021-05-27T17:31:00Z">
        <w:r w:rsidR="00474FFB">
          <w:rPr>
            <w:rFonts w:ascii="Times New Roman" w:hAnsi="Times New Roman" w:cs="Times New Roman"/>
            <w:lang w:val="en-CA"/>
          </w:rPr>
          <w:t>onflict potential also relates to t</w:t>
        </w:r>
      </w:ins>
      <w:del w:id="211" w:author="Colleen Cassady St. Clair" w:date="2021-05-27T17:31:00Z">
        <w:r w:rsidDel="00474FFB">
          <w:rPr>
            <w:rFonts w:ascii="Times New Roman" w:hAnsi="Times New Roman" w:cs="Times New Roman"/>
            <w:lang w:val="en-CA"/>
          </w:rPr>
          <w:delText>T</w:delText>
        </w:r>
      </w:del>
      <w:r>
        <w:rPr>
          <w:rFonts w:ascii="Times New Roman" w:hAnsi="Times New Roman" w:cs="Times New Roman"/>
          <w:lang w:val="en-CA"/>
        </w:rPr>
        <w:t xml:space="preserve">he </w:t>
      </w:r>
      <w:del w:id="212" w:author="Colleen Cassady St. Clair" w:date="2021-05-27T17:31:00Z">
        <w:r w:rsidDel="00474FFB">
          <w:rPr>
            <w:rFonts w:ascii="Times New Roman" w:hAnsi="Times New Roman" w:cs="Times New Roman"/>
            <w:lang w:val="en-CA"/>
          </w:rPr>
          <w:delText xml:space="preserve">perceived </w:delText>
        </w:r>
      </w:del>
      <w:r>
        <w:rPr>
          <w:rFonts w:ascii="Times New Roman" w:hAnsi="Times New Roman" w:cs="Times New Roman"/>
          <w:lang w:val="en-CA"/>
        </w:rPr>
        <w:t xml:space="preserve">risk </w:t>
      </w:r>
      <w:ins w:id="213" w:author="Colleen Cassady St. Clair" w:date="2021-05-27T17:31:00Z">
        <w:r w:rsidR="00474FFB">
          <w:rPr>
            <w:rFonts w:ascii="Times New Roman" w:hAnsi="Times New Roman" w:cs="Times New Roman"/>
            <w:lang w:val="en-CA"/>
          </w:rPr>
          <w:t xml:space="preserve">people perceive of injury </w:t>
        </w:r>
      </w:ins>
      <w:ins w:id="214" w:author="Colleen Cassady St. Clair" w:date="2021-05-27T17:32:00Z">
        <w:r w:rsidR="00474FFB">
          <w:rPr>
            <w:rFonts w:ascii="Times New Roman" w:hAnsi="Times New Roman" w:cs="Times New Roman"/>
            <w:lang w:val="en-CA"/>
          </w:rPr>
          <w:t xml:space="preserve">to themselves, children, or pets.  </w:t>
        </w:r>
      </w:ins>
      <w:del w:id="215" w:author="Colleen Cassady St. Clair" w:date="2021-05-27T17:31:00Z">
        <w:r w:rsidDel="00474FFB">
          <w:rPr>
            <w:rFonts w:ascii="Times New Roman" w:hAnsi="Times New Roman" w:cs="Times New Roman"/>
            <w:lang w:val="en-CA"/>
          </w:rPr>
          <w:delText>of coyotes to human well-being</w:delText>
        </w:r>
      </w:del>
      <w:del w:id="216" w:author="Colleen Cassady St. Clair" w:date="2021-05-27T17:32:00Z">
        <w:r w:rsidR="00750D63" w:rsidDel="00474FFB">
          <w:rPr>
            <w:rFonts w:ascii="Times New Roman" w:hAnsi="Times New Roman" w:cs="Times New Roman"/>
            <w:lang w:val="en-CA"/>
          </w:rPr>
          <w:delText xml:space="preserve"> is another indicator of conflict, and a</w:delText>
        </w:r>
      </w:del>
      <w:ins w:id="217" w:author="Colleen Cassady St. Clair" w:date="2021-05-27T17:32:00Z">
        <w:r w:rsidR="00474FFB">
          <w:rPr>
            <w:rFonts w:ascii="Times New Roman" w:hAnsi="Times New Roman" w:cs="Times New Roman"/>
            <w:lang w:val="en-CA"/>
          </w:rPr>
          <w:t>A</w:t>
        </w:r>
      </w:ins>
      <w:r w:rsidR="00750D63">
        <w:rPr>
          <w:rFonts w:ascii="Times New Roman" w:hAnsi="Times New Roman" w:cs="Times New Roman"/>
          <w:lang w:val="en-CA"/>
        </w:rPr>
        <w:t>lthough</w:t>
      </w:r>
      <w:r w:rsidR="00027DC5">
        <w:rPr>
          <w:rFonts w:ascii="Times New Roman" w:hAnsi="Times New Roman" w:cs="Times New Roman"/>
          <w:lang w:val="en-CA"/>
        </w:rPr>
        <w:t xml:space="preserve"> </w:t>
      </w:r>
      <w:del w:id="218" w:author="Colleen Cassady St. Clair" w:date="2021-05-27T17:32:00Z">
        <w:r w:rsidR="00027DC5" w:rsidDel="00474FFB">
          <w:rPr>
            <w:rFonts w:ascii="Times New Roman" w:hAnsi="Times New Roman" w:cs="Times New Roman"/>
            <w:lang w:val="en-CA"/>
          </w:rPr>
          <w:delText>it</w:delText>
        </w:r>
        <w:r w:rsidDel="00474FFB">
          <w:rPr>
            <w:rFonts w:ascii="Times New Roman" w:hAnsi="Times New Roman" w:cs="Times New Roman"/>
            <w:lang w:val="en-CA"/>
          </w:rPr>
          <w:delText xml:space="preserve"> </w:delText>
        </w:r>
      </w:del>
      <w:ins w:id="219" w:author="Colleen Cassady St. Clair" w:date="2021-05-27T17:32:00Z">
        <w:r w:rsidR="00474FFB">
          <w:rPr>
            <w:rFonts w:ascii="Times New Roman" w:hAnsi="Times New Roman" w:cs="Times New Roman"/>
            <w:lang w:val="en-CA"/>
          </w:rPr>
          <w:t xml:space="preserve">these perceptions </w:t>
        </w:r>
      </w:ins>
      <w:r>
        <w:rPr>
          <w:rFonts w:ascii="Times New Roman" w:hAnsi="Times New Roman" w:cs="Times New Roman"/>
          <w:lang w:val="en-CA"/>
        </w:rPr>
        <w:t xml:space="preserve">may not align with the actual risk of an attack based on coyote behaviour, </w:t>
      </w:r>
      <w:del w:id="220" w:author="Colleen Cassady St. Clair" w:date="2021-05-27T17:32:00Z">
        <w:r w:rsidDel="00474FFB">
          <w:rPr>
            <w:rFonts w:ascii="Times New Roman" w:hAnsi="Times New Roman" w:cs="Times New Roman"/>
            <w:lang w:val="en-CA"/>
          </w:rPr>
          <w:delText>it indicates</w:delText>
        </w:r>
      </w:del>
      <w:ins w:id="221" w:author="Colleen Cassady St. Clair" w:date="2021-05-27T17:32:00Z">
        <w:r w:rsidR="00474FFB">
          <w:rPr>
            <w:rFonts w:ascii="Times New Roman" w:hAnsi="Times New Roman" w:cs="Times New Roman"/>
            <w:lang w:val="en-CA"/>
          </w:rPr>
          <w:t>they can i</w:t>
        </w:r>
      </w:ins>
      <w:ins w:id="222" w:author="Colleen Cassady St. Clair" w:date="2021-05-27T17:33:00Z">
        <w:r w:rsidR="00474FFB">
          <w:rPr>
            <w:rFonts w:ascii="Times New Roman" w:hAnsi="Times New Roman" w:cs="Times New Roman"/>
            <w:lang w:val="en-CA"/>
          </w:rPr>
          <w:t>ndicate</w:t>
        </w:r>
      </w:ins>
      <w:r>
        <w:rPr>
          <w:rFonts w:ascii="Times New Roman" w:hAnsi="Times New Roman" w:cs="Times New Roman"/>
          <w:lang w:val="en-CA"/>
        </w:rPr>
        <w:t xml:space="preserve"> public tolerance towards coyotes, and, subsequently, acceptance of various forms of wildlife management and policy </w:t>
      </w:r>
      <w:r>
        <w:rPr>
          <w:rFonts w:ascii="Times New Roman" w:hAnsi="Times New Roman" w:cs="Times New Roman"/>
          <w:noProof/>
          <w:lang w:val="en-CA"/>
        </w:rPr>
        <w:t>(Sponarski et al. 2018; Draheim et al. 2019)</w:t>
      </w:r>
      <w:r>
        <w:rPr>
          <w:rFonts w:ascii="Times New Roman" w:hAnsi="Times New Roman" w:cs="Times New Roman"/>
          <w:lang w:val="en-CA"/>
        </w:rPr>
        <w:t xml:space="preserve">. Human perceptions of risk are affected by </w:t>
      </w:r>
      <w:del w:id="223" w:author="Colleen Cassady St. Clair" w:date="2021-05-27T17:33:00Z">
        <w:r w:rsidDel="00474FFB">
          <w:rPr>
            <w:rFonts w:ascii="Times New Roman" w:hAnsi="Times New Roman" w:cs="Times New Roman"/>
            <w:lang w:val="en-CA"/>
          </w:rPr>
          <w:delText xml:space="preserve">a variety of individualized factors including </w:delText>
        </w:r>
      </w:del>
      <w:r>
        <w:rPr>
          <w:rFonts w:ascii="Times New Roman" w:hAnsi="Times New Roman" w:cs="Times New Roman"/>
          <w:lang w:val="en-CA"/>
        </w:rPr>
        <w:t xml:space="preserve">past encounters with coyotes, previous knowledge of pet or human attacks, and broader wildlife value orientations </w:t>
      </w:r>
      <w:r>
        <w:rPr>
          <w:rFonts w:ascii="Times New Roman" w:hAnsi="Times New Roman" w:cs="Times New Roman"/>
          <w:noProof/>
          <w:lang w:val="en-CA"/>
        </w:rPr>
        <w:t xml:space="preserve">(Draheim et </w:t>
      </w:r>
      <w:r>
        <w:rPr>
          <w:rFonts w:ascii="Times New Roman" w:hAnsi="Times New Roman" w:cs="Times New Roman"/>
          <w:noProof/>
          <w:lang w:val="en-CA"/>
        </w:rPr>
        <w:lastRenderedPageBreak/>
        <w:t>al. 2013; Sponarski et al. 2016; Drake et al. 2020)</w:t>
      </w:r>
      <w:r>
        <w:rPr>
          <w:rFonts w:ascii="Times New Roman" w:hAnsi="Times New Roman" w:cs="Times New Roman"/>
          <w:lang w:val="en-CA"/>
        </w:rPr>
        <w:t xml:space="preserve">. Understanding changes in coyote behaviour towards humans and the human perception of coyotes enables proactive conflict mitigation, instead of limiting management to responsive action after attacks </w:t>
      </w:r>
      <w:r>
        <w:rPr>
          <w:rFonts w:ascii="Times New Roman" w:hAnsi="Times New Roman" w:cs="Times New Roman"/>
          <w:noProof/>
          <w:lang w:val="en-CA"/>
        </w:rPr>
        <w:t>(Baker &amp; Timm 2017)</w:t>
      </w:r>
      <w:r>
        <w:rPr>
          <w:rFonts w:ascii="Times New Roman" w:hAnsi="Times New Roman" w:cs="Times New Roman"/>
          <w:lang w:val="en-CA"/>
        </w:rPr>
        <w:t>.</w:t>
      </w:r>
    </w:p>
    <w:p w14:paraId="1FF8EF99" w14:textId="48BACEDB" w:rsidR="00431167" w:rsidRDefault="00431167" w:rsidP="00315B74">
      <w:pPr>
        <w:tabs>
          <w:tab w:val="left" w:pos="3707"/>
        </w:tabs>
        <w:spacing w:line="480" w:lineRule="auto"/>
        <w:ind w:firstLine="720"/>
        <w:rPr>
          <w:rFonts w:ascii="Times New Roman" w:hAnsi="Times New Roman" w:cs="Times New Roman"/>
          <w:lang w:val="en-CA"/>
        </w:rPr>
      </w:pPr>
      <w:r>
        <w:rPr>
          <w:rFonts w:ascii="Times New Roman" w:hAnsi="Times New Roman" w:cs="Times New Roman"/>
          <w:lang w:val="en-CA"/>
        </w:rPr>
        <w:t>To mitigate the real and perceived risk</w:t>
      </w:r>
      <w:ins w:id="224" w:author="Howie Harshaw" w:date="2021-05-03T13:58:00Z">
        <w:r w:rsidR="00DC298C">
          <w:rPr>
            <w:rFonts w:ascii="Times New Roman" w:hAnsi="Times New Roman" w:cs="Times New Roman"/>
            <w:lang w:val="en-CA"/>
          </w:rPr>
          <w:t>s</w:t>
        </w:r>
      </w:ins>
      <w:r>
        <w:rPr>
          <w:rFonts w:ascii="Times New Roman" w:hAnsi="Times New Roman" w:cs="Times New Roman"/>
          <w:lang w:val="en-CA"/>
        </w:rPr>
        <w:t xml:space="preserve"> of coyotes to humans, knowledge of the spatial, temporal and contextual variables that contribute to its occurrence is essential. Identifying spatial</w:t>
      </w:r>
      <w:r w:rsidRPr="00432021">
        <w:rPr>
          <w:rFonts w:ascii="Times New Roman" w:hAnsi="Times New Roman" w:cs="Times New Roman"/>
          <w:lang w:val="en-CA"/>
        </w:rPr>
        <w:t xml:space="preserve"> variables that </w:t>
      </w:r>
      <w:r>
        <w:rPr>
          <w:rFonts w:ascii="Times New Roman" w:hAnsi="Times New Roman" w:cs="Times New Roman"/>
          <w:lang w:val="en-CA"/>
        </w:rPr>
        <w:t>predict</w:t>
      </w:r>
      <w:r w:rsidRPr="00432021">
        <w:rPr>
          <w:rFonts w:ascii="Times New Roman" w:hAnsi="Times New Roman" w:cs="Times New Roman"/>
          <w:lang w:val="en-CA"/>
        </w:rPr>
        <w:t xml:space="preserve"> negative interactions between humans and wildlife </w:t>
      </w:r>
      <w:r>
        <w:rPr>
          <w:rFonts w:ascii="Times New Roman" w:hAnsi="Times New Roman" w:cs="Times New Roman"/>
          <w:lang w:val="en-CA"/>
        </w:rPr>
        <w:t>enables</w:t>
      </w:r>
      <w:r w:rsidRPr="00432021">
        <w:rPr>
          <w:rFonts w:ascii="Times New Roman" w:hAnsi="Times New Roman" w:cs="Times New Roman"/>
          <w:lang w:val="en-CA"/>
        </w:rPr>
        <w:t xml:space="preserve"> </w:t>
      </w:r>
      <w:r>
        <w:rPr>
          <w:rFonts w:ascii="Times New Roman" w:hAnsi="Times New Roman" w:cs="Times New Roman"/>
          <w:lang w:val="en-CA"/>
        </w:rPr>
        <w:t xml:space="preserve">targeted proactive management </w:t>
      </w:r>
      <w:r w:rsidRPr="00432021">
        <w:rPr>
          <w:rFonts w:ascii="Times New Roman" w:hAnsi="Times New Roman" w:cs="Times New Roman"/>
          <w:lang w:val="en-CA"/>
        </w:rPr>
        <w:t xml:space="preserve">in high-risk areas </w:t>
      </w:r>
      <w:r w:rsidRPr="00432021">
        <w:rPr>
          <w:rFonts w:ascii="Times New Roman" w:hAnsi="Times New Roman" w:cs="Times New Roman"/>
          <w:noProof/>
          <w:lang w:val="en-CA"/>
        </w:rPr>
        <w:t>(Delsink et al. 2013; van Bommel et al. 2020)</w:t>
      </w:r>
      <w:r w:rsidRPr="00432021">
        <w:rPr>
          <w:rFonts w:ascii="Times New Roman" w:hAnsi="Times New Roman" w:cs="Times New Roman"/>
          <w:lang w:val="en-CA"/>
        </w:rPr>
        <w:t xml:space="preserve">. Likewise, understanding when negative encounters are most likely to occur at diel, monthly, and inter-annual scales, is imperative </w:t>
      </w:r>
      <w:r>
        <w:rPr>
          <w:rFonts w:ascii="Times New Roman" w:hAnsi="Times New Roman" w:cs="Times New Roman"/>
          <w:lang w:val="en-CA"/>
        </w:rPr>
        <w:t xml:space="preserve">for conflict mitigation </w:t>
      </w:r>
      <w:r w:rsidRPr="00432021">
        <w:rPr>
          <w:rFonts w:ascii="Times New Roman" w:hAnsi="Times New Roman" w:cs="Times New Roman"/>
          <w:noProof/>
          <w:lang w:val="en-CA"/>
        </w:rPr>
        <w:t>(Morehouse &amp; Boyce 2017; Soulsbury 2020)</w:t>
      </w:r>
      <w:r w:rsidRPr="00432021">
        <w:rPr>
          <w:rFonts w:ascii="Times New Roman" w:hAnsi="Times New Roman" w:cs="Times New Roman"/>
          <w:lang w:val="en-CA"/>
        </w:rPr>
        <w:t xml:space="preserve">. Contextual variables </w:t>
      </w:r>
      <w:del w:id="225" w:author="Colleen Cassady St. Clair [2]" w:date="2021-06-07T10:09:00Z">
        <w:r w:rsidRPr="00432021" w:rsidDel="001D5A54">
          <w:rPr>
            <w:rFonts w:ascii="Times New Roman" w:hAnsi="Times New Roman" w:cs="Times New Roman"/>
            <w:lang w:val="en-CA"/>
          </w:rPr>
          <w:delText xml:space="preserve">are not </w:delText>
        </w:r>
      </w:del>
      <w:ins w:id="226" w:author="Colleen Cassady St. Clair [2]" w:date="2021-06-07T10:09:00Z">
        <w:r w:rsidR="001D5A54">
          <w:rPr>
            <w:rFonts w:ascii="Times New Roman" w:hAnsi="Times New Roman" w:cs="Times New Roman"/>
            <w:lang w:val="en-CA"/>
          </w:rPr>
          <w:t xml:space="preserve">that </w:t>
        </w:r>
        <w:commentRangeStart w:id="227"/>
        <w:r w:rsidR="001D5A54">
          <w:rPr>
            <w:rFonts w:ascii="Times New Roman" w:hAnsi="Times New Roman" w:cs="Times New Roman"/>
            <w:lang w:val="en-CA"/>
          </w:rPr>
          <w:t>interact</w:t>
        </w:r>
      </w:ins>
      <w:commentRangeEnd w:id="227"/>
      <w:ins w:id="228" w:author="Colleen Cassady St. Clair [2]" w:date="2021-06-07T10:10:00Z">
        <w:r w:rsidR="001D5A54">
          <w:rPr>
            <w:rStyle w:val="CommentReference"/>
          </w:rPr>
          <w:commentReference w:id="227"/>
        </w:r>
      </w:ins>
      <w:ins w:id="229" w:author="Colleen Cassady St. Clair [2]" w:date="2021-06-07T10:09:00Z">
        <w:r w:rsidR="001D5A54">
          <w:rPr>
            <w:rFonts w:ascii="Times New Roman" w:hAnsi="Times New Roman" w:cs="Times New Roman"/>
            <w:lang w:val="en-CA"/>
          </w:rPr>
          <w:t xml:space="preserve"> with </w:t>
        </w:r>
      </w:ins>
      <w:r w:rsidRPr="00432021">
        <w:rPr>
          <w:rFonts w:ascii="Times New Roman" w:hAnsi="Times New Roman" w:cs="Times New Roman"/>
          <w:lang w:val="en-CA"/>
        </w:rPr>
        <w:t xml:space="preserve">spatial </w:t>
      </w:r>
      <w:del w:id="230" w:author="Colleen Cassady St. Clair [2]" w:date="2021-06-07T10:09:00Z">
        <w:r w:rsidRPr="00432021" w:rsidDel="001D5A54">
          <w:rPr>
            <w:rFonts w:ascii="Times New Roman" w:hAnsi="Times New Roman" w:cs="Times New Roman"/>
            <w:lang w:val="en-CA"/>
          </w:rPr>
          <w:delText xml:space="preserve">or </w:delText>
        </w:r>
      </w:del>
      <w:ins w:id="231" w:author="Colleen Cassady St. Clair [2]" w:date="2021-06-07T10:09:00Z">
        <w:r w:rsidR="001D5A54">
          <w:rPr>
            <w:rFonts w:ascii="Times New Roman" w:hAnsi="Times New Roman" w:cs="Times New Roman"/>
            <w:lang w:val="en-CA"/>
          </w:rPr>
          <w:t>and</w:t>
        </w:r>
        <w:r w:rsidR="001D5A54" w:rsidRPr="00432021">
          <w:rPr>
            <w:rFonts w:ascii="Times New Roman" w:hAnsi="Times New Roman" w:cs="Times New Roman"/>
            <w:lang w:val="en-CA"/>
          </w:rPr>
          <w:t xml:space="preserve"> </w:t>
        </w:r>
      </w:ins>
      <w:r w:rsidRPr="00432021">
        <w:rPr>
          <w:rFonts w:ascii="Times New Roman" w:hAnsi="Times New Roman" w:cs="Times New Roman"/>
          <w:lang w:val="en-CA"/>
        </w:rPr>
        <w:t xml:space="preserve">temporal </w:t>
      </w:r>
      <w:ins w:id="232" w:author="Colleen Cassady St. Clair [2]" w:date="2021-06-07T10:09:00Z">
        <w:r w:rsidR="001D5A54">
          <w:rPr>
            <w:rFonts w:ascii="Times New Roman" w:hAnsi="Times New Roman" w:cs="Times New Roman"/>
            <w:lang w:val="en-CA"/>
          </w:rPr>
          <w:t xml:space="preserve">variables to influence </w:t>
        </w:r>
      </w:ins>
      <w:del w:id="233" w:author="Colleen Cassady St. Clair [2]" w:date="2021-06-07T10:09:00Z">
        <w:r w:rsidRPr="00432021" w:rsidDel="001D5A54">
          <w:rPr>
            <w:rFonts w:ascii="Times New Roman" w:hAnsi="Times New Roman" w:cs="Times New Roman"/>
            <w:lang w:val="en-CA"/>
          </w:rPr>
          <w:delText xml:space="preserve">in nature but can affect </w:delText>
        </w:r>
      </w:del>
      <w:r w:rsidRPr="00432021">
        <w:rPr>
          <w:rFonts w:ascii="Times New Roman" w:hAnsi="Times New Roman" w:cs="Times New Roman"/>
          <w:lang w:val="en-CA"/>
        </w:rPr>
        <w:t xml:space="preserve">the odds of </w:t>
      </w:r>
      <w:proofErr w:type="spellStart"/>
      <w:r>
        <w:rPr>
          <w:rFonts w:ascii="Times New Roman" w:hAnsi="Times New Roman" w:cs="Times New Roman"/>
          <w:lang w:val="en-CA"/>
        </w:rPr>
        <w:t>conflict</w:t>
      </w:r>
      <w:del w:id="234" w:author="Colleen Cassady St. Clair [2]" w:date="2021-06-07T10:10:00Z">
        <w:r w:rsidDel="001D5A54">
          <w:rPr>
            <w:rFonts w:ascii="Times New Roman" w:hAnsi="Times New Roman" w:cs="Times New Roman"/>
            <w:lang w:val="en-CA"/>
          </w:rPr>
          <w:delText xml:space="preserve"> occurrences,</w:delText>
        </w:r>
        <w:r w:rsidRPr="00432021" w:rsidDel="001D5A54">
          <w:rPr>
            <w:rFonts w:ascii="Times New Roman" w:hAnsi="Times New Roman" w:cs="Times New Roman"/>
            <w:lang w:val="en-CA"/>
          </w:rPr>
          <w:delText xml:space="preserve"> </w:delText>
        </w:r>
        <w:r w:rsidR="00525DAE" w:rsidDel="001D5A54">
          <w:rPr>
            <w:rFonts w:ascii="Times New Roman" w:hAnsi="Times New Roman" w:cs="Times New Roman"/>
            <w:lang w:val="en-CA"/>
          </w:rPr>
          <w:delText xml:space="preserve">and </w:delText>
        </w:r>
      </w:del>
      <w:r w:rsidR="00525DAE">
        <w:rPr>
          <w:rFonts w:ascii="Times New Roman" w:hAnsi="Times New Roman" w:cs="Times New Roman"/>
          <w:lang w:val="en-CA"/>
        </w:rPr>
        <w:t>include</w:t>
      </w:r>
      <w:proofErr w:type="spellEnd"/>
      <w:r w:rsidRPr="00432021">
        <w:rPr>
          <w:rFonts w:ascii="Times New Roman" w:hAnsi="Times New Roman" w:cs="Times New Roman"/>
          <w:lang w:val="en-CA"/>
        </w:rPr>
        <w:t xml:space="preserve"> presence of pets or children</w:t>
      </w:r>
      <w:r>
        <w:rPr>
          <w:rFonts w:ascii="Times New Roman" w:hAnsi="Times New Roman" w:cs="Times New Roman"/>
          <w:lang w:val="en-CA"/>
        </w:rPr>
        <w:t>, the number of coyotes</w:t>
      </w:r>
      <w:ins w:id="235" w:author="Colleen Cassady St. Clair [2]" w:date="2021-06-07T10:11:00Z">
        <w:r w:rsidR="001D5A54">
          <w:rPr>
            <w:rFonts w:ascii="Times New Roman" w:hAnsi="Times New Roman" w:cs="Times New Roman"/>
            <w:lang w:val="en-CA"/>
          </w:rPr>
          <w:t>,</w:t>
        </w:r>
      </w:ins>
      <w:r>
        <w:rPr>
          <w:rFonts w:ascii="Times New Roman" w:hAnsi="Times New Roman" w:cs="Times New Roman"/>
          <w:lang w:val="en-CA"/>
        </w:rPr>
        <w:t xml:space="preserve"> </w:t>
      </w:r>
      <w:ins w:id="236" w:author="Colleen Cassady St. Clair [2]" w:date="2021-06-07T10:11:00Z">
        <w:r w:rsidR="001D5A54">
          <w:rPr>
            <w:rFonts w:ascii="Times New Roman" w:hAnsi="Times New Roman" w:cs="Times New Roman"/>
            <w:lang w:val="en-CA"/>
          </w:rPr>
          <w:t>and</w:t>
        </w:r>
      </w:ins>
      <w:del w:id="237" w:author="Colleen Cassady St. Clair [2]" w:date="2021-06-07T10:11:00Z">
        <w:r w:rsidDel="001D5A54">
          <w:rPr>
            <w:rFonts w:ascii="Times New Roman" w:hAnsi="Times New Roman" w:cs="Times New Roman"/>
            <w:lang w:val="en-CA"/>
          </w:rPr>
          <w:delText>or</w:delText>
        </w:r>
      </w:del>
      <w:r>
        <w:rPr>
          <w:rFonts w:ascii="Times New Roman" w:hAnsi="Times New Roman" w:cs="Times New Roman"/>
          <w:lang w:val="en-CA"/>
        </w:rPr>
        <w:t xml:space="preserve"> </w:t>
      </w:r>
      <w:del w:id="238" w:author="Colleen Cassady St. Clair [2]" w:date="2021-06-07T10:11:00Z">
        <w:r w:rsidDel="001D5A54">
          <w:rPr>
            <w:rFonts w:ascii="Times New Roman" w:hAnsi="Times New Roman" w:cs="Times New Roman"/>
            <w:lang w:val="en-CA"/>
          </w:rPr>
          <w:delText xml:space="preserve">their </w:delText>
        </w:r>
      </w:del>
      <w:ins w:id="239" w:author="Colleen Cassady St. Clair [2]" w:date="2021-06-07T10:11:00Z">
        <w:r w:rsidR="001D5A54">
          <w:rPr>
            <w:rFonts w:ascii="Times New Roman" w:hAnsi="Times New Roman" w:cs="Times New Roman"/>
            <w:lang w:val="en-CA"/>
          </w:rPr>
          <w:t xml:space="preserve">the </w:t>
        </w:r>
      </w:ins>
      <w:r>
        <w:rPr>
          <w:rFonts w:ascii="Times New Roman" w:hAnsi="Times New Roman" w:cs="Times New Roman"/>
          <w:lang w:val="en-CA"/>
        </w:rPr>
        <w:t>health status</w:t>
      </w:r>
      <w:ins w:id="240" w:author="Colleen Cassady St. Clair [2]" w:date="2021-06-07T10:11:00Z">
        <w:r w:rsidR="001D5A54">
          <w:rPr>
            <w:rFonts w:ascii="Times New Roman" w:hAnsi="Times New Roman" w:cs="Times New Roman"/>
            <w:lang w:val="en-CA"/>
          </w:rPr>
          <w:t xml:space="preserve"> of individual animals</w:t>
        </w:r>
      </w:ins>
      <w:r>
        <w:rPr>
          <w:rFonts w:ascii="Times New Roman" w:hAnsi="Times New Roman" w:cs="Times New Roman"/>
          <w:lang w:val="en-CA"/>
        </w:rPr>
        <w:t xml:space="preserve"> </w:t>
      </w:r>
      <w:r w:rsidRPr="00432021">
        <w:rPr>
          <w:rFonts w:ascii="Times New Roman" w:hAnsi="Times New Roman" w:cs="Times New Roman"/>
          <w:noProof/>
          <w:lang w:val="en-CA"/>
        </w:rPr>
        <w:t>(Poessel et al. 2013; Olson et al. 2015)</w:t>
      </w:r>
      <w:r w:rsidRPr="00432021">
        <w:rPr>
          <w:rFonts w:ascii="Times New Roman" w:hAnsi="Times New Roman" w:cs="Times New Roman"/>
          <w:lang w:val="en-CA"/>
        </w:rPr>
        <w:t xml:space="preserve">. </w:t>
      </w:r>
    </w:p>
    <w:p w14:paraId="2C0C7170" w14:textId="3F3A1F14" w:rsidR="00431167" w:rsidRDefault="00431167" w:rsidP="00315B74">
      <w:pPr>
        <w:spacing w:line="480" w:lineRule="auto"/>
        <w:ind w:firstLine="720"/>
        <w:rPr>
          <w:rFonts w:ascii="Times New Roman" w:hAnsi="Times New Roman" w:cs="Times New Roman"/>
          <w:lang w:val="en-CA"/>
        </w:rPr>
      </w:pPr>
      <w:r w:rsidRPr="00432021">
        <w:rPr>
          <w:rFonts w:ascii="Times New Roman" w:hAnsi="Times New Roman" w:cs="Times New Roman"/>
          <w:lang w:val="en-CA"/>
        </w:rPr>
        <w:t xml:space="preserve">Over the past decade, public reports of coyote sightings and encounters have emerged as an invaluable source of information for researchers </w:t>
      </w:r>
      <w:r>
        <w:rPr>
          <w:rFonts w:ascii="Times New Roman" w:hAnsi="Times New Roman" w:cs="Times New Roman"/>
          <w:lang w:val="en-CA"/>
        </w:rPr>
        <w:t xml:space="preserve">studying the spatial, temporal and contextual variables associated with human-coyote conflict. </w:t>
      </w:r>
      <w:r w:rsidRPr="00432021">
        <w:rPr>
          <w:rFonts w:ascii="Times New Roman" w:hAnsi="Times New Roman" w:cs="Times New Roman"/>
          <w:lang w:val="en-CA"/>
        </w:rPr>
        <w:t xml:space="preserve">This </w:t>
      </w:r>
      <w:commentRangeStart w:id="241"/>
      <w:del w:id="242" w:author="Colleen Cassady St. Clair [2]" w:date="2021-06-07T10:12:00Z">
        <w:r w:rsidRPr="00432021" w:rsidDel="001D5A54">
          <w:rPr>
            <w:rFonts w:ascii="Times New Roman" w:hAnsi="Times New Roman" w:cs="Times New Roman"/>
            <w:lang w:val="en-CA"/>
          </w:rPr>
          <w:delText>community</w:delText>
        </w:r>
      </w:del>
      <w:commentRangeEnd w:id="241"/>
      <w:r w:rsidR="001D5A54">
        <w:rPr>
          <w:rStyle w:val="CommentReference"/>
        </w:rPr>
        <w:commentReference w:id="241"/>
      </w:r>
      <w:del w:id="243" w:author="Colleen Cassady St. Clair [2]" w:date="2021-06-07T10:12:00Z">
        <w:r w:rsidRPr="00432021" w:rsidDel="001D5A54">
          <w:rPr>
            <w:rFonts w:ascii="Times New Roman" w:hAnsi="Times New Roman" w:cs="Times New Roman"/>
            <w:lang w:val="en-CA"/>
          </w:rPr>
          <w:delText>-based approach</w:delText>
        </w:r>
      </w:del>
      <w:ins w:id="244" w:author="Colleen Cassady St. Clair [2]" w:date="2021-06-07T10:12:00Z">
        <w:r w:rsidR="001D5A54">
          <w:rPr>
            <w:rFonts w:ascii="Times New Roman" w:hAnsi="Times New Roman" w:cs="Times New Roman"/>
            <w:lang w:val="en-CA"/>
          </w:rPr>
          <w:t>information source</w:t>
        </w:r>
      </w:ins>
      <w:r w:rsidRPr="00432021">
        <w:rPr>
          <w:rFonts w:ascii="Times New Roman" w:hAnsi="Times New Roman" w:cs="Times New Roman"/>
          <w:lang w:val="en-CA"/>
        </w:rPr>
        <w:t xml:space="preserve"> allows researchers to conduct otherwise difficult long-term studies over large geographic areas while simultaneously engaging and educating </w:t>
      </w:r>
      <w:r>
        <w:rPr>
          <w:rFonts w:ascii="Times New Roman" w:hAnsi="Times New Roman" w:cs="Times New Roman"/>
          <w:lang w:val="en-CA"/>
        </w:rPr>
        <w:t>members of the public</w:t>
      </w:r>
      <w:r w:rsidRPr="00432021">
        <w:rPr>
          <w:rFonts w:ascii="Times New Roman" w:hAnsi="Times New Roman" w:cs="Times New Roman"/>
          <w:lang w:val="en-CA"/>
        </w:rPr>
        <w:t xml:space="preserve"> </w:t>
      </w:r>
      <w:r w:rsidRPr="00432021">
        <w:rPr>
          <w:rFonts w:ascii="Times New Roman" w:hAnsi="Times New Roman" w:cs="Times New Roman"/>
          <w:noProof/>
          <w:lang w:val="en-CA"/>
        </w:rPr>
        <w:t>(Weckel et al. 2010; Frigerio et al. 2018)</w:t>
      </w:r>
      <w:r w:rsidRPr="00432021">
        <w:rPr>
          <w:rFonts w:ascii="Times New Roman" w:hAnsi="Times New Roman" w:cs="Times New Roman"/>
          <w:lang w:val="en-CA"/>
        </w:rPr>
        <w:t>. Voluntary reports</w:t>
      </w:r>
      <w:r>
        <w:rPr>
          <w:rFonts w:ascii="Times New Roman" w:hAnsi="Times New Roman" w:cs="Times New Roman"/>
          <w:lang w:val="en-CA"/>
        </w:rPr>
        <w:t xml:space="preserve"> of coyote activity</w:t>
      </w:r>
      <w:r w:rsidRPr="00432021">
        <w:rPr>
          <w:rFonts w:ascii="Times New Roman" w:hAnsi="Times New Roman" w:cs="Times New Roman"/>
          <w:lang w:val="en-CA"/>
        </w:rPr>
        <w:t xml:space="preserve"> have been collected through websites </w:t>
      </w:r>
      <w:r w:rsidRPr="00432021">
        <w:rPr>
          <w:rFonts w:ascii="Times New Roman" w:hAnsi="Times New Roman" w:cs="Times New Roman"/>
          <w:noProof/>
          <w:lang w:val="en-CA"/>
        </w:rPr>
        <w:t>(Wine et al. 2015; Mowry et al. 2020)</w:t>
      </w:r>
      <w:r w:rsidRPr="00432021">
        <w:rPr>
          <w:rFonts w:ascii="Times New Roman" w:hAnsi="Times New Roman" w:cs="Times New Roman"/>
          <w:lang w:val="en-CA"/>
        </w:rPr>
        <w:t xml:space="preserve">, city reporting databases </w:t>
      </w:r>
      <w:r w:rsidRPr="00432021">
        <w:rPr>
          <w:rFonts w:ascii="Times New Roman" w:hAnsi="Times New Roman" w:cs="Times New Roman"/>
          <w:noProof/>
          <w:lang w:val="en-CA"/>
        </w:rPr>
        <w:t>(Lukasik &amp; Alexander 2011; Poessel et al. 2013)</w:t>
      </w:r>
      <w:r w:rsidRPr="00432021">
        <w:rPr>
          <w:rFonts w:ascii="Times New Roman" w:hAnsi="Times New Roman" w:cs="Times New Roman"/>
          <w:lang w:val="en-CA"/>
        </w:rPr>
        <w:t xml:space="preserve">, public surveys </w:t>
      </w:r>
      <w:r w:rsidRPr="00432021">
        <w:rPr>
          <w:rFonts w:ascii="Times New Roman" w:hAnsi="Times New Roman" w:cs="Times New Roman"/>
          <w:noProof/>
          <w:lang w:val="en-CA"/>
        </w:rPr>
        <w:t>(Weckel et al. 2010)</w:t>
      </w:r>
      <w:r w:rsidRPr="00432021">
        <w:rPr>
          <w:rFonts w:ascii="Times New Roman" w:hAnsi="Times New Roman" w:cs="Times New Roman"/>
          <w:lang w:val="en-CA"/>
        </w:rPr>
        <w:t xml:space="preserve">, </w:t>
      </w:r>
      <w:r>
        <w:rPr>
          <w:rFonts w:ascii="Times New Roman" w:hAnsi="Times New Roman" w:cs="Times New Roman"/>
          <w:lang w:val="en-CA"/>
        </w:rPr>
        <w:t>and</w:t>
      </w:r>
      <w:r w:rsidRPr="00432021">
        <w:rPr>
          <w:rFonts w:ascii="Times New Roman" w:hAnsi="Times New Roman" w:cs="Times New Roman"/>
          <w:lang w:val="en-CA"/>
        </w:rPr>
        <w:t xml:space="preserve"> apps </w:t>
      </w:r>
      <w:r w:rsidRPr="00432021">
        <w:rPr>
          <w:rFonts w:ascii="Times New Roman" w:hAnsi="Times New Roman" w:cs="Times New Roman"/>
          <w:noProof/>
          <w:lang w:val="en-CA"/>
        </w:rPr>
        <w:t>(Mueller et al. 2019; Drake et al. 2021)</w:t>
      </w:r>
      <w:r w:rsidRPr="00432021">
        <w:rPr>
          <w:rFonts w:ascii="Times New Roman" w:hAnsi="Times New Roman" w:cs="Times New Roman"/>
          <w:lang w:val="en-CA"/>
        </w:rPr>
        <w:t xml:space="preserve">. </w:t>
      </w:r>
      <w:r>
        <w:rPr>
          <w:rFonts w:ascii="Times New Roman" w:hAnsi="Times New Roman" w:cs="Times New Roman"/>
          <w:lang w:val="en-CA"/>
        </w:rPr>
        <w:t xml:space="preserve">Studies resulting from analyses of these datasets </w:t>
      </w:r>
      <w:r w:rsidRPr="00432021">
        <w:rPr>
          <w:rFonts w:ascii="Times New Roman" w:hAnsi="Times New Roman" w:cs="Times New Roman"/>
          <w:lang w:val="en-CA"/>
        </w:rPr>
        <w:t>have focused</w:t>
      </w:r>
      <w:r>
        <w:rPr>
          <w:rFonts w:ascii="Times New Roman" w:hAnsi="Times New Roman" w:cs="Times New Roman"/>
          <w:lang w:val="en-CA"/>
        </w:rPr>
        <w:t xml:space="preserve"> largely</w:t>
      </w:r>
      <w:r w:rsidRPr="00432021">
        <w:rPr>
          <w:rFonts w:ascii="Times New Roman" w:hAnsi="Times New Roman" w:cs="Times New Roman"/>
          <w:lang w:val="en-CA"/>
        </w:rPr>
        <w:t xml:space="preserve"> on the broad patterns in report</w:t>
      </w:r>
      <w:r>
        <w:rPr>
          <w:rFonts w:ascii="Times New Roman" w:hAnsi="Times New Roman" w:cs="Times New Roman"/>
          <w:lang w:val="en-CA"/>
        </w:rPr>
        <w:t xml:space="preserve">s </w:t>
      </w:r>
      <w:r w:rsidRPr="00432021">
        <w:rPr>
          <w:rFonts w:ascii="Times New Roman" w:hAnsi="Times New Roman" w:cs="Times New Roman"/>
          <w:lang w:val="en-CA"/>
        </w:rPr>
        <w:t xml:space="preserve">and have identified temporal trends in reporting as well as socioeconomic and </w:t>
      </w:r>
      <w:r w:rsidRPr="00432021">
        <w:rPr>
          <w:rFonts w:ascii="Times New Roman" w:hAnsi="Times New Roman" w:cs="Times New Roman"/>
          <w:lang w:val="en-CA"/>
        </w:rPr>
        <w:lastRenderedPageBreak/>
        <w:t xml:space="preserve">landscape factors associated with their occurrences </w:t>
      </w:r>
      <w:r w:rsidRPr="00432021">
        <w:rPr>
          <w:rFonts w:ascii="Times New Roman" w:hAnsi="Times New Roman" w:cs="Times New Roman"/>
          <w:noProof/>
          <w:lang w:val="en-CA"/>
        </w:rPr>
        <w:t>(Weckel et al. 2010; Wine et al. 2015; Mowry et al. 2020)</w:t>
      </w:r>
      <w:r w:rsidRPr="00432021">
        <w:rPr>
          <w:rFonts w:ascii="Times New Roman" w:hAnsi="Times New Roman" w:cs="Times New Roman"/>
          <w:lang w:val="en-CA"/>
        </w:rPr>
        <w:t xml:space="preserve">. </w:t>
      </w:r>
      <w:commentRangeStart w:id="245"/>
      <w:r w:rsidRPr="00432021">
        <w:rPr>
          <w:rFonts w:ascii="Times New Roman" w:hAnsi="Times New Roman" w:cs="Times New Roman"/>
          <w:lang w:val="en-CA"/>
        </w:rPr>
        <w:t>In Calgary,</w:t>
      </w:r>
      <w:r>
        <w:rPr>
          <w:rFonts w:ascii="Times New Roman" w:hAnsi="Times New Roman" w:cs="Times New Roman"/>
          <w:lang w:val="en-CA"/>
        </w:rPr>
        <w:t xml:space="preserve"> Alberta,</w:t>
      </w:r>
      <w:r w:rsidRPr="00432021">
        <w:rPr>
          <w:rFonts w:ascii="Times New Roman" w:hAnsi="Times New Roman" w:cs="Times New Roman"/>
          <w:lang w:val="en-CA"/>
        </w:rPr>
        <w:t xml:space="preserve"> Lukasik and Alexander </w:t>
      </w:r>
      <w:r w:rsidRPr="00432021">
        <w:rPr>
          <w:rFonts w:ascii="Times New Roman" w:hAnsi="Times New Roman" w:cs="Times New Roman"/>
          <w:noProof/>
          <w:lang w:val="en-CA"/>
        </w:rPr>
        <w:t>(2011)</w:t>
      </w:r>
      <w:r w:rsidRPr="00432021">
        <w:rPr>
          <w:rFonts w:ascii="Times New Roman" w:hAnsi="Times New Roman" w:cs="Times New Roman"/>
          <w:lang w:val="en-CA"/>
        </w:rPr>
        <w:t xml:space="preserve"> found that most negative incidents were associated with high-density </w:t>
      </w:r>
      <w:r>
        <w:rPr>
          <w:rFonts w:ascii="Times New Roman" w:hAnsi="Times New Roman" w:cs="Times New Roman"/>
          <w:lang w:val="en-CA"/>
        </w:rPr>
        <w:t xml:space="preserve">neighborhoods </w:t>
      </w:r>
      <w:r w:rsidRPr="00432021">
        <w:rPr>
          <w:rFonts w:ascii="Times New Roman" w:hAnsi="Times New Roman" w:cs="Times New Roman"/>
          <w:lang w:val="en-CA"/>
        </w:rPr>
        <w:t xml:space="preserve">and the city’s river valley corridor, and occurred during the pup-rearing season (May – August). </w:t>
      </w:r>
      <w:r>
        <w:rPr>
          <w:rFonts w:ascii="Times New Roman" w:hAnsi="Times New Roman" w:cs="Times New Roman"/>
          <w:lang w:val="en-CA"/>
        </w:rPr>
        <w:t xml:space="preserve">In both Calgary and Edmonton, Alberta, </w:t>
      </w:r>
      <w:r w:rsidRPr="00432021">
        <w:rPr>
          <w:rFonts w:ascii="Times New Roman" w:hAnsi="Times New Roman" w:cs="Times New Roman"/>
          <w:lang w:val="en-CA"/>
        </w:rPr>
        <w:t xml:space="preserve">anthropogenic food consumption </w:t>
      </w:r>
      <w:r>
        <w:rPr>
          <w:rFonts w:ascii="Times New Roman" w:hAnsi="Times New Roman" w:cs="Times New Roman"/>
          <w:lang w:val="en-CA"/>
        </w:rPr>
        <w:t xml:space="preserve">was </w:t>
      </w:r>
      <w:r w:rsidRPr="00432021">
        <w:rPr>
          <w:rFonts w:ascii="Times New Roman" w:hAnsi="Times New Roman" w:cs="Times New Roman"/>
          <w:lang w:val="en-CA"/>
        </w:rPr>
        <w:t xml:space="preserve">a key correlate of increased conflict </w:t>
      </w:r>
      <w:r w:rsidRPr="00432021">
        <w:rPr>
          <w:rFonts w:ascii="Times New Roman" w:hAnsi="Times New Roman" w:cs="Times New Roman"/>
          <w:noProof/>
          <w:lang w:val="en-CA"/>
        </w:rPr>
        <w:t>(Lukasik &amp; Alexander 2011; Murray et al. 2015a)</w:t>
      </w:r>
      <w:r w:rsidRPr="00432021">
        <w:rPr>
          <w:rFonts w:ascii="Times New Roman" w:hAnsi="Times New Roman" w:cs="Times New Roman"/>
          <w:lang w:val="en-CA"/>
        </w:rPr>
        <w:t xml:space="preserve">. In Madison, </w:t>
      </w:r>
      <w:r>
        <w:rPr>
          <w:rFonts w:ascii="Times New Roman" w:hAnsi="Times New Roman" w:cs="Times New Roman"/>
          <w:lang w:val="en-CA"/>
        </w:rPr>
        <w:t>Wisconsin</w:t>
      </w:r>
      <w:r w:rsidRPr="00432021">
        <w:rPr>
          <w:rFonts w:ascii="Times New Roman" w:hAnsi="Times New Roman" w:cs="Times New Roman"/>
          <w:lang w:val="en-CA"/>
        </w:rPr>
        <w:t xml:space="preserve">, Drake, </w:t>
      </w:r>
      <w:proofErr w:type="spellStart"/>
      <w:r w:rsidRPr="00432021">
        <w:rPr>
          <w:rFonts w:ascii="Times New Roman" w:hAnsi="Times New Roman" w:cs="Times New Roman"/>
          <w:lang w:val="en-CA"/>
        </w:rPr>
        <w:t>Dubay</w:t>
      </w:r>
      <w:proofErr w:type="spellEnd"/>
      <w:r w:rsidRPr="00432021">
        <w:rPr>
          <w:rFonts w:ascii="Times New Roman" w:hAnsi="Times New Roman" w:cs="Times New Roman"/>
          <w:lang w:val="en-CA"/>
        </w:rPr>
        <w:t xml:space="preserve"> and Allen (2021) identified road distance, seasonality and time of day as important factors predicting distance between humans and coyotes, which they </w:t>
      </w:r>
      <w:r>
        <w:rPr>
          <w:rFonts w:ascii="Times New Roman" w:hAnsi="Times New Roman" w:cs="Times New Roman"/>
          <w:lang w:val="en-CA"/>
        </w:rPr>
        <w:t>interpreted</w:t>
      </w:r>
      <w:r w:rsidRPr="00432021">
        <w:rPr>
          <w:rFonts w:ascii="Times New Roman" w:hAnsi="Times New Roman" w:cs="Times New Roman"/>
          <w:lang w:val="en-CA"/>
        </w:rPr>
        <w:t xml:space="preserve"> as a proxy for conflict </w:t>
      </w:r>
      <w:r w:rsidRPr="00432021">
        <w:rPr>
          <w:rFonts w:ascii="Times New Roman" w:hAnsi="Times New Roman" w:cs="Times New Roman"/>
          <w:noProof/>
          <w:lang w:val="en-CA"/>
        </w:rPr>
        <w:t>(Drake et al. 2021)</w:t>
      </w:r>
      <w:r w:rsidRPr="00432021">
        <w:rPr>
          <w:rFonts w:ascii="Times New Roman" w:hAnsi="Times New Roman" w:cs="Times New Roman"/>
          <w:lang w:val="en-CA"/>
        </w:rPr>
        <w:t>.</w:t>
      </w:r>
      <w:commentRangeEnd w:id="245"/>
      <w:r w:rsidR="000A2740">
        <w:rPr>
          <w:rStyle w:val="CommentReference"/>
        </w:rPr>
        <w:commentReference w:id="245"/>
      </w:r>
    </w:p>
    <w:p w14:paraId="746899A5" w14:textId="3A6A0B6F" w:rsidR="00431167" w:rsidRPr="00BE418B" w:rsidRDefault="00431167" w:rsidP="00315B74">
      <w:pPr>
        <w:spacing w:line="480" w:lineRule="auto"/>
        <w:ind w:firstLine="720"/>
        <w:rPr>
          <w:rFonts w:ascii="Times New Roman" w:hAnsi="Times New Roman" w:cs="Times New Roman"/>
          <w:lang w:val="en-CA"/>
        </w:rPr>
      </w:pPr>
      <w:commentRangeStart w:id="246"/>
      <w:r>
        <w:rPr>
          <w:rFonts w:ascii="Times New Roman" w:hAnsi="Times New Roman" w:cs="Times New Roman"/>
          <w:lang w:val="en-CA"/>
        </w:rPr>
        <w:t>In</w:t>
      </w:r>
      <w:commentRangeEnd w:id="246"/>
      <w:r w:rsidR="00006BEB">
        <w:rPr>
          <w:rStyle w:val="CommentReference"/>
        </w:rPr>
        <w:commentReference w:id="246"/>
      </w:r>
      <w:r>
        <w:rPr>
          <w:rFonts w:ascii="Times New Roman" w:hAnsi="Times New Roman" w:cs="Times New Roman"/>
          <w:lang w:val="en-CA"/>
        </w:rPr>
        <w:t xml:space="preserve"> this study, we use</w:t>
      </w:r>
      <w:ins w:id="247" w:author="Colleen Cassady St. Clair [2]" w:date="2021-06-07T10:16:00Z">
        <w:r w:rsidR="000A2740">
          <w:rPr>
            <w:rFonts w:ascii="Times New Roman" w:hAnsi="Times New Roman" w:cs="Times New Roman"/>
            <w:lang w:val="en-CA"/>
          </w:rPr>
          <w:t>d</w:t>
        </w:r>
      </w:ins>
      <w:r>
        <w:rPr>
          <w:rFonts w:ascii="Times New Roman" w:hAnsi="Times New Roman" w:cs="Times New Roman"/>
          <w:lang w:val="en-CA"/>
        </w:rPr>
        <w:t xml:space="preserve"> </w:t>
      </w:r>
      <w:ins w:id="248" w:author="Colleen Cassady St. Clair [2]" w:date="2021-06-07T10:16:00Z">
        <w:r w:rsidR="000A2740">
          <w:rPr>
            <w:rFonts w:ascii="Times New Roman" w:hAnsi="Times New Roman" w:cs="Times New Roman"/>
            <w:lang w:val="en-CA"/>
          </w:rPr>
          <w:t xml:space="preserve">reports </w:t>
        </w:r>
      </w:ins>
      <w:ins w:id="249" w:author="Colleen Cassady St. Clair [2]" w:date="2021-06-07T10:19:00Z">
        <w:r w:rsidR="000A2740">
          <w:rPr>
            <w:rFonts w:ascii="Times New Roman" w:hAnsi="Times New Roman" w:cs="Times New Roman"/>
            <w:lang w:val="en-CA"/>
          </w:rPr>
          <w:t xml:space="preserve">collected over 10 years </w:t>
        </w:r>
      </w:ins>
      <w:ins w:id="250" w:author="Colleen Cassady St. Clair [2]" w:date="2021-06-07T10:16:00Z">
        <w:r w:rsidR="000A2740">
          <w:rPr>
            <w:rFonts w:ascii="Times New Roman" w:hAnsi="Times New Roman" w:cs="Times New Roman"/>
            <w:lang w:val="en-CA"/>
          </w:rPr>
          <w:t xml:space="preserve">from </w:t>
        </w:r>
      </w:ins>
      <w:del w:id="251" w:author="Colleen Cassady St. Clair [2]" w:date="2021-06-07T10:16:00Z">
        <w:r w:rsidDel="000A2740">
          <w:rPr>
            <w:rFonts w:ascii="Times New Roman" w:hAnsi="Times New Roman" w:cs="Times New Roman"/>
            <w:lang w:val="en-CA"/>
          </w:rPr>
          <w:delText xml:space="preserve">a community reporting </w:delText>
        </w:r>
      </w:del>
      <w:ins w:id="252" w:author="Colleen Cassady St. Clair [2]" w:date="2021-06-07T10:16:00Z">
        <w:r w:rsidR="000A2740">
          <w:rPr>
            <w:rFonts w:ascii="Times New Roman" w:hAnsi="Times New Roman" w:cs="Times New Roman"/>
            <w:lang w:val="en-CA"/>
          </w:rPr>
          <w:t xml:space="preserve">an online </w:t>
        </w:r>
      </w:ins>
      <w:r>
        <w:rPr>
          <w:rFonts w:ascii="Times New Roman" w:hAnsi="Times New Roman" w:cs="Times New Roman"/>
          <w:lang w:val="en-CA"/>
        </w:rPr>
        <w:t xml:space="preserve">database </w:t>
      </w:r>
      <w:ins w:id="253" w:author="Colleen Cassady St. Clair [2]" w:date="2021-06-07T10:14:00Z">
        <w:r w:rsidR="000A2740">
          <w:rPr>
            <w:rFonts w:ascii="Times New Roman" w:hAnsi="Times New Roman" w:cs="Times New Roman"/>
            <w:lang w:val="en-CA"/>
          </w:rPr>
          <w:t xml:space="preserve">in Edmonton, Canada </w:t>
        </w:r>
      </w:ins>
      <w:del w:id="254" w:author="Colleen Cassady St. Clair [2]" w:date="2021-06-07T10:18:00Z">
        <w:r w:rsidDel="000A2740">
          <w:rPr>
            <w:rFonts w:ascii="Times New Roman" w:hAnsi="Times New Roman" w:cs="Times New Roman"/>
            <w:lang w:val="en-CA"/>
          </w:rPr>
          <w:delText xml:space="preserve">to determine the </w:delText>
        </w:r>
      </w:del>
      <w:del w:id="255" w:author="Colleen Cassady St. Clair [2]" w:date="2021-06-07T10:17:00Z">
        <w:r w:rsidDel="000A2740">
          <w:rPr>
            <w:rFonts w:ascii="Times New Roman" w:hAnsi="Times New Roman" w:cs="Times New Roman"/>
            <w:lang w:val="en-CA"/>
          </w:rPr>
          <w:delText>factors that predict negative human-coyote interactions as indicated by</w:delText>
        </w:r>
      </w:del>
      <w:del w:id="256" w:author="Colleen Cassady St. Clair [2]" w:date="2021-06-07T10:18:00Z">
        <w:r w:rsidDel="000A2740">
          <w:rPr>
            <w:rFonts w:ascii="Times New Roman" w:hAnsi="Times New Roman" w:cs="Times New Roman"/>
            <w:lang w:val="en-CA"/>
          </w:rPr>
          <w:delText xml:space="preserve"> </w:delText>
        </w:r>
      </w:del>
      <w:del w:id="257" w:author="Colleen Cassady St. Clair [2]" w:date="2021-06-07T10:15:00Z">
        <w:r w:rsidDel="000A2740">
          <w:rPr>
            <w:rFonts w:ascii="Times New Roman" w:hAnsi="Times New Roman" w:cs="Times New Roman"/>
            <w:lang w:val="en-CA"/>
          </w:rPr>
          <w:delText>the real and perceived</w:delText>
        </w:r>
      </w:del>
      <w:del w:id="258" w:author="Colleen Cassady St. Clair [2]" w:date="2021-06-07T10:16:00Z">
        <w:r w:rsidDel="000A2740">
          <w:rPr>
            <w:rFonts w:ascii="Times New Roman" w:hAnsi="Times New Roman" w:cs="Times New Roman"/>
            <w:lang w:val="en-CA"/>
          </w:rPr>
          <w:delText xml:space="preserve"> risks posed by coyotes to human well-being. To our knowledge, this database is the largest collection of public coyote reports collected through a single standardized reporting system</w:delText>
        </w:r>
        <w:r w:rsidR="00CC6319" w:rsidDel="000A2740">
          <w:rPr>
            <w:rFonts w:ascii="Times New Roman" w:hAnsi="Times New Roman" w:cs="Times New Roman"/>
            <w:lang w:val="en-CA"/>
          </w:rPr>
          <w:delText xml:space="preserve">; it </w:delText>
        </w:r>
      </w:del>
      <w:del w:id="259" w:author="Colleen Cassady St. Clair [2]" w:date="2021-06-07T10:18:00Z">
        <w:r w:rsidDel="000A2740">
          <w:rPr>
            <w:rFonts w:ascii="Times New Roman" w:hAnsi="Times New Roman" w:cs="Times New Roman"/>
            <w:lang w:val="en-CA"/>
          </w:rPr>
          <w:delText>span</w:delText>
        </w:r>
        <w:r w:rsidR="00CC6319" w:rsidDel="000A2740">
          <w:rPr>
            <w:rFonts w:ascii="Times New Roman" w:hAnsi="Times New Roman" w:cs="Times New Roman"/>
            <w:lang w:val="en-CA"/>
          </w:rPr>
          <w:delText>s</w:delText>
        </w:r>
        <w:r w:rsidDel="000A2740">
          <w:rPr>
            <w:rFonts w:ascii="Times New Roman" w:hAnsi="Times New Roman" w:cs="Times New Roman"/>
            <w:lang w:val="en-CA"/>
          </w:rPr>
          <w:delText xml:space="preserve"> ten years and </w:delText>
        </w:r>
        <w:r w:rsidR="00235EBB" w:rsidDel="000A2740">
          <w:rPr>
            <w:rFonts w:ascii="Times New Roman" w:hAnsi="Times New Roman" w:cs="Times New Roman"/>
            <w:lang w:val="en-CA"/>
          </w:rPr>
          <w:delText xml:space="preserve">includes </w:delText>
        </w:r>
        <w:r w:rsidDel="000A2740">
          <w:rPr>
            <w:rFonts w:ascii="Times New Roman" w:hAnsi="Times New Roman" w:cs="Times New Roman"/>
            <w:lang w:val="en-CA"/>
          </w:rPr>
          <w:delText xml:space="preserve">thousands of reports from the city of Edmonton, Alberta. Our objectives were </w:delText>
        </w:r>
      </w:del>
      <w:r>
        <w:rPr>
          <w:rFonts w:ascii="Times New Roman" w:hAnsi="Times New Roman" w:cs="Times New Roman"/>
          <w:lang w:val="en-CA"/>
        </w:rPr>
        <w:t xml:space="preserve">to </w:t>
      </w:r>
      <w:del w:id="260" w:author="Colleen Cassady St. Clair [2]" w:date="2021-06-07T10:20:00Z">
        <w:r w:rsidDel="000A2740">
          <w:rPr>
            <w:rFonts w:ascii="Times New Roman" w:hAnsi="Times New Roman" w:cs="Times New Roman"/>
            <w:lang w:val="en-CA"/>
          </w:rPr>
          <w:delText>determine the</w:delText>
        </w:r>
      </w:del>
      <w:ins w:id="261" w:author="Colleen Cassady St. Clair [2]" w:date="2021-06-07T10:20:00Z">
        <w:r w:rsidR="000A2740">
          <w:rPr>
            <w:rFonts w:ascii="Times New Roman" w:hAnsi="Times New Roman" w:cs="Times New Roman"/>
            <w:lang w:val="en-CA"/>
          </w:rPr>
          <w:t>explore</w:t>
        </w:r>
      </w:ins>
      <w:r>
        <w:rPr>
          <w:rFonts w:ascii="Times New Roman" w:hAnsi="Times New Roman" w:cs="Times New Roman"/>
          <w:lang w:val="en-CA"/>
        </w:rPr>
        <w:t xml:space="preserve"> spatial, temporal and contextual variables</w:t>
      </w:r>
      <w:ins w:id="262" w:author="Colleen Cassady St. Clair [2]" w:date="2021-06-07T10:20:00Z">
        <w:r w:rsidR="000A2740">
          <w:rPr>
            <w:rFonts w:ascii="Times New Roman" w:hAnsi="Times New Roman" w:cs="Times New Roman"/>
            <w:lang w:val="en-CA"/>
          </w:rPr>
          <w:t xml:space="preserve">.  </w:t>
        </w:r>
      </w:ins>
      <w:r>
        <w:rPr>
          <w:rFonts w:ascii="Times New Roman" w:hAnsi="Times New Roman" w:cs="Times New Roman"/>
          <w:lang w:val="en-CA"/>
        </w:rPr>
        <w:t xml:space="preserve"> </w:t>
      </w:r>
      <w:del w:id="263" w:author="Colleen Cassady St. Clair [2]" w:date="2021-06-07T10:18:00Z">
        <w:r w:rsidDel="000A2740">
          <w:rPr>
            <w:rFonts w:ascii="Times New Roman" w:hAnsi="Times New Roman" w:cs="Times New Roman"/>
            <w:lang w:val="en-CA"/>
          </w:rPr>
          <w:delText>that predict</w:delText>
        </w:r>
      </w:del>
      <w:del w:id="264" w:author="Colleen Cassady St. Clair [2]" w:date="2021-06-07T10:20:00Z">
        <w:r w:rsidDel="000A2740">
          <w:rPr>
            <w:rFonts w:ascii="Times New Roman" w:hAnsi="Times New Roman" w:cs="Times New Roman"/>
            <w:lang w:val="en-CA"/>
          </w:rPr>
          <w:delText xml:space="preserve"> human-coyote interactions that indicate conflict, and to quantify long-term trends in human-coyote conflict in an urban environment. We</w:delText>
        </w:r>
      </w:del>
      <w:r>
        <w:rPr>
          <w:rFonts w:ascii="Times New Roman" w:hAnsi="Times New Roman" w:cs="Times New Roman"/>
          <w:lang w:val="en-CA"/>
        </w:rPr>
        <w:t xml:space="preserve"> </w:t>
      </w:r>
      <w:ins w:id="265" w:author="Colleen Cassady St. Clair [2]" w:date="2021-06-07T10:20:00Z">
        <w:r w:rsidR="000A2740">
          <w:rPr>
            <w:rFonts w:ascii="Times New Roman" w:hAnsi="Times New Roman" w:cs="Times New Roman"/>
            <w:lang w:val="en-CA"/>
          </w:rPr>
          <w:t>In addition to quantifying seasonal, diel, and location patterns</w:t>
        </w:r>
      </w:ins>
      <w:ins w:id="266" w:author="Colleen Cassady St. Clair [2]" w:date="2021-06-07T10:21:00Z">
        <w:r w:rsidR="000A2740">
          <w:rPr>
            <w:rFonts w:ascii="Times New Roman" w:hAnsi="Times New Roman" w:cs="Times New Roman"/>
            <w:lang w:val="en-CA"/>
          </w:rPr>
          <w:t xml:space="preserve"> in the reports, we categorized </w:t>
        </w:r>
      </w:ins>
      <w:del w:id="267" w:author="Colleen Cassady St. Clair [2]" w:date="2021-06-07T10:21:00Z">
        <w:r w:rsidDel="000A2740">
          <w:rPr>
            <w:rFonts w:ascii="Times New Roman" w:hAnsi="Times New Roman" w:cs="Times New Roman"/>
            <w:lang w:val="en-CA"/>
          </w:rPr>
          <w:delText xml:space="preserve">quantify </w:delText>
        </w:r>
      </w:del>
      <w:ins w:id="268" w:author="Colleen Cassady St. Clair [2]" w:date="2021-06-07T10:21:00Z">
        <w:r w:rsidR="000A2740">
          <w:rPr>
            <w:rFonts w:ascii="Times New Roman" w:hAnsi="Times New Roman" w:cs="Times New Roman"/>
            <w:lang w:val="en-CA"/>
          </w:rPr>
          <w:t xml:space="preserve">comments describing </w:t>
        </w:r>
      </w:ins>
      <w:ins w:id="269" w:author="Colleen Cassady St. Clair [2]" w:date="2021-06-07T10:22:00Z">
        <w:r w:rsidR="000A2740">
          <w:rPr>
            <w:rFonts w:ascii="Times New Roman" w:hAnsi="Times New Roman" w:cs="Times New Roman"/>
            <w:lang w:val="en-CA"/>
          </w:rPr>
          <w:t xml:space="preserve">the boldness of </w:t>
        </w:r>
      </w:ins>
      <w:ins w:id="270" w:author="Colleen Cassady St. Clair [2]" w:date="2021-06-07T10:21:00Z">
        <w:r w:rsidR="000A2740">
          <w:rPr>
            <w:rFonts w:ascii="Times New Roman" w:hAnsi="Times New Roman" w:cs="Times New Roman"/>
            <w:lang w:val="en-CA"/>
          </w:rPr>
          <w:t>coyote behaviour</w:t>
        </w:r>
      </w:ins>
      <w:ins w:id="271" w:author="Colleen Cassady St. Clair [2]" w:date="2021-06-07T10:26:00Z">
        <w:r w:rsidR="00006BEB">
          <w:rPr>
            <w:rFonts w:ascii="Times New Roman" w:hAnsi="Times New Roman" w:cs="Times New Roman"/>
            <w:lang w:val="en-CA"/>
          </w:rPr>
          <w:t xml:space="preserve"> towards people</w:t>
        </w:r>
      </w:ins>
      <w:ins w:id="272" w:author="Colleen Cassady St. Clair [2]" w:date="2021-06-07T10:21:00Z">
        <w:r w:rsidR="000A2740">
          <w:rPr>
            <w:rFonts w:ascii="Times New Roman" w:hAnsi="Times New Roman" w:cs="Times New Roman"/>
            <w:lang w:val="en-CA"/>
          </w:rPr>
          <w:t xml:space="preserve">, context of human activity, and </w:t>
        </w:r>
      </w:ins>
      <w:ins w:id="273" w:author="Colleen Cassady St. Clair [2]" w:date="2021-06-07T10:26:00Z">
        <w:r w:rsidR="00006BEB">
          <w:rPr>
            <w:rFonts w:ascii="Times New Roman" w:hAnsi="Times New Roman" w:cs="Times New Roman"/>
            <w:lang w:val="en-CA"/>
          </w:rPr>
          <w:t xml:space="preserve">human </w:t>
        </w:r>
      </w:ins>
      <w:ins w:id="274" w:author="Colleen Cassady St. Clair [2]" w:date="2021-06-07T10:22:00Z">
        <w:r w:rsidR="000A2740">
          <w:rPr>
            <w:rFonts w:ascii="Times New Roman" w:hAnsi="Times New Roman" w:cs="Times New Roman"/>
            <w:lang w:val="en-CA"/>
          </w:rPr>
          <w:t xml:space="preserve">perceptions of threat posed by coyotes to people.  </w:t>
        </w:r>
      </w:ins>
      <w:del w:id="275" w:author="Colleen Cassady St. Clair [2]" w:date="2021-06-07T10:23:00Z">
        <w:r w:rsidDel="00006BEB">
          <w:rPr>
            <w:rFonts w:ascii="Times New Roman" w:hAnsi="Times New Roman" w:cs="Times New Roman"/>
            <w:lang w:val="en-CA"/>
          </w:rPr>
          <w:delText xml:space="preserve">interactions between humans and coyotes based on the coyote response to humans, which is indicative of the </w:delText>
        </w:r>
        <w:commentRangeStart w:id="276"/>
        <w:r w:rsidDel="00006BEB">
          <w:rPr>
            <w:rFonts w:ascii="Times New Roman" w:hAnsi="Times New Roman" w:cs="Times New Roman"/>
            <w:lang w:val="en-CA"/>
          </w:rPr>
          <w:delText>real</w:delText>
        </w:r>
      </w:del>
      <w:commentRangeEnd w:id="276"/>
      <w:r w:rsidR="00006BEB">
        <w:rPr>
          <w:rStyle w:val="CommentReference"/>
        </w:rPr>
        <w:commentReference w:id="276"/>
      </w:r>
      <w:del w:id="277" w:author="Colleen Cassady St. Clair [2]" w:date="2021-06-07T10:23:00Z">
        <w:r w:rsidDel="00006BEB">
          <w:rPr>
            <w:rFonts w:ascii="Times New Roman" w:hAnsi="Times New Roman" w:cs="Times New Roman"/>
            <w:lang w:val="en-CA"/>
          </w:rPr>
          <w:delText xml:space="preserve"> risk to human or pet safety posed by coyote behaviour, and the human perception of coyotes, which indicates perceived risk. </w:delText>
        </w:r>
      </w:del>
      <w:ins w:id="278" w:author="Colleen Cassady St. Clair [2]" w:date="2021-06-07T10:27:00Z">
        <w:r w:rsidR="00006BEB">
          <w:rPr>
            <w:rFonts w:ascii="Times New Roman" w:hAnsi="Times New Roman" w:cs="Times New Roman"/>
            <w:lang w:val="en-CA"/>
          </w:rPr>
          <w:t>Based on the observation by others that coyotes exhibit greater boldness in association with territorial behaviour (refs), w</w:t>
        </w:r>
      </w:ins>
      <w:del w:id="279" w:author="Colleen Cassady St. Clair [2]" w:date="2021-06-07T10:27:00Z">
        <w:r w:rsidDel="00006BEB">
          <w:rPr>
            <w:rFonts w:ascii="Times New Roman" w:hAnsi="Times New Roman" w:cs="Times New Roman"/>
            <w:lang w:val="en-CA"/>
          </w:rPr>
          <w:delText>W</w:delText>
        </w:r>
      </w:del>
      <w:r>
        <w:rPr>
          <w:rFonts w:ascii="Times New Roman" w:hAnsi="Times New Roman" w:cs="Times New Roman"/>
          <w:lang w:val="en-CA"/>
        </w:rPr>
        <w:t xml:space="preserve">e </w:t>
      </w:r>
      <w:del w:id="280" w:author="Colleen Cassady St. Clair [2]" w:date="2021-06-07T10:26:00Z">
        <w:r w:rsidDel="00006BEB">
          <w:rPr>
            <w:rFonts w:ascii="Times New Roman" w:hAnsi="Times New Roman" w:cs="Times New Roman"/>
            <w:lang w:val="en-CA"/>
          </w:rPr>
          <w:delText xml:space="preserve">speculated </w:delText>
        </w:r>
      </w:del>
      <w:ins w:id="281" w:author="Colleen Cassady St. Clair [2]" w:date="2021-06-07T10:26:00Z">
        <w:r w:rsidR="00006BEB">
          <w:rPr>
            <w:rFonts w:ascii="Times New Roman" w:hAnsi="Times New Roman" w:cs="Times New Roman"/>
            <w:lang w:val="en-CA"/>
          </w:rPr>
          <w:t xml:space="preserve">predicted </w:t>
        </w:r>
      </w:ins>
      <w:r>
        <w:rPr>
          <w:rFonts w:ascii="Times New Roman" w:hAnsi="Times New Roman" w:cs="Times New Roman"/>
          <w:lang w:val="en-CA"/>
        </w:rPr>
        <w:t xml:space="preserve">that </w:t>
      </w:r>
      <w:ins w:id="282" w:author="Colleen Cassady St. Clair [2]" w:date="2021-06-07T10:28:00Z">
        <w:r w:rsidR="00006BEB">
          <w:rPr>
            <w:rFonts w:ascii="Times New Roman" w:hAnsi="Times New Roman" w:cs="Times New Roman"/>
            <w:lang w:val="en-CA"/>
          </w:rPr>
          <w:t xml:space="preserve">boldness </w:t>
        </w:r>
        <w:r w:rsidR="00006BEB">
          <w:rPr>
            <w:rFonts w:ascii="Times New Roman" w:hAnsi="Times New Roman" w:cs="Times New Roman"/>
            <w:lang w:val="en-CA"/>
          </w:rPr>
          <w:lastRenderedPageBreak/>
          <w:t xml:space="preserve">scores from comments would increase </w:t>
        </w:r>
      </w:ins>
      <w:del w:id="283" w:author="Colleen Cassady St. Clair [2]" w:date="2021-06-07T10:28:00Z">
        <w:r w:rsidDel="00006BEB">
          <w:rPr>
            <w:rFonts w:ascii="Times New Roman" w:hAnsi="Times New Roman" w:cs="Times New Roman"/>
            <w:lang w:val="en-CA"/>
          </w:rPr>
          <w:delText>negative interactions would be more likely</w:delText>
        </w:r>
      </w:del>
      <w:r>
        <w:rPr>
          <w:rFonts w:ascii="Times New Roman" w:hAnsi="Times New Roman" w:cs="Times New Roman"/>
          <w:lang w:val="en-CA"/>
        </w:rPr>
        <w:t xml:space="preserve"> in natural and open areas</w:t>
      </w:r>
      <w:ins w:id="284" w:author="Colleen Cassady St. Clair [2]" w:date="2021-06-07T10:30:00Z">
        <w:r w:rsidR="00006BEB">
          <w:rPr>
            <w:rFonts w:ascii="Times New Roman" w:hAnsi="Times New Roman" w:cs="Times New Roman"/>
            <w:lang w:val="en-CA"/>
          </w:rPr>
          <w:t>, particularly during the pup-rearing season</w:t>
        </w:r>
      </w:ins>
      <w:r>
        <w:rPr>
          <w:rFonts w:ascii="Times New Roman" w:hAnsi="Times New Roman" w:cs="Times New Roman"/>
          <w:lang w:val="en-CA"/>
        </w:rPr>
        <w:t xml:space="preserve"> </w:t>
      </w:r>
      <w:del w:id="285" w:author="Colleen Cassady St. Clair [2]" w:date="2021-06-07T10:28:00Z">
        <w:r w:rsidDel="00006BEB">
          <w:rPr>
            <w:rFonts w:ascii="Times New Roman" w:hAnsi="Times New Roman" w:cs="Times New Roman"/>
            <w:lang w:val="en-CA"/>
          </w:rPr>
          <w:delText xml:space="preserve">because these areas are more likely to contain established coyote home ranges and are reported to be common locations of human-coyote interactions </w:delText>
        </w:r>
      </w:del>
      <w:r>
        <w:rPr>
          <w:rFonts w:ascii="Times New Roman" w:hAnsi="Times New Roman" w:cs="Times New Roman"/>
          <w:noProof/>
          <w:lang w:val="en-CA"/>
        </w:rPr>
        <w:t>(</w:t>
      </w:r>
      <w:commentRangeStart w:id="286"/>
      <w:r>
        <w:rPr>
          <w:rFonts w:ascii="Times New Roman" w:hAnsi="Times New Roman" w:cs="Times New Roman"/>
          <w:noProof/>
          <w:lang w:val="en-CA"/>
        </w:rPr>
        <w:t>Gehrt</w:t>
      </w:r>
      <w:commentRangeEnd w:id="286"/>
      <w:r w:rsidR="00006BEB">
        <w:rPr>
          <w:rStyle w:val="CommentReference"/>
        </w:rPr>
        <w:commentReference w:id="286"/>
      </w:r>
      <w:r>
        <w:rPr>
          <w:rFonts w:ascii="Times New Roman" w:hAnsi="Times New Roman" w:cs="Times New Roman"/>
          <w:noProof/>
          <w:lang w:val="en-CA"/>
        </w:rPr>
        <w:t xml:space="preserve"> et al. 2009; Poessel et al. 2013; Wine et al. 2015)</w:t>
      </w:r>
      <w:r>
        <w:rPr>
          <w:rFonts w:ascii="Times New Roman" w:hAnsi="Times New Roman" w:cs="Times New Roman"/>
          <w:lang w:val="en-CA"/>
        </w:rPr>
        <w:t xml:space="preserve">. </w:t>
      </w:r>
      <w:ins w:id="287" w:author="Colleen Cassady St. Clair [2]" w:date="2021-06-07T10:29:00Z">
        <w:r w:rsidR="00006BEB">
          <w:rPr>
            <w:rFonts w:ascii="Times New Roman" w:hAnsi="Times New Roman" w:cs="Times New Roman"/>
            <w:lang w:val="en-CA"/>
          </w:rPr>
          <w:t xml:space="preserve">Based on observations by others that coyote presence is less accepted by the public in residential areas </w:t>
        </w:r>
        <w:r w:rsidR="00006BEB">
          <w:rPr>
            <w:rFonts w:ascii="Times New Roman" w:hAnsi="Times New Roman" w:cs="Times New Roman"/>
            <w:noProof/>
            <w:lang w:val="en-CA"/>
          </w:rPr>
          <w:t xml:space="preserve">(Draheim et al. 2019), we predicted that these would be the sites with more negative comments about human safety.  </w:t>
        </w:r>
      </w:ins>
      <w:del w:id="288" w:author="Colleen Cassady St. Clair [2]" w:date="2021-06-07T10:30:00Z">
        <w:r w:rsidDel="00006BEB">
          <w:rPr>
            <w:rFonts w:ascii="Times New Roman" w:hAnsi="Times New Roman" w:cs="Times New Roman"/>
            <w:lang w:val="en-CA"/>
          </w:rPr>
          <w:delText>We also predicted that human perceptions will indicate the greatest conflict in residential areas where</w:delText>
        </w:r>
      </w:del>
      <w:del w:id="289" w:author="Colleen Cassady St. Clair [2]" w:date="2021-06-07T10:29:00Z">
        <w:r w:rsidDel="00006BEB">
          <w:rPr>
            <w:rFonts w:ascii="Times New Roman" w:hAnsi="Times New Roman" w:cs="Times New Roman"/>
            <w:lang w:val="en-CA"/>
          </w:rPr>
          <w:delText xml:space="preserve"> coyote presence is less accepted by the public </w:delText>
        </w:r>
        <w:r w:rsidDel="00006BEB">
          <w:rPr>
            <w:rFonts w:ascii="Times New Roman" w:hAnsi="Times New Roman" w:cs="Times New Roman"/>
            <w:noProof/>
            <w:lang w:val="en-CA"/>
          </w:rPr>
          <w:delText>(Draheim et al. 2019)</w:delText>
        </w:r>
      </w:del>
      <w:del w:id="290" w:author="Colleen Cassady St. Clair [2]" w:date="2021-06-07T10:30:00Z">
        <w:r w:rsidDel="00006BEB">
          <w:rPr>
            <w:rFonts w:ascii="Times New Roman" w:hAnsi="Times New Roman" w:cs="Times New Roman"/>
            <w:lang w:val="en-CA"/>
          </w:rPr>
          <w:delText xml:space="preserve">, </w:delText>
        </w:r>
        <w:commentRangeStart w:id="291"/>
        <w:r w:rsidDel="00006BEB">
          <w:rPr>
            <w:rFonts w:ascii="Times New Roman" w:hAnsi="Times New Roman" w:cs="Times New Roman"/>
            <w:lang w:val="en-CA"/>
          </w:rPr>
          <w:delText>regardless</w:delText>
        </w:r>
      </w:del>
      <w:commentRangeEnd w:id="291"/>
      <w:r w:rsidR="00006BEB">
        <w:rPr>
          <w:rStyle w:val="CommentReference"/>
        </w:rPr>
        <w:commentReference w:id="291"/>
      </w:r>
      <w:del w:id="292" w:author="Colleen Cassady St. Clair [2]" w:date="2021-06-07T10:30:00Z">
        <w:r w:rsidDel="00006BEB">
          <w:rPr>
            <w:rFonts w:ascii="Times New Roman" w:hAnsi="Times New Roman" w:cs="Times New Roman"/>
            <w:lang w:val="en-CA"/>
          </w:rPr>
          <w:delText xml:space="preserve"> of coyote behaviour. </w:delText>
        </w:r>
      </w:del>
      <w:del w:id="293" w:author="Colleen Cassady St. Clair [2]" w:date="2021-06-07T10:31:00Z">
        <w:r w:rsidDel="00006BEB">
          <w:rPr>
            <w:rFonts w:ascii="Times New Roman" w:hAnsi="Times New Roman" w:cs="Times New Roman"/>
            <w:lang w:val="en-CA"/>
          </w:rPr>
          <w:delText>We speculated that coyote response to humans will be more indicative of conflict during the pup-rearing season, because coyote denning will cause increased aggression during this period</w:delText>
        </w:r>
        <w:r w:rsidDel="00006BEB">
          <w:delText xml:space="preserve"> </w:delText>
        </w:r>
        <w:r w:rsidDel="00006BEB">
          <w:rPr>
            <w:rFonts w:ascii="Times New Roman" w:hAnsi="Times New Roman" w:cs="Times New Roman"/>
            <w:noProof/>
            <w:lang w:val="en-CA"/>
          </w:rPr>
          <w:delText>(</w:delText>
        </w:r>
        <w:commentRangeStart w:id="294"/>
        <w:r w:rsidDel="00006BEB">
          <w:rPr>
            <w:rFonts w:ascii="Times New Roman" w:hAnsi="Times New Roman" w:cs="Times New Roman"/>
            <w:noProof/>
            <w:lang w:val="en-CA"/>
          </w:rPr>
          <w:delText>Lukasik</w:delText>
        </w:r>
      </w:del>
      <w:commentRangeEnd w:id="294"/>
      <w:r w:rsidR="00006BEB">
        <w:rPr>
          <w:rStyle w:val="CommentReference"/>
        </w:rPr>
        <w:commentReference w:id="294"/>
      </w:r>
      <w:del w:id="295" w:author="Colleen Cassady St. Clair [2]" w:date="2021-06-07T10:31:00Z">
        <w:r w:rsidDel="00006BEB">
          <w:rPr>
            <w:rFonts w:ascii="Times New Roman" w:hAnsi="Times New Roman" w:cs="Times New Roman"/>
            <w:noProof/>
            <w:lang w:val="en-CA"/>
          </w:rPr>
          <w:delText xml:space="preserve"> &amp; Alexander 2011; Drake et al. 2021)</w:delText>
        </w:r>
        <w:r w:rsidDel="00006BEB">
          <w:rPr>
            <w:rFonts w:ascii="Times New Roman" w:hAnsi="Times New Roman" w:cs="Times New Roman"/>
            <w:lang w:val="en-CA"/>
          </w:rPr>
          <w:delText xml:space="preserve">. </w:delText>
        </w:r>
      </w:del>
      <w:ins w:id="296" w:author="Colleen Cassady St. Clair [2]" w:date="2021-06-07T10:31:00Z">
        <w:r w:rsidR="00006BEB">
          <w:rPr>
            <w:rFonts w:ascii="Times New Roman" w:hAnsi="Times New Roman" w:cs="Times New Roman"/>
            <w:lang w:val="en-CA"/>
          </w:rPr>
          <w:t>Based on the finding that people are particularly concerned about the safety of children near coyotes</w:t>
        </w:r>
      </w:ins>
      <w:ins w:id="297" w:author="Colleen Cassady St. Clair [2]" w:date="2021-06-07T10:33:00Z">
        <w:r w:rsidR="00006BEB" w:rsidRPr="00006BEB">
          <w:rPr>
            <w:rFonts w:ascii="Times New Roman" w:hAnsi="Times New Roman" w:cs="Times New Roman"/>
            <w:noProof/>
            <w:lang w:val="en-CA"/>
          </w:rPr>
          <w:t xml:space="preserve"> </w:t>
        </w:r>
        <w:r w:rsidR="00006BEB">
          <w:rPr>
            <w:rFonts w:ascii="Times New Roman" w:hAnsi="Times New Roman" w:cs="Times New Roman"/>
            <w:noProof/>
            <w:lang w:val="en-CA"/>
          </w:rPr>
          <w:t>(Sponarski et al. 2018)</w:t>
        </w:r>
      </w:ins>
      <w:ins w:id="298" w:author="Colleen Cassady St. Clair [2]" w:date="2021-06-07T10:31:00Z">
        <w:r w:rsidR="00006BEB">
          <w:rPr>
            <w:rFonts w:ascii="Times New Roman" w:hAnsi="Times New Roman" w:cs="Times New Roman"/>
            <w:lang w:val="en-CA"/>
          </w:rPr>
          <w:t xml:space="preserve">, we predicted that reports indicating the presence of children or pets would express more negative perceptions of coyotes. </w:t>
        </w:r>
      </w:ins>
      <w:del w:id="299" w:author="Colleen Cassady St. Clair [2]" w:date="2021-06-07T10:32:00Z">
        <w:r w:rsidDel="00006BEB">
          <w:rPr>
            <w:rFonts w:ascii="Times New Roman" w:hAnsi="Times New Roman" w:cs="Times New Roman"/>
            <w:lang w:val="en-CA"/>
          </w:rPr>
          <w:delText xml:space="preserve">Finally, we predicted that the presence of pets, especially off-leash dogs, will increase the likelihood of negative encounters, but the presence of children will predict much more negative human perceptions due to a higher perceived risk of attacks </w:delText>
        </w:r>
      </w:del>
      <w:r>
        <w:rPr>
          <w:rFonts w:ascii="Times New Roman" w:hAnsi="Times New Roman" w:cs="Times New Roman"/>
          <w:noProof/>
          <w:lang w:val="en-CA"/>
        </w:rPr>
        <w:t>(</w:t>
      </w:r>
      <w:del w:id="300" w:author="Colleen Cassady St. Clair [2]" w:date="2021-06-07T10:33:00Z">
        <w:r w:rsidDel="00006BEB">
          <w:rPr>
            <w:rFonts w:ascii="Times New Roman" w:hAnsi="Times New Roman" w:cs="Times New Roman"/>
            <w:noProof/>
            <w:lang w:val="en-CA"/>
          </w:rPr>
          <w:delText>Sponarski et al. 2018)</w:delText>
        </w:r>
      </w:del>
      <w:r>
        <w:rPr>
          <w:rFonts w:ascii="Times New Roman" w:hAnsi="Times New Roman" w:cs="Times New Roman"/>
          <w:lang w:val="en-CA"/>
        </w:rPr>
        <w:t xml:space="preserve">. By quantitatively assessing human-coyote </w:t>
      </w:r>
      <w:del w:id="301" w:author="Colleen Cassady St. Clair [2]" w:date="2021-06-07T10:33:00Z">
        <w:r w:rsidDel="008B3DE9">
          <w:rPr>
            <w:rFonts w:ascii="Times New Roman" w:hAnsi="Times New Roman" w:cs="Times New Roman"/>
            <w:lang w:val="en-CA"/>
          </w:rPr>
          <w:delText>conflict</w:delText>
        </w:r>
      </w:del>
      <w:ins w:id="302" w:author="Colleen Cassady St. Clair [2]" w:date="2021-06-07T10:33:00Z">
        <w:r w:rsidR="008B3DE9">
          <w:rPr>
            <w:rFonts w:ascii="Times New Roman" w:hAnsi="Times New Roman" w:cs="Times New Roman"/>
            <w:lang w:val="en-CA"/>
          </w:rPr>
          <w:t>interactions with thousands of reports over many years</w:t>
        </w:r>
      </w:ins>
      <w:r>
        <w:rPr>
          <w:rFonts w:ascii="Times New Roman" w:hAnsi="Times New Roman" w:cs="Times New Roman"/>
          <w:lang w:val="en-CA"/>
        </w:rPr>
        <w:t xml:space="preserve">, we hope to better inform proactive management practices that </w:t>
      </w:r>
      <w:del w:id="303" w:author="Colleen Cassady St. Clair [2]" w:date="2021-06-07T10:33:00Z">
        <w:r w:rsidDel="008B3DE9">
          <w:rPr>
            <w:rFonts w:ascii="Times New Roman" w:hAnsi="Times New Roman" w:cs="Times New Roman"/>
            <w:lang w:val="en-CA"/>
          </w:rPr>
          <w:delText xml:space="preserve">will </w:delText>
        </w:r>
      </w:del>
      <w:ins w:id="304" w:author="Colleen Cassady St. Clair [2]" w:date="2021-06-07T10:33:00Z">
        <w:r w:rsidR="008B3DE9">
          <w:rPr>
            <w:rFonts w:ascii="Times New Roman" w:hAnsi="Times New Roman" w:cs="Times New Roman"/>
            <w:lang w:val="en-CA"/>
          </w:rPr>
          <w:t xml:space="preserve">could </w:t>
        </w:r>
      </w:ins>
      <w:r>
        <w:rPr>
          <w:rFonts w:ascii="Times New Roman" w:hAnsi="Times New Roman" w:cs="Times New Roman"/>
          <w:lang w:val="en-CA"/>
        </w:rPr>
        <w:t xml:space="preserve">facilitate coexistence between humans and coyotes in urban environments across North America. </w:t>
      </w:r>
    </w:p>
    <w:p w14:paraId="6BDB457A" w14:textId="77777777" w:rsidR="00431167" w:rsidRPr="00432021" w:rsidRDefault="00431167" w:rsidP="00315B74">
      <w:pPr>
        <w:spacing w:line="480" w:lineRule="auto"/>
        <w:rPr>
          <w:rFonts w:ascii="Times New Roman" w:hAnsi="Times New Roman" w:cs="Times New Roman"/>
          <w:b/>
          <w:bCs/>
          <w:lang w:val="en-CA"/>
        </w:rPr>
      </w:pPr>
      <w:r w:rsidRPr="00432021">
        <w:rPr>
          <w:rFonts w:ascii="Times New Roman" w:hAnsi="Times New Roman" w:cs="Times New Roman"/>
          <w:b/>
          <w:bCs/>
          <w:lang w:val="en-CA"/>
        </w:rPr>
        <w:t>METHODS</w:t>
      </w:r>
    </w:p>
    <w:p w14:paraId="560540F2" w14:textId="77777777" w:rsidR="00431167" w:rsidRPr="00432021" w:rsidRDefault="00431167" w:rsidP="00315B74">
      <w:pPr>
        <w:spacing w:line="480" w:lineRule="auto"/>
        <w:rPr>
          <w:rFonts w:ascii="Times New Roman" w:hAnsi="Times New Roman" w:cs="Times New Roman"/>
          <w:b/>
          <w:bCs/>
          <w:lang w:val="en-CA"/>
        </w:rPr>
      </w:pPr>
      <w:r w:rsidRPr="00432021">
        <w:rPr>
          <w:rFonts w:ascii="Times New Roman" w:hAnsi="Times New Roman" w:cs="Times New Roman"/>
          <w:b/>
          <w:bCs/>
          <w:lang w:val="en-CA"/>
        </w:rPr>
        <w:t>Study Area</w:t>
      </w:r>
    </w:p>
    <w:p w14:paraId="229965D9" w14:textId="77777777" w:rsidR="00431167" w:rsidRPr="009275C5" w:rsidRDefault="00431167" w:rsidP="00315B74">
      <w:pPr>
        <w:spacing w:line="480" w:lineRule="auto"/>
        <w:rPr>
          <w:rFonts w:ascii="Times New Roman" w:hAnsi="Times New Roman" w:cs="Times New Roman"/>
          <w:noProof/>
          <w:lang w:val="en-CA"/>
        </w:rPr>
      </w:pPr>
      <w:r w:rsidRPr="00432021">
        <w:rPr>
          <w:rFonts w:ascii="Times New Roman" w:hAnsi="Times New Roman" w:cs="Times New Roman"/>
          <w:lang w:val="en-CA"/>
        </w:rPr>
        <w:lastRenderedPageBreak/>
        <w:t>Our study took place in the city of Edmonton, Alberta, Canada (53.54728</w:t>
      </w:r>
      <w:r w:rsidRPr="00432021">
        <w:rPr>
          <w:rFonts w:ascii="Times New Roman" w:hAnsi="Times New Roman" w:cs="Times New Roman"/>
          <w:vertAlign w:val="superscript"/>
          <w:lang w:val="en-CA"/>
        </w:rPr>
        <w:t>o</w:t>
      </w:r>
      <w:r w:rsidRPr="00432021">
        <w:rPr>
          <w:rFonts w:ascii="Times New Roman" w:hAnsi="Times New Roman" w:cs="Times New Roman"/>
          <w:lang w:val="en-CA"/>
        </w:rPr>
        <w:t>N, 113.50068</w:t>
      </w:r>
      <w:r w:rsidRPr="00432021">
        <w:rPr>
          <w:rFonts w:ascii="Times New Roman" w:hAnsi="Times New Roman" w:cs="Times New Roman"/>
          <w:vertAlign w:val="superscript"/>
          <w:lang w:val="en-CA"/>
        </w:rPr>
        <w:t>o</w:t>
      </w:r>
      <w:r w:rsidRPr="00432021">
        <w:rPr>
          <w:rFonts w:ascii="Times New Roman" w:hAnsi="Times New Roman" w:cs="Times New Roman"/>
          <w:lang w:val="en-CA"/>
        </w:rPr>
        <w:t>W), which is large in both area (684 km</w:t>
      </w:r>
      <w:r w:rsidRPr="00432021">
        <w:rPr>
          <w:rFonts w:ascii="Times New Roman" w:hAnsi="Times New Roman" w:cs="Times New Roman"/>
          <w:vertAlign w:val="superscript"/>
          <w:lang w:val="en-CA"/>
        </w:rPr>
        <w:t>2</w:t>
      </w:r>
      <w:r w:rsidRPr="00432021">
        <w:rPr>
          <w:rFonts w:ascii="Times New Roman" w:hAnsi="Times New Roman" w:cs="Times New Roman"/>
          <w:lang w:val="en-CA"/>
        </w:rPr>
        <w:t xml:space="preserve">) and population </w:t>
      </w:r>
      <w:r w:rsidRPr="00432021">
        <w:rPr>
          <w:rFonts w:ascii="Times New Roman" w:hAnsi="Times New Roman" w:cs="Times New Roman"/>
          <w:noProof/>
          <w:lang w:val="en-CA"/>
        </w:rPr>
        <w:t>(976,223 in 2019 census; City of Edmonton 2019)</w:t>
      </w:r>
      <w:r w:rsidRPr="00432021">
        <w:rPr>
          <w:rFonts w:ascii="Times New Roman" w:hAnsi="Times New Roman" w:cs="Times New Roman"/>
          <w:lang w:val="en-CA"/>
        </w:rPr>
        <w:t xml:space="preserve">. As a northern city, Edmonton is characterized by warm summers (Jun-Aug daily average = 16.7°C) and cold winters </w:t>
      </w:r>
      <w:r w:rsidRPr="009275C5">
        <w:rPr>
          <w:rFonts w:ascii="Times New Roman" w:hAnsi="Times New Roman" w:cs="Times New Roman"/>
          <w:noProof/>
          <w:lang w:val="en-CA"/>
        </w:rPr>
        <w:t>(Dec-Mar daily average = -9.7°C;</w:t>
      </w:r>
    </w:p>
    <w:p w14:paraId="71E4F8D1" w14:textId="495B6056" w:rsidR="00431167" w:rsidRPr="00432021" w:rsidRDefault="00431167" w:rsidP="00315B74">
      <w:pPr>
        <w:spacing w:line="480" w:lineRule="auto"/>
        <w:rPr>
          <w:rFonts w:ascii="Times New Roman" w:hAnsi="Times New Roman" w:cs="Times New Roman"/>
          <w:lang w:val="en-CA"/>
        </w:rPr>
      </w:pPr>
      <w:r w:rsidRPr="009275C5">
        <w:rPr>
          <w:rFonts w:ascii="Times New Roman" w:hAnsi="Times New Roman" w:cs="Times New Roman"/>
          <w:noProof/>
          <w:lang w:val="en-CA"/>
        </w:rPr>
        <w:t>Environment and Climate Change Canada 2018)</w:t>
      </w:r>
      <w:r w:rsidRPr="00432021">
        <w:rPr>
          <w:rFonts w:ascii="Times New Roman" w:hAnsi="Times New Roman" w:cs="Times New Roman"/>
          <w:lang w:val="en-CA"/>
        </w:rPr>
        <w:t>. Edmonton is located within the central parkland natural subregion</w:t>
      </w:r>
      <w:r>
        <w:rPr>
          <w:rFonts w:ascii="Times New Roman" w:hAnsi="Times New Roman" w:cs="Times New Roman"/>
          <w:lang w:val="en-CA"/>
        </w:rPr>
        <w:t xml:space="preserve"> – </w:t>
      </w:r>
      <w:r w:rsidRPr="00432021">
        <w:rPr>
          <w:rFonts w:ascii="Times New Roman" w:hAnsi="Times New Roman" w:cs="Times New Roman"/>
          <w:lang w:val="en-CA"/>
        </w:rPr>
        <w:t>an area composed of productive agricultural lands interspersed with wetlands and mixed forests of aspen (</w:t>
      </w:r>
      <w:r w:rsidRPr="00432021">
        <w:rPr>
          <w:rFonts w:ascii="Times New Roman" w:hAnsi="Times New Roman" w:cs="Times New Roman"/>
          <w:i/>
          <w:iCs/>
          <w:lang w:val="en-CA"/>
        </w:rPr>
        <w:t xml:space="preserve">Populus </w:t>
      </w:r>
      <w:proofErr w:type="spellStart"/>
      <w:r w:rsidRPr="00432021">
        <w:rPr>
          <w:rFonts w:ascii="Times New Roman" w:hAnsi="Times New Roman" w:cs="Times New Roman"/>
          <w:i/>
          <w:iCs/>
          <w:lang w:val="en-CA"/>
        </w:rPr>
        <w:t>tremuloides</w:t>
      </w:r>
      <w:proofErr w:type="spellEnd"/>
      <w:r w:rsidRPr="00432021">
        <w:rPr>
          <w:rFonts w:ascii="Times New Roman" w:hAnsi="Times New Roman" w:cs="Times New Roman"/>
          <w:lang w:val="en-CA"/>
        </w:rPr>
        <w:t>), balsam poplar (</w:t>
      </w:r>
      <w:r w:rsidRPr="00432021">
        <w:rPr>
          <w:rFonts w:ascii="Times New Roman" w:hAnsi="Times New Roman" w:cs="Times New Roman"/>
          <w:i/>
          <w:iCs/>
          <w:lang w:val="en-CA"/>
        </w:rPr>
        <w:t>Populus balsamifera</w:t>
      </w:r>
      <w:r w:rsidRPr="00432021">
        <w:rPr>
          <w:rFonts w:ascii="Times New Roman" w:hAnsi="Times New Roman" w:cs="Times New Roman"/>
          <w:lang w:val="en-CA"/>
        </w:rPr>
        <w:t xml:space="preserve">) and spruce trees </w:t>
      </w:r>
      <w:r w:rsidRPr="00432021">
        <w:rPr>
          <w:rFonts w:ascii="Times New Roman" w:hAnsi="Times New Roman" w:cs="Times New Roman"/>
          <w:noProof/>
          <w:lang w:val="en-CA"/>
        </w:rPr>
        <w:t>(</w:t>
      </w:r>
      <w:r w:rsidRPr="00432021">
        <w:rPr>
          <w:rFonts w:ascii="Times New Roman" w:hAnsi="Times New Roman" w:cs="Times New Roman"/>
          <w:i/>
          <w:iCs/>
          <w:noProof/>
          <w:lang w:val="en-CA"/>
        </w:rPr>
        <w:t>Picea spp</w:t>
      </w:r>
      <w:r w:rsidRPr="00432021">
        <w:rPr>
          <w:rFonts w:ascii="Times New Roman" w:hAnsi="Times New Roman" w:cs="Times New Roman"/>
          <w:noProof/>
          <w:lang w:val="en-CA"/>
        </w:rPr>
        <w:t>; Natural Regions Committee 2006)</w:t>
      </w:r>
      <w:r w:rsidRPr="00432021">
        <w:rPr>
          <w:rFonts w:ascii="Times New Roman" w:hAnsi="Times New Roman" w:cs="Times New Roman"/>
          <w:lang w:val="en-CA"/>
        </w:rPr>
        <w:t xml:space="preserve">. The city is bisected by the North Saskatchewan River valley and several large ravines, which form a network of </w:t>
      </w:r>
      <w:r>
        <w:rPr>
          <w:rFonts w:ascii="Times New Roman" w:hAnsi="Times New Roman" w:cs="Times New Roman"/>
          <w:lang w:val="en-CA"/>
        </w:rPr>
        <w:t xml:space="preserve">minimally </w:t>
      </w:r>
      <w:r w:rsidRPr="00432021">
        <w:rPr>
          <w:rFonts w:ascii="Times New Roman" w:hAnsi="Times New Roman" w:cs="Times New Roman"/>
          <w:lang w:val="en-CA"/>
        </w:rPr>
        <w:t xml:space="preserve">developed natural areas. </w:t>
      </w:r>
      <w:commentRangeStart w:id="305"/>
      <w:del w:id="306" w:author="Colleen Cassady St. Clair [2]" w:date="2021-06-07T10:37:00Z">
        <w:r w:rsidRPr="00432021" w:rsidDel="008B3DE9">
          <w:rPr>
            <w:rFonts w:ascii="Times New Roman" w:hAnsi="Times New Roman" w:cs="Times New Roman"/>
            <w:lang w:val="en-CA"/>
          </w:rPr>
          <w:delText>Although</w:delText>
        </w:r>
      </w:del>
      <w:commentRangeEnd w:id="305"/>
      <w:r w:rsidR="008B3DE9">
        <w:rPr>
          <w:rStyle w:val="CommentReference"/>
        </w:rPr>
        <w:commentReference w:id="305"/>
      </w:r>
      <w:del w:id="307" w:author="Colleen Cassady St. Clair [2]" w:date="2021-06-07T10:37:00Z">
        <w:r w:rsidRPr="00432021" w:rsidDel="008B3DE9">
          <w:rPr>
            <w:rFonts w:ascii="Times New Roman" w:hAnsi="Times New Roman" w:cs="Times New Roman"/>
            <w:lang w:val="en-CA"/>
          </w:rPr>
          <w:delText xml:space="preserve"> the City of Edmonton includes significant parcels of recently annexed undeveloped parkland to the southwest and northeast, </w:delText>
        </w:r>
        <w:r w:rsidDel="008B3DE9">
          <w:rPr>
            <w:rFonts w:ascii="Times New Roman" w:hAnsi="Times New Roman" w:cs="Times New Roman"/>
            <w:lang w:val="en-CA"/>
          </w:rPr>
          <w:delText>the paucity of reports from these areas (</w:delText>
        </w:r>
        <w:r w:rsidDel="008B3DE9">
          <w:rPr>
            <w:rFonts w:ascii="Times New Roman" w:hAnsi="Times New Roman" w:cs="Times New Roman"/>
            <w:i/>
            <w:iCs/>
            <w:lang w:val="en-CA"/>
          </w:rPr>
          <w:delText xml:space="preserve">N </w:delText>
        </w:r>
        <w:r w:rsidDel="008B3DE9">
          <w:rPr>
            <w:rFonts w:ascii="Times New Roman" w:hAnsi="Times New Roman" w:cs="Times New Roman"/>
            <w:lang w:val="en-CA"/>
          </w:rPr>
          <w:delText xml:space="preserve">= 250) led to our excluding them to all analyses, </w:delText>
        </w:r>
        <w:r w:rsidRPr="00432021" w:rsidDel="008B3DE9">
          <w:rPr>
            <w:rFonts w:ascii="Times New Roman" w:hAnsi="Times New Roman" w:cs="Times New Roman"/>
            <w:lang w:val="en-CA"/>
          </w:rPr>
          <w:delText>limiting the extent of our study area to 565 km</w:delText>
        </w:r>
        <w:r w:rsidRPr="00432021" w:rsidDel="008B3DE9">
          <w:rPr>
            <w:rFonts w:ascii="Times New Roman" w:hAnsi="Times New Roman" w:cs="Times New Roman"/>
            <w:vertAlign w:val="superscript"/>
            <w:lang w:val="en-CA"/>
          </w:rPr>
          <w:delText>2</w:delText>
        </w:r>
        <w:r w:rsidRPr="00432021" w:rsidDel="008B3DE9">
          <w:rPr>
            <w:rFonts w:ascii="Times New Roman" w:hAnsi="Times New Roman" w:cs="Times New Roman"/>
            <w:lang w:val="en-CA"/>
          </w:rPr>
          <w:delText xml:space="preserve"> </w:delText>
        </w:r>
      </w:del>
      <w:r w:rsidRPr="00432021">
        <w:rPr>
          <w:rFonts w:ascii="Times New Roman" w:hAnsi="Times New Roman" w:cs="Times New Roman"/>
          <w:lang w:val="en-CA"/>
        </w:rPr>
        <w:t>(</w:t>
      </w:r>
      <w:commentRangeStart w:id="308"/>
      <w:r w:rsidRPr="00432021">
        <w:rPr>
          <w:rFonts w:ascii="Times New Roman" w:hAnsi="Times New Roman" w:cs="Times New Roman"/>
          <w:lang w:val="en-CA"/>
        </w:rPr>
        <w:t>Figure</w:t>
      </w:r>
      <w:commentRangeEnd w:id="308"/>
      <w:r w:rsidR="008B3DE9">
        <w:rPr>
          <w:rStyle w:val="CommentReference"/>
        </w:rPr>
        <w:commentReference w:id="308"/>
      </w:r>
      <w:r w:rsidRPr="00432021">
        <w:rPr>
          <w:rFonts w:ascii="Times New Roman" w:hAnsi="Times New Roman" w:cs="Times New Roman"/>
          <w:lang w:val="en-CA"/>
        </w:rPr>
        <w:t xml:space="preserve"> </w:t>
      </w:r>
      <w:ins w:id="309" w:author="Colleen Cassady St. Clair [2]" w:date="2021-06-07T10:39:00Z">
        <w:r w:rsidR="008B3DE9">
          <w:rPr>
            <w:rFonts w:ascii="Times New Roman" w:hAnsi="Times New Roman" w:cs="Times New Roman"/>
            <w:lang w:val="en-CA"/>
          </w:rPr>
          <w:t>1</w:t>
        </w:r>
      </w:ins>
      <w:del w:id="310" w:author="Colleen Cassady St. Clair [2]" w:date="2021-06-07T10:39:00Z">
        <w:r w:rsidDel="008B3DE9">
          <w:rPr>
            <w:rFonts w:ascii="Times New Roman" w:hAnsi="Times New Roman" w:cs="Times New Roman"/>
            <w:lang w:val="en-CA"/>
          </w:rPr>
          <w:delText>2</w:delText>
        </w:r>
      </w:del>
      <w:r w:rsidRPr="00432021">
        <w:rPr>
          <w:rFonts w:ascii="Times New Roman" w:hAnsi="Times New Roman" w:cs="Times New Roman"/>
          <w:lang w:val="en-CA"/>
        </w:rPr>
        <w:t xml:space="preserve">). </w:t>
      </w:r>
    </w:p>
    <w:p w14:paraId="782A5299" w14:textId="77777777" w:rsidR="00431167" w:rsidRPr="00432021" w:rsidRDefault="00431167" w:rsidP="00315B74">
      <w:pPr>
        <w:spacing w:line="480" w:lineRule="auto"/>
        <w:rPr>
          <w:rFonts w:ascii="Times New Roman" w:hAnsi="Times New Roman" w:cs="Times New Roman"/>
          <w:b/>
          <w:bCs/>
          <w:lang w:val="en-CA"/>
        </w:rPr>
      </w:pPr>
      <w:r w:rsidRPr="00432021">
        <w:rPr>
          <w:rFonts w:ascii="Times New Roman" w:hAnsi="Times New Roman" w:cs="Times New Roman"/>
          <w:b/>
          <w:bCs/>
          <w:lang w:val="en-CA"/>
        </w:rPr>
        <w:t>Online Report Collection</w:t>
      </w:r>
    </w:p>
    <w:p w14:paraId="0AAFAE59" w14:textId="2BAC0322" w:rsidR="00431167" w:rsidRPr="00432021" w:rsidRDefault="00431167" w:rsidP="00315B74">
      <w:pPr>
        <w:spacing w:line="480" w:lineRule="auto"/>
        <w:rPr>
          <w:rFonts w:ascii="Times New Roman" w:hAnsi="Times New Roman" w:cs="Times New Roman"/>
          <w:lang w:val="en-CA"/>
        </w:rPr>
      </w:pPr>
      <w:r w:rsidRPr="00432021">
        <w:rPr>
          <w:rFonts w:ascii="Times New Roman" w:hAnsi="Times New Roman" w:cs="Times New Roman"/>
          <w:b/>
          <w:bCs/>
          <w:lang w:val="en-CA"/>
        </w:rPr>
        <w:tab/>
      </w:r>
      <w:r w:rsidRPr="00432021">
        <w:rPr>
          <w:rFonts w:ascii="Times New Roman" w:hAnsi="Times New Roman" w:cs="Times New Roman"/>
          <w:lang w:val="en-CA"/>
        </w:rPr>
        <w:t>We used a web-based platform launched in July 2010 to collect voluntarily submitted reports of coyotes from members of the general public on the Edmonton Urban Coyote Project website (</w:t>
      </w:r>
      <w:hyperlink r:id="rId9" w:history="1">
        <w:r w:rsidRPr="00432021">
          <w:rPr>
            <w:rStyle w:val="Hyperlink"/>
            <w:rFonts w:ascii="Times New Roman" w:hAnsi="Times New Roman" w:cs="Times New Roman"/>
            <w:lang w:val="en-CA"/>
          </w:rPr>
          <w:t>https://www.edmontonurbancoyotes.ca/reportsighting.php</w:t>
        </w:r>
      </w:hyperlink>
      <w:r w:rsidRPr="00432021">
        <w:rPr>
          <w:rFonts w:ascii="Times New Roman" w:hAnsi="Times New Roman" w:cs="Times New Roman"/>
          <w:lang w:val="en-CA"/>
        </w:rPr>
        <w:t xml:space="preserve">). We promoted the website during media interviews, public lectures, and social media posts, through word of mouth, on </w:t>
      </w:r>
      <w:del w:id="311" w:author="Colleen Cassady St. Clair [2]" w:date="2021-06-07T10:35:00Z">
        <w:r w:rsidRPr="00432021" w:rsidDel="008B3DE9">
          <w:rPr>
            <w:rFonts w:ascii="Times New Roman" w:hAnsi="Times New Roman" w:cs="Times New Roman"/>
            <w:lang w:val="en-CA"/>
          </w:rPr>
          <w:delText xml:space="preserve">tags </w:delText>
        </w:r>
      </w:del>
      <w:ins w:id="312" w:author="Colleen Cassady St. Clair [2]" w:date="2021-06-07T10:35:00Z">
        <w:r w:rsidR="008B3DE9">
          <w:rPr>
            <w:rFonts w:ascii="Times New Roman" w:hAnsi="Times New Roman" w:cs="Times New Roman"/>
            <w:lang w:val="en-CA"/>
          </w:rPr>
          <w:t>labels</w:t>
        </w:r>
        <w:r w:rsidR="008B3DE9" w:rsidRPr="00432021">
          <w:rPr>
            <w:rFonts w:ascii="Times New Roman" w:hAnsi="Times New Roman" w:cs="Times New Roman"/>
            <w:lang w:val="en-CA"/>
          </w:rPr>
          <w:t xml:space="preserve"> </w:t>
        </w:r>
      </w:ins>
      <w:r w:rsidRPr="00432021">
        <w:rPr>
          <w:rFonts w:ascii="Times New Roman" w:hAnsi="Times New Roman" w:cs="Times New Roman"/>
          <w:lang w:val="en-CA"/>
        </w:rPr>
        <w:t>attached to wildlife cameras in the city</w:t>
      </w:r>
      <w:r w:rsidR="00184C51">
        <w:rPr>
          <w:rFonts w:ascii="Times New Roman" w:hAnsi="Times New Roman" w:cs="Times New Roman"/>
          <w:lang w:val="en-CA"/>
        </w:rPr>
        <w:t>,</w:t>
      </w:r>
      <w:r w:rsidRPr="00432021">
        <w:rPr>
          <w:rFonts w:ascii="Times New Roman" w:hAnsi="Times New Roman" w:cs="Times New Roman"/>
          <w:lang w:val="en-CA"/>
        </w:rPr>
        <w:t xml:space="preserve"> and </w:t>
      </w:r>
      <w:del w:id="313" w:author="Colleen Cassady St. Clair [2]" w:date="2021-06-07T10:35:00Z">
        <w:r w:rsidRPr="00432021" w:rsidDel="008B3DE9">
          <w:rPr>
            <w:rFonts w:ascii="Times New Roman" w:hAnsi="Times New Roman" w:cs="Times New Roman"/>
            <w:lang w:val="en-CA"/>
          </w:rPr>
          <w:delText>in 2019</w:delText>
        </w:r>
      </w:del>
      <w:ins w:id="314" w:author="Colleen Cassady St. Clair [2]" w:date="2021-06-07T10:35:00Z">
        <w:r w:rsidR="008B3DE9">
          <w:rPr>
            <w:rFonts w:ascii="Times New Roman" w:hAnsi="Times New Roman" w:cs="Times New Roman"/>
            <w:lang w:val="en-CA"/>
          </w:rPr>
          <w:t>via</w:t>
        </w:r>
      </w:ins>
      <w:r w:rsidRPr="00432021">
        <w:rPr>
          <w:rFonts w:ascii="Times New Roman" w:hAnsi="Times New Roman" w:cs="Times New Roman"/>
          <w:lang w:val="en-CA"/>
        </w:rPr>
        <w:t xml:space="preserve"> a link to the website was added to the City of Edmonton website (</w:t>
      </w:r>
      <w:hyperlink r:id="rId10" w:history="1">
        <w:r w:rsidRPr="00432021">
          <w:rPr>
            <w:rStyle w:val="Hyperlink"/>
            <w:rFonts w:ascii="Times New Roman" w:hAnsi="Times New Roman" w:cs="Times New Roman"/>
            <w:lang w:val="en-CA"/>
          </w:rPr>
          <w:t>https://www.edmonton.ca/residential_neighbourhoods/pets_wildlife/Coyotes.aspx</w:t>
        </w:r>
      </w:hyperlink>
      <w:r w:rsidRPr="00432021">
        <w:rPr>
          <w:rFonts w:ascii="Times New Roman" w:hAnsi="Times New Roman" w:cs="Times New Roman"/>
          <w:lang w:val="en-CA"/>
        </w:rPr>
        <w:t>)</w:t>
      </w:r>
      <w:ins w:id="315" w:author="Colleen Cassady St. Clair [2]" w:date="2021-06-07T10:35:00Z">
        <w:r w:rsidR="008B3DE9">
          <w:rPr>
            <w:rFonts w:ascii="Times New Roman" w:hAnsi="Times New Roman" w:cs="Times New Roman"/>
            <w:lang w:val="en-CA"/>
          </w:rPr>
          <w:t xml:space="preserve"> that was added in 2019</w:t>
        </w:r>
      </w:ins>
      <w:r w:rsidRPr="00432021">
        <w:rPr>
          <w:rFonts w:ascii="Times New Roman" w:hAnsi="Times New Roman" w:cs="Times New Roman"/>
          <w:lang w:val="en-CA"/>
        </w:rPr>
        <w:t xml:space="preserve">. Fields in the reporting form included the data, time (recategorized post-hoc as night or day, see below), type of report (sighting or encounter), nearest intersection to the report </w:t>
      </w:r>
      <w:r w:rsidRPr="00432021">
        <w:rPr>
          <w:rFonts w:ascii="Times New Roman" w:hAnsi="Times New Roman" w:cs="Times New Roman"/>
          <w:lang w:val="en-CA"/>
        </w:rPr>
        <w:lastRenderedPageBreak/>
        <w:t>location, additional observations, comments or concerns, and the reporter name and contact number. We also included a Google Earth</w:t>
      </w:r>
      <w:r w:rsidRPr="00432021">
        <w:rPr>
          <w:rFonts w:ascii="Times New Roman" w:hAnsi="Times New Roman" w:cs="Times New Roman"/>
          <w:vertAlign w:val="superscript"/>
          <w:lang w:val="en-CA"/>
        </w:rPr>
        <w:t>TM</w:t>
      </w:r>
      <w:r w:rsidRPr="00432021">
        <w:rPr>
          <w:rFonts w:ascii="Times New Roman" w:hAnsi="Times New Roman" w:cs="Times New Roman"/>
          <w:lang w:val="en-CA"/>
        </w:rPr>
        <w:t xml:space="preserve"> interface with a prompt for the reporter to precisely locate the report by placing a pin on the map.</w:t>
      </w:r>
      <w:r w:rsidRPr="0009513B">
        <w:rPr>
          <w:rFonts w:ascii="Times New Roman" w:hAnsi="Times New Roman" w:cs="Times New Roman"/>
          <w:lang w:val="en-CA"/>
        </w:rPr>
        <w:t xml:space="preserve"> </w:t>
      </w:r>
      <w:r w:rsidRPr="00432021">
        <w:rPr>
          <w:rFonts w:ascii="Times New Roman" w:hAnsi="Times New Roman" w:cs="Times New Roman"/>
          <w:lang w:val="en-CA"/>
        </w:rPr>
        <w:t xml:space="preserve">The entire reporting database was downloaded as a CSV file with each report receiving a unique ID number. The coordinates for 2,645 reports (34%) were </w:t>
      </w:r>
      <w:del w:id="316" w:author="Colleen Cassady St. Clair [2]" w:date="2021-06-07T10:36:00Z">
        <w:r w:rsidRPr="00432021" w:rsidDel="008B3DE9">
          <w:rPr>
            <w:rFonts w:ascii="Times New Roman" w:hAnsi="Times New Roman" w:cs="Times New Roman"/>
            <w:lang w:val="en-CA"/>
          </w:rPr>
          <w:delText xml:space="preserve">not reported through </w:delText>
        </w:r>
      </w:del>
      <w:ins w:id="317" w:author="Colleen Cassady St. Clair [2]" w:date="2021-06-07T10:36:00Z">
        <w:r w:rsidR="008B3DE9">
          <w:rPr>
            <w:rFonts w:ascii="Times New Roman" w:hAnsi="Times New Roman" w:cs="Times New Roman"/>
            <w:lang w:val="en-CA"/>
          </w:rPr>
          <w:t xml:space="preserve">missing from </w:t>
        </w:r>
      </w:ins>
      <w:r w:rsidRPr="00432021">
        <w:rPr>
          <w:rFonts w:ascii="Times New Roman" w:hAnsi="Times New Roman" w:cs="Times New Roman"/>
          <w:lang w:val="en-CA"/>
        </w:rPr>
        <w:t>the map interface</w:t>
      </w:r>
      <w:ins w:id="318" w:author="Colleen Cassady St. Clair [2]" w:date="2021-06-07T10:36:00Z">
        <w:r w:rsidR="008B3DE9">
          <w:rPr>
            <w:rFonts w:ascii="Times New Roman" w:hAnsi="Times New Roman" w:cs="Times New Roman"/>
            <w:lang w:val="en-CA"/>
          </w:rPr>
          <w:t xml:space="preserve"> and were instead</w:t>
        </w:r>
      </w:ins>
      <w:del w:id="319" w:author="Colleen Cassady St. Clair [2]" w:date="2021-06-07T10:36:00Z">
        <w:r w:rsidRPr="00432021" w:rsidDel="008B3DE9">
          <w:rPr>
            <w:rFonts w:ascii="Times New Roman" w:hAnsi="Times New Roman" w:cs="Times New Roman"/>
            <w:lang w:val="en-CA"/>
          </w:rPr>
          <w:delText>;</w:delText>
        </w:r>
      </w:del>
      <w:r w:rsidRPr="00432021">
        <w:rPr>
          <w:rFonts w:ascii="Times New Roman" w:hAnsi="Times New Roman" w:cs="Times New Roman"/>
          <w:lang w:val="en-CA"/>
        </w:rPr>
        <w:t xml:space="preserve"> </w:t>
      </w:r>
      <w:del w:id="320" w:author="Colleen Cassady St. Clair [2]" w:date="2021-06-07T10:36:00Z">
        <w:r w:rsidRPr="00432021" w:rsidDel="008B3DE9">
          <w:rPr>
            <w:rFonts w:ascii="Times New Roman" w:hAnsi="Times New Roman" w:cs="Times New Roman"/>
            <w:lang w:val="en-CA"/>
          </w:rPr>
          <w:delText xml:space="preserve">coordinates were </w:delText>
        </w:r>
      </w:del>
      <w:r w:rsidRPr="00432021">
        <w:rPr>
          <w:rFonts w:ascii="Times New Roman" w:hAnsi="Times New Roman" w:cs="Times New Roman"/>
          <w:lang w:val="en-CA"/>
        </w:rPr>
        <w:t>assigned post-hoc using Google Maps</w:t>
      </w:r>
      <w:r w:rsidRPr="00432021">
        <w:rPr>
          <w:rFonts w:ascii="Times New Roman" w:hAnsi="Times New Roman" w:cs="Times New Roman"/>
          <w:vertAlign w:val="superscript"/>
          <w:lang w:val="en-CA"/>
        </w:rPr>
        <w:t>TM</w:t>
      </w:r>
      <w:r w:rsidRPr="00432021">
        <w:rPr>
          <w:rFonts w:ascii="Times New Roman" w:hAnsi="Times New Roman" w:cs="Times New Roman"/>
          <w:lang w:val="en-CA"/>
        </w:rPr>
        <w:t xml:space="preserve"> based on the reported nearest street intersection and information in the comments (i.e. if a specific park or building was named). We excluded 245 reports that were located outside of the study area, and 15 reports made prior to January 1 2011.</w:t>
      </w:r>
      <w:r>
        <w:rPr>
          <w:rFonts w:ascii="Times New Roman" w:hAnsi="Times New Roman" w:cs="Times New Roman"/>
          <w:lang w:val="en-CA"/>
        </w:rPr>
        <w:t xml:space="preserve"> </w:t>
      </w:r>
      <w:ins w:id="321" w:author="Colleen Cassady St. Clair [2]" w:date="2021-06-07T10:37:00Z">
        <w:r w:rsidR="008B3DE9">
          <w:rPr>
            <w:rFonts w:ascii="Times New Roman" w:hAnsi="Times New Roman" w:cs="Times New Roman"/>
            <w:lang w:val="en-CA"/>
          </w:rPr>
          <w:t xml:space="preserve">We also excluded 250 reports from </w:t>
        </w:r>
      </w:ins>
      <w:ins w:id="322" w:author="Colleen Cassady St. Clair [2]" w:date="2021-06-07T10:38:00Z">
        <w:r w:rsidR="008B3DE9" w:rsidRPr="00432021">
          <w:rPr>
            <w:rFonts w:ascii="Times New Roman" w:hAnsi="Times New Roman" w:cs="Times New Roman"/>
            <w:lang w:val="en-CA"/>
          </w:rPr>
          <w:t>recently annexed undeveloped parkland to the southwest and northeast</w:t>
        </w:r>
      </w:ins>
      <w:ins w:id="323" w:author="Colleen Cassady St. Clair [2]" w:date="2021-06-07T10:37:00Z">
        <w:r w:rsidR="008B3DE9">
          <w:rPr>
            <w:rFonts w:ascii="Times New Roman" w:hAnsi="Times New Roman" w:cs="Times New Roman"/>
            <w:lang w:val="en-CA"/>
          </w:rPr>
          <w:t xml:space="preserve">, </w:t>
        </w:r>
        <w:r w:rsidR="008B3DE9" w:rsidRPr="00432021">
          <w:rPr>
            <w:rFonts w:ascii="Times New Roman" w:hAnsi="Times New Roman" w:cs="Times New Roman"/>
            <w:lang w:val="en-CA"/>
          </w:rPr>
          <w:t>limiting the extent of our study area to 565 km</w:t>
        </w:r>
        <w:r w:rsidR="008B3DE9" w:rsidRPr="00432021">
          <w:rPr>
            <w:rFonts w:ascii="Times New Roman" w:hAnsi="Times New Roman" w:cs="Times New Roman"/>
            <w:vertAlign w:val="superscript"/>
            <w:lang w:val="en-CA"/>
          </w:rPr>
          <w:t>2</w:t>
        </w:r>
      </w:ins>
      <w:ins w:id="324" w:author="Colleen Cassady St. Clair [2]" w:date="2021-06-07T10:38:00Z">
        <w:r w:rsidR="008B3DE9">
          <w:rPr>
            <w:rFonts w:ascii="Times New Roman" w:hAnsi="Times New Roman" w:cs="Times New Roman"/>
            <w:lang w:val="en-CA"/>
          </w:rPr>
          <w:t xml:space="preserve">. </w:t>
        </w:r>
      </w:ins>
      <w:del w:id="325" w:author="Colleen Cassady St. Clair [2]" w:date="2021-06-07T10:38:00Z">
        <w:r w:rsidDel="008B3DE9">
          <w:rPr>
            <w:rFonts w:ascii="Times New Roman" w:hAnsi="Times New Roman" w:cs="Times New Roman"/>
            <w:lang w:val="en-CA"/>
          </w:rPr>
          <w:delText>T</w:delText>
        </w:r>
      </w:del>
      <w:ins w:id="326" w:author="Colleen Cassady St. Clair [2]" w:date="2021-06-07T10:38:00Z">
        <w:r w:rsidR="008B3DE9">
          <w:rPr>
            <w:rFonts w:ascii="Times New Roman" w:hAnsi="Times New Roman" w:cs="Times New Roman"/>
            <w:lang w:val="en-CA"/>
          </w:rPr>
          <w:t>T</w:t>
        </w:r>
      </w:ins>
      <w:r>
        <w:rPr>
          <w:rFonts w:ascii="Times New Roman" w:hAnsi="Times New Roman" w:cs="Times New Roman"/>
          <w:lang w:val="en-CA"/>
        </w:rPr>
        <w:t>o encourage participation, n</w:t>
      </w:r>
      <w:r w:rsidRPr="00432021">
        <w:rPr>
          <w:rFonts w:ascii="Times New Roman" w:hAnsi="Times New Roman" w:cs="Times New Roman"/>
          <w:lang w:val="en-CA"/>
        </w:rPr>
        <w:t xml:space="preserve">o registration or login was required, and we identified and removed 1,562 spam or duplicate reports. </w:t>
      </w:r>
    </w:p>
    <w:p w14:paraId="10C03C11" w14:textId="77777777" w:rsidR="00431167" w:rsidRPr="00432021" w:rsidRDefault="00431167" w:rsidP="00315B74">
      <w:pPr>
        <w:spacing w:line="480" w:lineRule="auto"/>
        <w:rPr>
          <w:rFonts w:ascii="Times New Roman" w:hAnsi="Times New Roman" w:cs="Times New Roman"/>
          <w:b/>
          <w:bCs/>
          <w:lang w:val="en-CA"/>
        </w:rPr>
      </w:pPr>
      <w:r w:rsidRPr="00432021">
        <w:rPr>
          <w:rFonts w:ascii="Times New Roman" w:hAnsi="Times New Roman" w:cs="Times New Roman"/>
          <w:b/>
          <w:bCs/>
          <w:lang w:val="en-CA"/>
        </w:rPr>
        <w:t>Spatial and Temporal Patterns in Public Reporting Data</w:t>
      </w:r>
    </w:p>
    <w:p w14:paraId="0892CADF" w14:textId="2D641DA5" w:rsidR="00431167" w:rsidRPr="00432021" w:rsidRDefault="00431167" w:rsidP="00EA61F7">
      <w:pPr>
        <w:spacing w:line="480" w:lineRule="auto"/>
        <w:ind w:firstLine="720"/>
        <w:rPr>
          <w:rFonts w:ascii="Times New Roman" w:hAnsi="Times New Roman" w:cs="Times New Roman"/>
          <w:lang w:val="en-CA"/>
        </w:rPr>
      </w:pPr>
      <w:r>
        <w:rPr>
          <w:rFonts w:ascii="Times New Roman" w:hAnsi="Times New Roman" w:cs="Times New Roman"/>
          <w:lang w:val="en-CA"/>
        </w:rPr>
        <w:t>We mapped the point</w:t>
      </w:r>
      <w:r w:rsidRPr="00432021">
        <w:rPr>
          <w:rFonts w:ascii="Times New Roman" w:hAnsi="Times New Roman" w:cs="Times New Roman"/>
          <w:lang w:val="en-CA"/>
        </w:rPr>
        <w:t xml:space="preserve"> location of each coyote report (</w:t>
      </w:r>
      <w:commentRangeStart w:id="327"/>
      <w:r w:rsidRPr="00432021">
        <w:rPr>
          <w:rFonts w:ascii="Times New Roman" w:hAnsi="Times New Roman" w:cs="Times New Roman"/>
          <w:lang w:val="en-CA"/>
        </w:rPr>
        <w:t>Figure</w:t>
      </w:r>
      <w:commentRangeEnd w:id="327"/>
      <w:r w:rsidR="008B3DE9">
        <w:rPr>
          <w:rStyle w:val="CommentReference"/>
        </w:rPr>
        <w:commentReference w:id="327"/>
      </w:r>
      <w:r w:rsidRPr="00432021">
        <w:rPr>
          <w:rFonts w:ascii="Times New Roman" w:hAnsi="Times New Roman" w:cs="Times New Roman"/>
          <w:lang w:val="en-CA"/>
        </w:rPr>
        <w:t xml:space="preserve"> </w:t>
      </w:r>
      <w:ins w:id="328" w:author="Colleen Cassady St. Clair [2]" w:date="2021-06-07T10:40:00Z">
        <w:r w:rsidR="008B3DE9">
          <w:rPr>
            <w:rFonts w:ascii="Times New Roman" w:hAnsi="Times New Roman" w:cs="Times New Roman"/>
            <w:lang w:val="en-CA"/>
          </w:rPr>
          <w:t>2</w:t>
        </w:r>
      </w:ins>
      <w:del w:id="329" w:author="Colleen Cassady St. Clair [2]" w:date="2021-06-07T10:40:00Z">
        <w:r w:rsidRPr="00432021" w:rsidDel="008B3DE9">
          <w:rPr>
            <w:rFonts w:ascii="Times New Roman" w:hAnsi="Times New Roman" w:cs="Times New Roman"/>
            <w:lang w:val="en-CA"/>
          </w:rPr>
          <w:delText>1</w:delText>
        </w:r>
      </w:del>
      <w:r w:rsidRPr="00432021">
        <w:rPr>
          <w:rFonts w:ascii="Times New Roman" w:hAnsi="Times New Roman" w:cs="Times New Roman"/>
          <w:lang w:val="en-CA"/>
        </w:rPr>
        <w:t xml:space="preserve">). We conducted a multi-distance cluster analysis using Ripley’s K function to determine if reports were significantly </w:t>
      </w:r>
      <w:commentRangeStart w:id="330"/>
      <w:r w:rsidRPr="00432021">
        <w:rPr>
          <w:rFonts w:ascii="Times New Roman" w:hAnsi="Times New Roman" w:cs="Times New Roman"/>
          <w:lang w:val="en-CA"/>
        </w:rPr>
        <w:t>clustered</w:t>
      </w:r>
      <w:commentRangeEnd w:id="330"/>
      <w:r w:rsidR="00F0260D">
        <w:rPr>
          <w:rStyle w:val="CommentReference"/>
        </w:rPr>
        <w:commentReference w:id="330"/>
      </w:r>
      <w:r w:rsidRPr="00432021">
        <w:rPr>
          <w:rFonts w:ascii="Times New Roman" w:hAnsi="Times New Roman" w:cs="Times New Roman"/>
          <w:lang w:val="en-CA"/>
        </w:rPr>
        <w:t xml:space="preserve"> throughout the study area </w:t>
      </w:r>
      <w:r w:rsidRPr="00432021">
        <w:rPr>
          <w:rFonts w:ascii="Times New Roman" w:hAnsi="Times New Roman" w:cs="Times New Roman"/>
          <w:noProof/>
          <w:lang w:val="en-CA"/>
        </w:rPr>
        <w:t>(Haase 1995)</w:t>
      </w:r>
      <w:r w:rsidRPr="00432021">
        <w:rPr>
          <w:rFonts w:ascii="Times New Roman" w:hAnsi="Times New Roman" w:cs="Times New Roman"/>
          <w:lang w:val="en-CA"/>
        </w:rPr>
        <w:t xml:space="preserve">. Next, we assessed the distribution of reports across land cover classes. We characterized land cover classes using geospatial data from the City of Edmonton Urban Planning Land and Vegetation Inventory (uPLVI) database, a high resolution (minimum polygon size = 1 ha) database that uses remotely sensed imagery and Softcopy photogrammetry to identify land cover types for urban land use decisions </w:t>
      </w:r>
      <w:r w:rsidRPr="00432021">
        <w:rPr>
          <w:rFonts w:ascii="Times New Roman" w:hAnsi="Times New Roman" w:cs="Times New Roman"/>
          <w:noProof/>
          <w:lang w:val="en-CA"/>
        </w:rPr>
        <w:t>(City of Edmonton 2018)</w:t>
      </w:r>
      <w:r w:rsidRPr="00432021">
        <w:rPr>
          <w:rFonts w:ascii="Times New Roman" w:hAnsi="Times New Roman" w:cs="Times New Roman"/>
          <w:lang w:val="en-CA"/>
        </w:rPr>
        <w:t>. We re-classified existing uPLVI site types into six land cover classes representing various degrees of human development and coyote habitat suitability (</w:t>
      </w:r>
      <w:commentRangeStart w:id="331"/>
      <w:r w:rsidRPr="00432021">
        <w:rPr>
          <w:rFonts w:ascii="Times New Roman" w:hAnsi="Times New Roman" w:cs="Times New Roman"/>
          <w:lang w:val="en-CA"/>
        </w:rPr>
        <w:t>Figure</w:t>
      </w:r>
      <w:commentRangeEnd w:id="331"/>
      <w:r w:rsidR="00F0260D">
        <w:rPr>
          <w:rStyle w:val="CommentReference"/>
        </w:rPr>
        <w:commentReference w:id="331"/>
      </w:r>
      <w:r w:rsidRPr="00432021">
        <w:rPr>
          <w:rFonts w:ascii="Times New Roman" w:hAnsi="Times New Roman" w:cs="Times New Roman"/>
          <w:lang w:val="en-CA"/>
        </w:rPr>
        <w:t xml:space="preserve"> 2; Table 1). We calculated the proportion of reports within each land cover class and used a chi-</w:t>
      </w:r>
      <w:r w:rsidRPr="00432021">
        <w:rPr>
          <w:rFonts w:ascii="Times New Roman" w:hAnsi="Times New Roman" w:cs="Times New Roman"/>
          <w:lang w:val="en-CA"/>
        </w:rPr>
        <w:lastRenderedPageBreak/>
        <w:t xml:space="preserve">square goodness of fit test to compare the observed count of reports to the expected count, which we calculated by multiplying the total number of reports by the proportion of each land cover class in the study area </w:t>
      </w:r>
      <w:r w:rsidRPr="00432021">
        <w:rPr>
          <w:rFonts w:ascii="Times New Roman" w:hAnsi="Times New Roman" w:cs="Times New Roman"/>
          <w:noProof/>
          <w:lang w:val="en-CA"/>
        </w:rPr>
        <w:t>(Poessel et al. 2013)</w:t>
      </w:r>
      <w:r w:rsidRPr="00432021">
        <w:rPr>
          <w:rFonts w:ascii="Times New Roman" w:hAnsi="Times New Roman" w:cs="Times New Roman"/>
          <w:lang w:val="en-CA"/>
        </w:rPr>
        <w:t xml:space="preserve">. </w:t>
      </w:r>
    </w:p>
    <w:p w14:paraId="027D8882" w14:textId="085BA7A4" w:rsidR="00431167" w:rsidRPr="00432021" w:rsidRDefault="00F0260D" w:rsidP="00315B74">
      <w:pPr>
        <w:spacing w:line="480" w:lineRule="auto"/>
        <w:ind w:firstLine="720"/>
        <w:rPr>
          <w:rFonts w:ascii="Times New Roman" w:hAnsi="Times New Roman" w:cs="Times New Roman"/>
          <w:lang w:val="en-CA"/>
        </w:rPr>
      </w:pPr>
      <w:ins w:id="332" w:author="Colleen Cassady St. Clair [2]" w:date="2021-06-07T10:57:00Z">
        <w:r>
          <w:rPr>
            <w:rFonts w:ascii="Times New Roman" w:hAnsi="Times New Roman" w:cs="Times New Roman"/>
            <w:lang w:val="en-CA"/>
          </w:rPr>
          <w:t>To describe the spatial distribution of reports, w</w:t>
        </w:r>
      </w:ins>
      <w:commentRangeStart w:id="333"/>
      <w:del w:id="334" w:author="Colleen Cassady St. Clair [2]" w:date="2021-06-07T10:57:00Z">
        <w:r w:rsidR="00431167" w:rsidRPr="00432021" w:rsidDel="00F0260D">
          <w:rPr>
            <w:rFonts w:ascii="Times New Roman" w:hAnsi="Times New Roman" w:cs="Times New Roman"/>
            <w:lang w:val="en-CA"/>
          </w:rPr>
          <w:delText>W</w:delText>
        </w:r>
      </w:del>
      <w:r w:rsidR="00431167" w:rsidRPr="00432021">
        <w:rPr>
          <w:rFonts w:ascii="Times New Roman" w:hAnsi="Times New Roman" w:cs="Times New Roman"/>
          <w:lang w:val="en-CA"/>
        </w:rPr>
        <w:t>e</w:t>
      </w:r>
      <w:commentRangeEnd w:id="333"/>
      <w:r>
        <w:rPr>
          <w:rStyle w:val="CommentReference"/>
        </w:rPr>
        <w:commentReference w:id="333"/>
      </w:r>
      <w:r w:rsidR="00431167" w:rsidRPr="00432021">
        <w:rPr>
          <w:rFonts w:ascii="Times New Roman" w:hAnsi="Times New Roman" w:cs="Times New Roman"/>
          <w:lang w:val="en-CA"/>
        </w:rPr>
        <w:t xml:space="preserve"> compared reports to randomly generated </w:t>
      </w:r>
      <w:del w:id="335" w:author="Colleen Cassady St. Clair [2]" w:date="2021-06-07T10:54:00Z">
        <w:r w:rsidR="00431167" w:rsidRPr="00432021" w:rsidDel="00F0260D">
          <w:rPr>
            <w:rFonts w:ascii="Times New Roman" w:hAnsi="Times New Roman" w:cs="Times New Roman"/>
            <w:lang w:val="en-CA"/>
          </w:rPr>
          <w:delText xml:space="preserve">non-report </w:delText>
        </w:r>
      </w:del>
      <w:r w:rsidR="00431167" w:rsidRPr="00432021">
        <w:rPr>
          <w:rFonts w:ascii="Times New Roman" w:hAnsi="Times New Roman" w:cs="Times New Roman"/>
          <w:lang w:val="en-CA"/>
        </w:rPr>
        <w:t xml:space="preserve">points based on their proximity to the ravine system, the nearest road, and the nearest building. Within a minimum convex polygon created around </w:t>
      </w:r>
      <w:ins w:id="336" w:author="Colleen Cassady St. Clair [2]" w:date="2021-06-07T10:55:00Z">
        <w:r>
          <w:rPr>
            <w:rFonts w:ascii="Times New Roman" w:hAnsi="Times New Roman" w:cs="Times New Roman"/>
            <w:lang w:val="en-CA"/>
          </w:rPr>
          <w:t xml:space="preserve">all </w:t>
        </w:r>
      </w:ins>
      <w:r w:rsidR="00431167" w:rsidRPr="00432021">
        <w:rPr>
          <w:rFonts w:ascii="Times New Roman" w:hAnsi="Times New Roman" w:cs="Times New Roman"/>
          <w:lang w:val="en-CA"/>
        </w:rPr>
        <w:t>report locations using a convex hull minimum bounding geometry type</w:t>
      </w:r>
      <w:ins w:id="337" w:author="Colleen Cassady St. Clair [2]" w:date="2021-06-07T10:55:00Z">
        <w:r>
          <w:rPr>
            <w:rFonts w:ascii="Times New Roman" w:hAnsi="Times New Roman" w:cs="Times New Roman"/>
            <w:lang w:val="en-CA"/>
          </w:rPr>
          <w:t xml:space="preserve"> (ref)</w:t>
        </w:r>
      </w:ins>
      <w:r w:rsidR="00431167" w:rsidRPr="00432021">
        <w:rPr>
          <w:rFonts w:ascii="Times New Roman" w:hAnsi="Times New Roman" w:cs="Times New Roman"/>
          <w:lang w:val="en-CA"/>
        </w:rPr>
        <w:t>, we generated 8,000 random points. We mean-centered and scaled proximity metrics, and confirmed that they were not correlated (rho &lt; 0.6). We constructed a logistic regression model with report type (report or non-report) as the response variable and scaled ravine distance, road distance</w:t>
      </w:r>
      <w:ins w:id="338" w:author="Colleen Cassady St. Clair [2]" w:date="2021-06-07T10:56:00Z">
        <w:r>
          <w:rPr>
            <w:rFonts w:ascii="Times New Roman" w:hAnsi="Times New Roman" w:cs="Times New Roman"/>
            <w:lang w:val="en-CA"/>
          </w:rPr>
          <w:t>,</w:t>
        </w:r>
      </w:ins>
      <w:r w:rsidR="00431167" w:rsidRPr="00432021">
        <w:rPr>
          <w:rFonts w:ascii="Times New Roman" w:hAnsi="Times New Roman" w:cs="Times New Roman"/>
          <w:lang w:val="en-CA"/>
        </w:rPr>
        <w:t xml:space="preserve"> and building distance as predictors. We did not account for spatial autocorrelation</w:t>
      </w:r>
      <w:r w:rsidR="00431167">
        <w:rPr>
          <w:rFonts w:ascii="Times New Roman" w:hAnsi="Times New Roman" w:cs="Times New Roman"/>
          <w:lang w:val="en-CA"/>
        </w:rPr>
        <w:t xml:space="preserve"> in this analysis</w:t>
      </w:r>
      <w:r w:rsidR="00431167" w:rsidRPr="00432021">
        <w:rPr>
          <w:rFonts w:ascii="Times New Roman" w:hAnsi="Times New Roman" w:cs="Times New Roman"/>
          <w:lang w:val="en-CA"/>
        </w:rPr>
        <w:t xml:space="preserve"> </w:t>
      </w:r>
      <w:r w:rsidR="00431167">
        <w:rPr>
          <w:rFonts w:ascii="Times New Roman" w:hAnsi="Times New Roman" w:cs="Times New Roman"/>
          <w:lang w:val="en-CA"/>
        </w:rPr>
        <w:t>so</w:t>
      </w:r>
      <w:r w:rsidR="00431167" w:rsidRPr="00432021">
        <w:rPr>
          <w:rFonts w:ascii="Times New Roman" w:hAnsi="Times New Roman" w:cs="Times New Roman"/>
          <w:lang w:val="en-CA"/>
        </w:rPr>
        <w:t xml:space="preserve"> we conservatively considered proximity metrics significant if </w:t>
      </w:r>
      <w:r w:rsidR="00431167" w:rsidRPr="00432021">
        <w:rPr>
          <w:rFonts w:ascii="Times New Roman" w:hAnsi="Times New Roman" w:cs="Times New Roman"/>
          <w:i/>
          <w:iCs/>
          <w:lang w:val="en-CA"/>
        </w:rPr>
        <w:t>P</w:t>
      </w:r>
      <w:r w:rsidR="00431167" w:rsidRPr="00432021">
        <w:rPr>
          <w:rFonts w:ascii="Times New Roman" w:hAnsi="Times New Roman" w:cs="Times New Roman"/>
          <w:lang w:val="en-CA"/>
        </w:rPr>
        <w:t xml:space="preserve"> &lt; 0.0</w:t>
      </w:r>
      <w:r w:rsidR="00431167">
        <w:rPr>
          <w:rFonts w:ascii="Times New Roman" w:hAnsi="Times New Roman" w:cs="Times New Roman"/>
          <w:lang w:val="en-CA"/>
        </w:rPr>
        <w:t>1</w:t>
      </w:r>
      <w:r w:rsidR="00431167" w:rsidRPr="00432021">
        <w:rPr>
          <w:rFonts w:ascii="Times New Roman" w:hAnsi="Times New Roman" w:cs="Times New Roman"/>
          <w:lang w:val="en-CA"/>
        </w:rPr>
        <w:t xml:space="preserve">.  </w:t>
      </w:r>
    </w:p>
    <w:p w14:paraId="24EA9F3F" w14:textId="1C5550A8" w:rsidR="00431167" w:rsidRPr="00432021" w:rsidRDefault="00F0260D" w:rsidP="00315B74">
      <w:pPr>
        <w:spacing w:line="480" w:lineRule="auto"/>
        <w:ind w:firstLine="720"/>
        <w:rPr>
          <w:rFonts w:ascii="Times New Roman" w:hAnsi="Times New Roman" w:cs="Times New Roman"/>
          <w:lang w:val="en-CA"/>
        </w:rPr>
      </w:pPr>
      <w:ins w:id="339" w:author="Colleen Cassady St. Clair [2]" w:date="2021-06-07T10:57:00Z">
        <w:r>
          <w:rPr>
            <w:rFonts w:ascii="Times New Roman" w:hAnsi="Times New Roman" w:cs="Times New Roman"/>
            <w:lang w:val="en-CA"/>
          </w:rPr>
          <w:t>To examine temporal characteristics of reports, w</w:t>
        </w:r>
      </w:ins>
      <w:del w:id="340" w:author="Colleen Cassady St. Clair [2]" w:date="2021-06-07T10:57:00Z">
        <w:r w:rsidR="00431167" w:rsidRPr="00432021" w:rsidDel="00F0260D">
          <w:rPr>
            <w:rFonts w:ascii="Times New Roman" w:hAnsi="Times New Roman" w:cs="Times New Roman"/>
            <w:lang w:val="en-CA"/>
          </w:rPr>
          <w:delText>W</w:delText>
        </w:r>
      </w:del>
      <w:r w:rsidR="00431167" w:rsidRPr="00432021">
        <w:rPr>
          <w:rFonts w:ascii="Times New Roman" w:hAnsi="Times New Roman" w:cs="Times New Roman"/>
          <w:lang w:val="en-CA"/>
        </w:rPr>
        <w:t>e examined inter-annual, monthly and d</w:t>
      </w:r>
      <w:r w:rsidR="00431167">
        <w:rPr>
          <w:rFonts w:ascii="Times New Roman" w:hAnsi="Times New Roman" w:cs="Times New Roman"/>
          <w:lang w:val="en-CA"/>
        </w:rPr>
        <w:t>iel</w:t>
      </w:r>
      <w:r w:rsidR="00431167" w:rsidRPr="00432021">
        <w:rPr>
          <w:rFonts w:ascii="Times New Roman" w:hAnsi="Times New Roman" w:cs="Times New Roman"/>
          <w:lang w:val="en-CA"/>
        </w:rPr>
        <w:t xml:space="preserve"> trends in reporting. </w:t>
      </w:r>
      <w:del w:id="341" w:author="Colleen Cassady St. Clair [2]" w:date="2021-06-07T10:58:00Z">
        <w:r w:rsidR="00431167" w:rsidRPr="00432021" w:rsidDel="00F0260D">
          <w:rPr>
            <w:rFonts w:ascii="Times New Roman" w:hAnsi="Times New Roman" w:cs="Times New Roman"/>
            <w:lang w:val="en-CA"/>
          </w:rPr>
          <w:delText>First, to</w:delText>
        </w:r>
      </w:del>
      <w:ins w:id="342" w:author="Colleen Cassady St. Clair [2]" w:date="2021-06-07T10:58:00Z">
        <w:r>
          <w:rPr>
            <w:rFonts w:ascii="Times New Roman" w:hAnsi="Times New Roman" w:cs="Times New Roman"/>
            <w:lang w:val="en-CA"/>
          </w:rPr>
          <w:t>We</w:t>
        </w:r>
      </w:ins>
      <w:r w:rsidR="00431167" w:rsidRPr="00432021">
        <w:rPr>
          <w:rFonts w:ascii="Times New Roman" w:hAnsi="Times New Roman" w:cs="Times New Roman"/>
          <w:lang w:val="en-CA"/>
        </w:rPr>
        <w:t xml:space="preserve"> evaluate</w:t>
      </w:r>
      <w:ins w:id="343" w:author="Colleen Cassady St. Clair [2]" w:date="2021-06-07T10:58:00Z">
        <w:r>
          <w:rPr>
            <w:rFonts w:ascii="Times New Roman" w:hAnsi="Times New Roman" w:cs="Times New Roman"/>
            <w:lang w:val="en-CA"/>
          </w:rPr>
          <w:t>d</w:t>
        </w:r>
      </w:ins>
      <w:r w:rsidR="00431167" w:rsidRPr="00432021">
        <w:rPr>
          <w:rFonts w:ascii="Times New Roman" w:hAnsi="Times New Roman" w:cs="Times New Roman"/>
          <w:lang w:val="en-CA"/>
        </w:rPr>
        <w:t xml:space="preserve"> long-term changes in reporting </w:t>
      </w:r>
      <w:del w:id="344" w:author="Colleen Cassady St. Clair [2]" w:date="2021-06-07T10:58:00Z">
        <w:r w:rsidR="00431167" w:rsidRPr="00432021" w:rsidDel="00F0260D">
          <w:rPr>
            <w:rFonts w:ascii="Times New Roman" w:hAnsi="Times New Roman" w:cs="Times New Roman"/>
            <w:lang w:val="en-CA"/>
          </w:rPr>
          <w:delText>we examined the</w:delText>
        </w:r>
      </w:del>
      <w:ins w:id="345" w:author="Colleen Cassady St. Clair [2]" w:date="2021-06-07T10:58:00Z">
        <w:r>
          <w:rPr>
            <w:rFonts w:ascii="Times New Roman" w:hAnsi="Times New Roman" w:cs="Times New Roman"/>
            <w:lang w:val="en-CA"/>
          </w:rPr>
          <w:t>by measuring the</w:t>
        </w:r>
      </w:ins>
      <w:r w:rsidR="00431167" w:rsidRPr="00432021">
        <w:rPr>
          <w:rFonts w:ascii="Times New Roman" w:hAnsi="Times New Roman" w:cs="Times New Roman"/>
          <w:lang w:val="en-CA"/>
        </w:rPr>
        <w:t xml:space="preserve"> frequency of reporting, in four</w:t>
      </w:r>
      <w:r w:rsidR="00431167">
        <w:rPr>
          <w:rFonts w:ascii="Times New Roman" w:hAnsi="Times New Roman" w:cs="Times New Roman"/>
          <w:lang w:val="en-CA"/>
        </w:rPr>
        <w:t>-</w:t>
      </w:r>
      <w:r w:rsidR="00431167" w:rsidRPr="00432021">
        <w:rPr>
          <w:rFonts w:ascii="Times New Roman" w:hAnsi="Times New Roman" w:cs="Times New Roman"/>
          <w:lang w:val="en-CA"/>
        </w:rPr>
        <w:t xml:space="preserve">month intervals, from January 2011 to December 2020. </w:t>
      </w:r>
      <w:commentRangeStart w:id="346"/>
      <w:del w:id="347" w:author="Colleen Cassady St. Clair [2]" w:date="2021-06-07T10:59:00Z">
        <w:r w:rsidR="00431167" w:rsidDel="00F0260D">
          <w:rPr>
            <w:rFonts w:ascii="Times New Roman" w:hAnsi="Times New Roman" w:cs="Times New Roman"/>
            <w:lang w:val="en-CA"/>
          </w:rPr>
          <w:delText>The</w:delText>
        </w:r>
      </w:del>
      <w:commentRangeEnd w:id="346"/>
      <w:r>
        <w:rPr>
          <w:rStyle w:val="CommentReference"/>
        </w:rPr>
        <w:commentReference w:id="346"/>
      </w:r>
      <w:del w:id="348" w:author="Colleen Cassady St. Clair [2]" w:date="2021-06-07T10:59:00Z">
        <w:r w:rsidR="00431167" w:rsidDel="00F0260D">
          <w:rPr>
            <w:rFonts w:ascii="Times New Roman" w:hAnsi="Times New Roman" w:cs="Times New Roman"/>
            <w:lang w:val="en-CA"/>
          </w:rPr>
          <w:delText xml:space="preserve"> frequency of reports </w:delText>
        </w:r>
        <w:r w:rsidR="00431167" w:rsidRPr="00432021" w:rsidDel="00F0260D">
          <w:rPr>
            <w:rFonts w:ascii="Times New Roman" w:hAnsi="Times New Roman" w:cs="Times New Roman"/>
            <w:lang w:val="en-CA"/>
          </w:rPr>
          <w:delText xml:space="preserve">reflects changes in coyote </w:delText>
        </w:r>
        <w:r w:rsidR="00431167" w:rsidDel="00F0260D">
          <w:rPr>
            <w:rFonts w:ascii="Times New Roman" w:hAnsi="Times New Roman" w:cs="Times New Roman"/>
            <w:lang w:val="en-CA"/>
          </w:rPr>
          <w:delText xml:space="preserve">sightings and human-coyote interactions </w:delText>
        </w:r>
        <w:r w:rsidR="00431167" w:rsidRPr="00432021" w:rsidDel="00F0260D">
          <w:rPr>
            <w:rFonts w:ascii="Times New Roman" w:hAnsi="Times New Roman" w:cs="Times New Roman"/>
            <w:lang w:val="en-CA"/>
          </w:rPr>
          <w:delText>over time</w:delText>
        </w:r>
        <w:r w:rsidR="00431167" w:rsidDel="00F0260D">
          <w:rPr>
            <w:rFonts w:ascii="Times New Roman" w:hAnsi="Times New Roman" w:cs="Times New Roman"/>
            <w:lang w:val="en-CA"/>
          </w:rPr>
          <w:delText xml:space="preserve"> as well as changes in public </w:delText>
        </w:r>
        <w:r w:rsidR="00431167" w:rsidRPr="00432021" w:rsidDel="00F0260D">
          <w:rPr>
            <w:rFonts w:ascii="Times New Roman" w:hAnsi="Times New Roman" w:cs="Times New Roman"/>
            <w:lang w:val="en-CA"/>
          </w:rPr>
          <w:delText xml:space="preserve">awareness of the reporting website. </w:delText>
        </w:r>
      </w:del>
      <w:r w:rsidR="00431167" w:rsidRPr="00432021">
        <w:rPr>
          <w:rFonts w:ascii="Times New Roman" w:hAnsi="Times New Roman" w:cs="Times New Roman"/>
          <w:lang w:val="en-CA"/>
        </w:rPr>
        <w:t xml:space="preserve">We quantified monthly trends in reporting by calculating the mean annual reports for each month. To reflect the biological seasons of coyotes </w:t>
      </w:r>
      <w:r w:rsidR="00431167" w:rsidRPr="00432021">
        <w:rPr>
          <w:rFonts w:ascii="Times New Roman" w:hAnsi="Times New Roman" w:cs="Times New Roman"/>
          <w:noProof/>
          <w:lang w:val="en-CA"/>
        </w:rPr>
        <w:t>(Morey et al. 2007)</w:t>
      </w:r>
      <w:r w:rsidR="00431167" w:rsidRPr="00432021">
        <w:rPr>
          <w:rFonts w:ascii="Times New Roman" w:hAnsi="Times New Roman" w:cs="Times New Roman"/>
          <w:lang w:val="en-CA"/>
        </w:rPr>
        <w:t xml:space="preserve">, we calculated the percentage of total reports that occurred during the breeding (January 1 – April 30), pup rearing (May 1 – August 31), and dispersal (September 1 – December 31) seasons. </w:t>
      </w:r>
    </w:p>
    <w:p w14:paraId="57EBFA52" w14:textId="3FE5DB4C" w:rsidR="00431167" w:rsidRPr="00432021" w:rsidRDefault="00431167" w:rsidP="00315B74">
      <w:pPr>
        <w:spacing w:line="480" w:lineRule="auto"/>
        <w:ind w:firstLine="720"/>
        <w:rPr>
          <w:rFonts w:ascii="Times New Roman" w:hAnsi="Times New Roman" w:cs="Times New Roman"/>
          <w:lang w:val="en-CA"/>
        </w:rPr>
      </w:pPr>
      <w:r>
        <w:rPr>
          <w:rFonts w:ascii="Times New Roman" w:hAnsi="Times New Roman" w:cs="Times New Roman"/>
          <w:lang w:val="en-CA"/>
        </w:rPr>
        <w:t xml:space="preserve">Reporters submitted time of day using </w:t>
      </w:r>
      <w:r w:rsidRPr="00432021">
        <w:rPr>
          <w:rFonts w:ascii="Times New Roman" w:hAnsi="Times New Roman" w:cs="Times New Roman"/>
          <w:lang w:val="en-CA"/>
        </w:rPr>
        <w:t xml:space="preserve">a drop-down menu with the option to select hourly times between 5 AM and midnight, or one of the following categories: dawn, morning, </w:t>
      </w:r>
      <w:r w:rsidRPr="00432021">
        <w:rPr>
          <w:rFonts w:ascii="Times New Roman" w:hAnsi="Times New Roman" w:cs="Times New Roman"/>
          <w:lang w:val="en-CA"/>
        </w:rPr>
        <w:lastRenderedPageBreak/>
        <w:t xml:space="preserve">afternoon, evening or night. We manually categorized time of day into either day or night. Day included the categories of morning or afternoon, or any hourly time at least half an hour after sunrise and half an hour before sunset, which varies substantially across the year due to Edmonton’s northern latitude. Night included the categories night and dawn, or any times half an hour before sunrise or after sunset. We excluded 842 reports </w:t>
      </w:r>
      <w:r>
        <w:rPr>
          <w:rFonts w:ascii="Times New Roman" w:hAnsi="Times New Roman" w:cs="Times New Roman"/>
          <w:lang w:val="en-CA"/>
        </w:rPr>
        <w:t>in which</w:t>
      </w:r>
      <w:r w:rsidRPr="00432021">
        <w:rPr>
          <w:rFonts w:ascii="Times New Roman" w:hAnsi="Times New Roman" w:cs="Times New Roman"/>
          <w:lang w:val="en-CA"/>
        </w:rPr>
        <w:t xml:space="preserve"> time</w:t>
      </w:r>
      <w:r>
        <w:rPr>
          <w:rFonts w:ascii="Times New Roman" w:hAnsi="Times New Roman" w:cs="Times New Roman"/>
          <w:lang w:val="en-CA"/>
        </w:rPr>
        <w:t xml:space="preserve"> was</w:t>
      </w:r>
      <w:r w:rsidRPr="00432021">
        <w:rPr>
          <w:rFonts w:ascii="Times New Roman" w:hAnsi="Times New Roman" w:cs="Times New Roman"/>
          <w:lang w:val="en-CA"/>
        </w:rPr>
        <w:t xml:space="preserve"> submitted as evening or without a selected time from all daily temporal analyses. We calculated the percentage of reports occurring at night or during the day.</w:t>
      </w:r>
    </w:p>
    <w:p w14:paraId="12EF02BE" w14:textId="25D09451" w:rsidR="00431167" w:rsidDel="00D95548" w:rsidRDefault="00431167" w:rsidP="00315B74">
      <w:pPr>
        <w:spacing w:line="480" w:lineRule="auto"/>
        <w:rPr>
          <w:del w:id="349" w:author="Colleen Cassady St. Clair [2]" w:date="2021-06-07T11:10:00Z"/>
          <w:rFonts w:ascii="Times New Roman" w:hAnsi="Times New Roman" w:cs="Times New Roman"/>
          <w:b/>
          <w:bCs/>
          <w:lang w:val="en-CA"/>
        </w:rPr>
      </w:pPr>
      <w:del w:id="350" w:author="Colleen Cassady St. Clair [2]" w:date="2021-06-07T11:10:00Z">
        <w:r w:rsidRPr="00432021" w:rsidDel="00D95548">
          <w:rPr>
            <w:rFonts w:ascii="Times New Roman" w:hAnsi="Times New Roman" w:cs="Times New Roman"/>
            <w:b/>
            <w:bCs/>
            <w:lang w:val="en-CA"/>
          </w:rPr>
          <w:delText>Spatial, temporal and contextual variables associated with conflict</w:delText>
        </w:r>
      </w:del>
      <w:ins w:id="351" w:author="Colleen Cassady St. Clair [2]" w:date="2021-06-07T11:10:00Z">
        <w:r w:rsidR="00D95548">
          <w:rPr>
            <w:rFonts w:ascii="Times New Roman" w:hAnsi="Times New Roman" w:cs="Times New Roman"/>
            <w:b/>
            <w:bCs/>
            <w:lang w:val="en-CA"/>
          </w:rPr>
          <w:t xml:space="preserve"> </w:t>
        </w:r>
        <w:commentRangeStart w:id="352"/>
        <w:r w:rsidR="00D95548">
          <w:rPr>
            <w:rFonts w:ascii="Times New Roman" w:hAnsi="Times New Roman" w:cs="Times New Roman"/>
            <w:b/>
            <w:bCs/>
            <w:lang w:val="en-CA"/>
          </w:rPr>
          <w:t>Classification</w:t>
        </w:r>
        <w:commentRangeEnd w:id="352"/>
        <w:r w:rsidR="00D95548">
          <w:rPr>
            <w:rStyle w:val="CommentReference"/>
          </w:rPr>
          <w:commentReference w:id="352"/>
        </w:r>
        <w:r w:rsidR="00D95548">
          <w:rPr>
            <w:rFonts w:ascii="Times New Roman" w:hAnsi="Times New Roman" w:cs="Times New Roman"/>
            <w:b/>
            <w:bCs/>
            <w:lang w:val="en-CA"/>
          </w:rPr>
          <w:t xml:space="preserve"> of information in report </w:t>
        </w:r>
        <w:proofErr w:type="spellStart"/>
        <w:r w:rsidR="00D95548">
          <w:rPr>
            <w:rFonts w:ascii="Times New Roman" w:hAnsi="Times New Roman" w:cs="Times New Roman"/>
            <w:b/>
            <w:bCs/>
            <w:lang w:val="en-CA"/>
          </w:rPr>
          <w:t>comments</w:t>
        </w:r>
      </w:ins>
    </w:p>
    <w:p w14:paraId="7648FC86" w14:textId="0771C33E" w:rsidR="00431167" w:rsidRPr="008D6B63" w:rsidDel="00022299" w:rsidRDefault="00431167" w:rsidP="00315B74">
      <w:pPr>
        <w:spacing w:line="480" w:lineRule="auto"/>
        <w:ind w:firstLine="720"/>
        <w:rPr>
          <w:del w:id="353" w:author="Colleen Cassady St. Clair [2]" w:date="2021-06-07T11:05:00Z"/>
          <w:rFonts w:ascii="Times New Roman" w:hAnsi="Times New Roman" w:cs="Times New Roman"/>
          <w:b/>
          <w:bCs/>
          <w:lang w:val="en-CA"/>
        </w:rPr>
      </w:pPr>
      <w:r w:rsidRPr="00432021">
        <w:rPr>
          <w:rFonts w:ascii="Times New Roman" w:hAnsi="Times New Roman" w:cs="Times New Roman"/>
          <w:lang w:val="en-CA"/>
        </w:rPr>
        <w:t>When</w:t>
      </w:r>
      <w:proofErr w:type="spellEnd"/>
      <w:r w:rsidRPr="00432021">
        <w:rPr>
          <w:rFonts w:ascii="Times New Roman" w:hAnsi="Times New Roman" w:cs="Times New Roman"/>
          <w:lang w:val="en-CA"/>
        </w:rPr>
        <w:t xml:space="preserve"> submitting a report, users </w:t>
      </w:r>
      <w:ins w:id="354" w:author="Colleen Cassady St. Clair [2]" w:date="2021-06-07T11:00:00Z">
        <w:r w:rsidR="00022299">
          <w:rPr>
            <w:rFonts w:ascii="Times New Roman" w:hAnsi="Times New Roman" w:cs="Times New Roman"/>
            <w:lang w:val="en-CA"/>
          </w:rPr>
          <w:t xml:space="preserve">were asked to </w:t>
        </w:r>
      </w:ins>
      <w:r>
        <w:rPr>
          <w:rFonts w:ascii="Times New Roman" w:hAnsi="Times New Roman" w:cs="Times New Roman"/>
          <w:lang w:val="en-CA"/>
        </w:rPr>
        <w:t>indicate</w:t>
      </w:r>
      <w:del w:id="355" w:author="Colleen Cassady St. Clair [2]" w:date="2021-06-07T11:01:00Z">
        <w:r w:rsidDel="00022299">
          <w:rPr>
            <w:rFonts w:ascii="Times New Roman" w:hAnsi="Times New Roman" w:cs="Times New Roman"/>
            <w:lang w:val="en-CA"/>
          </w:rPr>
          <w:delText>d</w:delText>
        </w:r>
      </w:del>
      <w:r w:rsidRPr="00432021">
        <w:rPr>
          <w:rFonts w:ascii="Times New Roman" w:hAnsi="Times New Roman" w:cs="Times New Roman"/>
          <w:lang w:val="en-CA"/>
        </w:rPr>
        <w:t xml:space="preserve"> whether the report was a sighting</w:t>
      </w:r>
      <w:del w:id="356" w:author="Colleen Cassady St. Clair [2]" w:date="2021-06-07T11:01:00Z">
        <w:r w:rsidRPr="00432021" w:rsidDel="00022299">
          <w:rPr>
            <w:rFonts w:ascii="Times New Roman" w:hAnsi="Times New Roman" w:cs="Times New Roman"/>
            <w:lang w:val="en-CA"/>
          </w:rPr>
          <w:delText xml:space="preserve"> or encounter. Sightings were</w:delText>
        </w:r>
      </w:del>
      <w:r w:rsidRPr="00432021">
        <w:rPr>
          <w:rFonts w:ascii="Times New Roman" w:hAnsi="Times New Roman" w:cs="Times New Roman"/>
          <w:lang w:val="en-CA"/>
        </w:rPr>
        <w:t xml:space="preserve"> defined as observations at a distance with no interaction, </w:t>
      </w:r>
      <w:del w:id="357" w:author="Colleen Cassady St. Clair [2]" w:date="2021-06-07T11:01:00Z">
        <w:r w:rsidRPr="00432021" w:rsidDel="00022299">
          <w:rPr>
            <w:rFonts w:ascii="Times New Roman" w:hAnsi="Times New Roman" w:cs="Times New Roman"/>
            <w:lang w:val="en-CA"/>
          </w:rPr>
          <w:delText xml:space="preserve">whereas </w:delText>
        </w:r>
      </w:del>
      <w:ins w:id="358" w:author="Colleen Cassady St. Clair [2]" w:date="2021-06-07T11:01:00Z">
        <w:r w:rsidR="00022299">
          <w:rPr>
            <w:rFonts w:ascii="Times New Roman" w:hAnsi="Times New Roman" w:cs="Times New Roman"/>
            <w:lang w:val="en-CA"/>
          </w:rPr>
          <w:t>or</w:t>
        </w:r>
        <w:r w:rsidR="00022299" w:rsidRPr="00432021">
          <w:rPr>
            <w:rFonts w:ascii="Times New Roman" w:hAnsi="Times New Roman" w:cs="Times New Roman"/>
            <w:lang w:val="en-CA"/>
          </w:rPr>
          <w:t xml:space="preserve"> </w:t>
        </w:r>
      </w:ins>
      <w:r w:rsidRPr="00432021">
        <w:rPr>
          <w:rFonts w:ascii="Times New Roman" w:hAnsi="Times New Roman" w:cs="Times New Roman"/>
          <w:lang w:val="en-CA"/>
        </w:rPr>
        <w:t>encounters</w:t>
      </w:r>
      <w:ins w:id="359" w:author="Colleen Cassady St. Clair [2]" w:date="2021-06-07T11:01:00Z">
        <w:r w:rsidR="00022299">
          <w:rPr>
            <w:rFonts w:ascii="Times New Roman" w:hAnsi="Times New Roman" w:cs="Times New Roman"/>
            <w:lang w:val="en-CA"/>
          </w:rPr>
          <w:t xml:space="preserve">, defined </w:t>
        </w:r>
        <w:proofErr w:type="spellStart"/>
        <w:r w:rsidR="00022299">
          <w:rPr>
            <w:rFonts w:ascii="Times New Roman" w:hAnsi="Times New Roman" w:cs="Times New Roman"/>
            <w:lang w:val="en-CA"/>
          </w:rPr>
          <w:t>as</w:t>
        </w:r>
      </w:ins>
      <w:del w:id="360" w:author="Colleen Cassady St. Clair [2]" w:date="2021-06-07T11:01:00Z">
        <w:r w:rsidRPr="00432021" w:rsidDel="00022299">
          <w:rPr>
            <w:rFonts w:ascii="Times New Roman" w:hAnsi="Times New Roman" w:cs="Times New Roman"/>
            <w:lang w:val="en-CA"/>
          </w:rPr>
          <w:delText xml:space="preserve"> were </w:delText>
        </w:r>
      </w:del>
      <w:r w:rsidRPr="00432021">
        <w:rPr>
          <w:rFonts w:ascii="Times New Roman" w:hAnsi="Times New Roman" w:cs="Times New Roman"/>
          <w:lang w:val="en-CA"/>
        </w:rPr>
        <w:t>interactions</w:t>
      </w:r>
      <w:proofErr w:type="spellEnd"/>
      <w:r w:rsidRPr="00432021">
        <w:rPr>
          <w:rFonts w:ascii="Times New Roman" w:hAnsi="Times New Roman" w:cs="Times New Roman"/>
          <w:lang w:val="en-CA"/>
        </w:rPr>
        <w:t xml:space="preserve"> at close range. </w:t>
      </w:r>
      <w:del w:id="361" w:author="Colleen Cassady St. Clair [2]" w:date="2021-06-07T11:02:00Z">
        <w:r w:rsidRPr="00432021" w:rsidDel="00022299">
          <w:rPr>
            <w:rFonts w:ascii="Times New Roman" w:hAnsi="Times New Roman" w:cs="Times New Roman"/>
            <w:lang w:val="en-CA"/>
          </w:rPr>
          <w:delText xml:space="preserve">However, </w:delText>
        </w:r>
      </w:del>
      <w:ins w:id="362" w:author="Colleen Cassady St. Clair [2]" w:date="2021-06-07T11:02:00Z">
        <w:r w:rsidR="00022299">
          <w:rPr>
            <w:rFonts w:ascii="Times New Roman" w:hAnsi="Times New Roman" w:cs="Times New Roman"/>
            <w:lang w:val="en-CA"/>
          </w:rPr>
          <w:t xml:space="preserve">Because </w:t>
        </w:r>
      </w:ins>
      <w:r>
        <w:rPr>
          <w:rFonts w:ascii="Times New Roman" w:hAnsi="Times New Roman" w:cs="Times New Roman"/>
          <w:lang w:val="en-CA"/>
        </w:rPr>
        <w:t>most reports</w:t>
      </w:r>
      <w:r w:rsidRPr="00432021">
        <w:rPr>
          <w:rFonts w:ascii="Times New Roman" w:hAnsi="Times New Roman" w:cs="Times New Roman"/>
          <w:lang w:val="en-CA"/>
        </w:rPr>
        <w:t xml:space="preserve"> (95.4 %, </w:t>
      </w:r>
      <w:r w:rsidRPr="00432021">
        <w:rPr>
          <w:rFonts w:ascii="Times New Roman" w:hAnsi="Times New Roman" w:cs="Times New Roman"/>
          <w:i/>
          <w:iCs/>
          <w:lang w:val="en-CA"/>
        </w:rPr>
        <w:t xml:space="preserve">N </w:t>
      </w:r>
      <w:r w:rsidRPr="00432021">
        <w:rPr>
          <w:rFonts w:ascii="Times New Roman" w:hAnsi="Times New Roman" w:cs="Times New Roman"/>
          <w:lang w:val="en-CA"/>
        </w:rPr>
        <w:t xml:space="preserve">= 7502) </w:t>
      </w:r>
      <w:r>
        <w:rPr>
          <w:rFonts w:ascii="Times New Roman" w:hAnsi="Times New Roman" w:cs="Times New Roman"/>
          <w:lang w:val="en-CA"/>
        </w:rPr>
        <w:t>included</w:t>
      </w:r>
      <w:r w:rsidRPr="00432021">
        <w:rPr>
          <w:rFonts w:ascii="Times New Roman" w:hAnsi="Times New Roman" w:cs="Times New Roman"/>
          <w:lang w:val="en-CA"/>
        </w:rPr>
        <w:t xml:space="preserve"> </w:t>
      </w:r>
      <w:del w:id="363" w:author="Colleen Cassady St. Clair [2]" w:date="2021-06-07T11:02:00Z">
        <w:r w:rsidRPr="00432021" w:rsidDel="00022299">
          <w:rPr>
            <w:rFonts w:ascii="Times New Roman" w:hAnsi="Times New Roman" w:cs="Times New Roman"/>
            <w:lang w:val="en-CA"/>
          </w:rPr>
          <w:delText xml:space="preserve">detailed </w:delText>
        </w:r>
      </w:del>
      <w:ins w:id="364" w:author="Colleen Cassady St. Clair [2]" w:date="2021-06-07T11:02:00Z">
        <w:r w:rsidR="00022299">
          <w:rPr>
            <w:rFonts w:ascii="Times New Roman" w:hAnsi="Times New Roman" w:cs="Times New Roman"/>
            <w:lang w:val="en-CA"/>
          </w:rPr>
          <w:t>optional comments with</w:t>
        </w:r>
        <w:r w:rsidR="00022299" w:rsidRPr="00432021">
          <w:rPr>
            <w:rFonts w:ascii="Times New Roman" w:hAnsi="Times New Roman" w:cs="Times New Roman"/>
            <w:lang w:val="en-CA"/>
          </w:rPr>
          <w:t xml:space="preserve"> </w:t>
        </w:r>
      </w:ins>
      <w:r w:rsidRPr="00432021">
        <w:rPr>
          <w:rFonts w:ascii="Times New Roman" w:hAnsi="Times New Roman" w:cs="Times New Roman"/>
          <w:lang w:val="en-CA"/>
        </w:rPr>
        <w:t>information</w:t>
      </w:r>
      <w:r>
        <w:rPr>
          <w:rFonts w:ascii="Times New Roman" w:hAnsi="Times New Roman" w:cs="Times New Roman"/>
          <w:lang w:val="en-CA"/>
        </w:rPr>
        <w:t xml:space="preserve"> about</w:t>
      </w:r>
      <w:r w:rsidRPr="00432021">
        <w:rPr>
          <w:rFonts w:ascii="Times New Roman" w:hAnsi="Times New Roman" w:cs="Times New Roman"/>
          <w:lang w:val="en-CA"/>
        </w:rPr>
        <w:t xml:space="preserve"> </w:t>
      </w:r>
      <w:del w:id="365" w:author="Colleen Cassady St. Clair [2]" w:date="2021-06-07T11:02:00Z">
        <w:r w:rsidRPr="00432021" w:rsidDel="00022299">
          <w:rPr>
            <w:rFonts w:ascii="Times New Roman" w:hAnsi="Times New Roman" w:cs="Times New Roman"/>
            <w:lang w:val="en-CA"/>
          </w:rPr>
          <w:delText xml:space="preserve">their </w:delText>
        </w:r>
      </w:del>
      <w:ins w:id="366" w:author="Colleen Cassady St. Clair [2]" w:date="2021-06-07T11:02:00Z">
        <w:r w:rsidR="00022299">
          <w:rPr>
            <w:rFonts w:ascii="Times New Roman" w:hAnsi="Times New Roman" w:cs="Times New Roman"/>
            <w:lang w:val="en-CA"/>
          </w:rPr>
          <w:t xml:space="preserve">coyote behaviour, context, or human perceptions, </w:t>
        </w:r>
      </w:ins>
      <w:del w:id="367" w:author="Colleen Cassady St. Clair [2]" w:date="2021-06-07T11:02:00Z">
        <w:r w:rsidRPr="00432021" w:rsidDel="00022299">
          <w:rPr>
            <w:rFonts w:ascii="Times New Roman" w:hAnsi="Times New Roman" w:cs="Times New Roman"/>
            <w:lang w:val="en-CA"/>
          </w:rPr>
          <w:delText>interactions with coyotes</w:delText>
        </w:r>
        <w:r w:rsidDel="00022299">
          <w:rPr>
            <w:rFonts w:ascii="Times New Roman" w:hAnsi="Times New Roman" w:cs="Times New Roman"/>
            <w:lang w:val="en-CA"/>
          </w:rPr>
          <w:delText xml:space="preserve"> as </w:delText>
        </w:r>
        <w:r w:rsidRPr="00432021" w:rsidDel="00022299">
          <w:rPr>
            <w:rFonts w:ascii="Times New Roman" w:hAnsi="Times New Roman" w:cs="Times New Roman"/>
            <w:lang w:val="en-CA"/>
          </w:rPr>
          <w:delText>comments. W</w:delText>
        </w:r>
      </w:del>
      <w:ins w:id="368" w:author="Colleen Cassady St. Clair [2]" w:date="2021-06-07T11:02:00Z">
        <w:r w:rsidR="00022299">
          <w:rPr>
            <w:rFonts w:ascii="Times New Roman" w:hAnsi="Times New Roman" w:cs="Times New Roman"/>
            <w:lang w:val="en-CA"/>
          </w:rPr>
          <w:t>w</w:t>
        </w:r>
      </w:ins>
      <w:r w:rsidRPr="00432021">
        <w:rPr>
          <w:rFonts w:ascii="Times New Roman" w:hAnsi="Times New Roman" w:cs="Times New Roman"/>
          <w:lang w:val="en-CA"/>
        </w:rPr>
        <w:t xml:space="preserve">e </w:t>
      </w:r>
      <w:del w:id="369" w:author="Colleen Cassady St. Clair [2]" w:date="2021-06-07T11:03:00Z">
        <w:r w:rsidRPr="00432021" w:rsidDel="00022299">
          <w:rPr>
            <w:rFonts w:ascii="Times New Roman" w:hAnsi="Times New Roman" w:cs="Times New Roman"/>
            <w:lang w:val="en-CA"/>
          </w:rPr>
          <w:delText xml:space="preserve">used </w:delText>
        </w:r>
      </w:del>
      <w:ins w:id="370" w:author="Colleen Cassady St. Clair [2]" w:date="2021-06-07T11:03:00Z">
        <w:r w:rsidR="00022299">
          <w:rPr>
            <w:rFonts w:ascii="Times New Roman" w:hAnsi="Times New Roman" w:cs="Times New Roman"/>
            <w:lang w:val="en-CA"/>
          </w:rPr>
          <w:t>developed</w:t>
        </w:r>
        <w:r w:rsidR="00022299" w:rsidRPr="00432021">
          <w:rPr>
            <w:rFonts w:ascii="Times New Roman" w:hAnsi="Times New Roman" w:cs="Times New Roman"/>
            <w:lang w:val="en-CA"/>
          </w:rPr>
          <w:t xml:space="preserve"> </w:t>
        </w:r>
      </w:ins>
      <w:r w:rsidRPr="00432021">
        <w:rPr>
          <w:rFonts w:ascii="Times New Roman" w:hAnsi="Times New Roman" w:cs="Times New Roman"/>
          <w:lang w:val="en-CA"/>
        </w:rPr>
        <w:t xml:space="preserve">a Google </w:t>
      </w:r>
      <w:del w:id="371" w:author="Colleen Cassady St. Clair [2]" w:date="2021-06-07T11:03:00Z">
        <w:r w:rsidRPr="00432021" w:rsidDel="00022299">
          <w:rPr>
            <w:rFonts w:ascii="Times New Roman" w:hAnsi="Times New Roman" w:cs="Times New Roman"/>
            <w:lang w:val="en-CA"/>
          </w:rPr>
          <w:delText>Sheets</w:delText>
        </w:r>
        <w:r w:rsidRPr="00432021" w:rsidDel="00022299">
          <w:rPr>
            <w:rFonts w:ascii="Times New Roman" w:hAnsi="Times New Roman" w:cs="Times New Roman"/>
            <w:vertAlign w:val="superscript"/>
            <w:lang w:val="en-CA"/>
          </w:rPr>
          <w:delText>TM</w:delText>
        </w:r>
        <w:r w:rsidRPr="00432021" w:rsidDel="00022299">
          <w:rPr>
            <w:rFonts w:ascii="Times New Roman" w:hAnsi="Times New Roman" w:cs="Times New Roman"/>
            <w:lang w:val="en-CA"/>
          </w:rPr>
          <w:delText xml:space="preserve"> </w:delText>
        </w:r>
      </w:del>
      <w:ins w:id="372" w:author="Colleen Cassady St. Clair [2]" w:date="2021-06-07T11:03:00Z">
        <w:r w:rsidR="00022299">
          <w:rPr>
            <w:rFonts w:ascii="Times New Roman" w:hAnsi="Times New Roman" w:cs="Times New Roman"/>
            <w:lang w:val="en-CA"/>
          </w:rPr>
          <w:t>Form to</w:t>
        </w:r>
        <w:r w:rsidR="00022299" w:rsidRPr="00432021">
          <w:rPr>
            <w:rFonts w:ascii="Times New Roman" w:hAnsi="Times New Roman" w:cs="Times New Roman"/>
            <w:lang w:val="en-CA"/>
          </w:rPr>
          <w:t xml:space="preserve"> </w:t>
        </w:r>
      </w:ins>
      <w:del w:id="373" w:author="Colleen Cassady St. Clair [2]" w:date="2021-06-07T11:03:00Z">
        <w:r w:rsidRPr="00432021" w:rsidDel="00022299">
          <w:rPr>
            <w:rFonts w:ascii="Times New Roman" w:hAnsi="Times New Roman" w:cs="Times New Roman"/>
            <w:lang w:val="en-CA"/>
          </w:rPr>
          <w:delText xml:space="preserve">classification form to </w:delText>
        </w:r>
      </w:del>
      <w:r>
        <w:rPr>
          <w:rFonts w:ascii="Times New Roman" w:hAnsi="Times New Roman" w:cs="Times New Roman"/>
          <w:lang w:val="en-CA"/>
        </w:rPr>
        <w:t>classify</w:t>
      </w:r>
      <w:r w:rsidRPr="00432021">
        <w:rPr>
          <w:rFonts w:ascii="Times New Roman" w:hAnsi="Times New Roman" w:cs="Times New Roman"/>
          <w:lang w:val="en-CA"/>
        </w:rPr>
        <w:t xml:space="preserve"> the information contained in comments</w:t>
      </w:r>
      <w:ins w:id="374" w:author="Colleen Cassady St. Clair [2]" w:date="2021-06-07T11:04:00Z">
        <w:r w:rsidR="00022299">
          <w:rPr>
            <w:rFonts w:ascii="Times New Roman" w:hAnsi="Times New Roman" w:cs="Times New Roman"/>
            <w:lang w:val="en-CA"/>
          </w:rPr>
          <w:t xml:space="preserve"> with </w:t>
        </w:r>
      </w:ins>
      <w:ins w:id="375" w:author="Colleen Cassady St. Clair [2]" w:date="2021-06-07T11:05:00Z">
        <w:r w:rsidR="00D95548">
          <w:rPr>
            <w:rFonts w:ascii="Times New Roman" w:hAnsi="Times New Roman" w:cs="Times New Roman"/>
            <w:lang w:val="en-CA"/>
          </w:rPr>
          <w:t>categorical</w:t>
        </w:r>
      </w:ins>
      <w:ins w:id="376" w:author="Colleen Cassady St. Clair [2]" w:date="2021-06-07T11:04:00Z">
        <w:r w:rsidR="00022299">
          <w:rPr>
            <w:rFonts w:ascii="Times New Roman" w:hAnsi="Times New Roman" w:cs="Times New Roman"/>
            <w:lang w:val="en-CA"/>
          </w:rPr>
          <w:t xml:space="preserve"> </w:t>
        </w:r>
      </w:ins>
      <w:ins w:id="377" w:author="Colleen Cassady St. Clair [2]" w:date="2021-06-07T11:05:00Z">
        <w:r w:rsidR="00022299">
          <w:rPr>
            <w:rFonts w:ascii="Times New Roman" w:hAnsi="Times New Roman" w:cs="Times New Roman"/>
            <w:lang w:val="en-CA"/>
          </w:rPr>
          <w:t>or ordinal variables.</w:t>
        </w:r>
      </w:ins>
      <w:ins w:id="378" w:author="Colleen Cassady St. Clair [2]" w:date="2021-06-07T11:04:00Z">
        <w:r w:rsidR="00022299">
          <w:rPr>
            <w:rFonts w:ascii="Times New Roman" w:hAnsi="Times New Roman" w:cs="Times New Roman"/>
            <w:lang w:val="en-CA"/>
          </w:rPr>
          <w:t xml:space="preserve"> </w:t>
        </w:r>
      </w:ins>
      <w:del w:id="379" w:author="Colleen Cassady St. Clair [2]" w:date="2021-06-07T11:05:00Z">
        <w:r w:rsidRPr="00432021" w:rsidDel="00022299">
          <w:rPr>
            <w:rFonts w:ascii="Times New Roman" w:hAnsi="Times New Roman" w:cs="Times New Roman"/>
            <w:lang w:val="en-CA"/>
          </w:rPr>
          <w:delText>, and generated ordinal scale values for</w:delText>
        </w:r>
        <w:r w:rsidDel="00022299">
          <w:rPr>
            <w:rFonts w:ascii="Times New Roman" w:hAnsi="Times New Roman" w:cs="Times New Roman"/>
            <w:lang w:val="en-CA"/>
          </w:rPr>
          <w:delText xml:space="preserve"> </w:delText>
        </w:r>
        <w:r w:rsidRPr="00432021" w:rsidDel="00022299">
          <w:rPr>
            <w:rFonts w:ascii="Times New Roman" w:hAnsi="Times New Roman" w:cs="Times New Roman"/>
            <w:lang w:val="en-CA"/>
          </w:rPr>
          <w:delText xml:space="preserve">coyote responses to humans and the human perception of coyotes. We also quantified several contextual variables from each report. </w:delText>
        </w:r>
      </w:del>
    </w:p>
    <w:p w14:paraId="690CA826" w14:textId="41986116" w:rsidR="00431167" w:rsidRPr="00432021" w:rsidRDefault="00431167">
      <w:pPr>
        <w:spacing w:line="480" w:lineRule="auto"/>
        <w:ind w:firstLine="720"/>
        <w:rPr>
          <w:rFonts w:ascii="Times New Roman" w:hAnsi="Times New Roman" w:cs="Times New Roman"/>
          <w:lang w:val="en-CA"/>
        </w:rPr>
        <w:pPrChange w:id="380" w:author="Colleen Cassady St. Clair [2]" w:date="2021-06-07T11:05:00Z">
          <w:pPr>
            <w:tabs>
              <w:tab w:val="left" w:pos="8411"/>
            </w:tabs>
            <w:spacing w:line="480" w:lineRule="auto"/>
            <w:ind w:firstLine="720"/>
          </w:pPr>
        </w:pPrChange>
      </w:pPr>
      <w:commentRangeStart w:id="381"/>
      <w:del w:id="382" w:author="Colleen Cassady St. Clair [2]" w:date="2021-06-07T11:05:00Z">
        <w:r w:rsidRPr="00432021" w:rsidDel="00022299">
          <w:rPr>
            <w:rFonts w:ascii="Times New Roman" w:hAnsi="Times New Roman" w:cs="Times New Roman"/>
            <w:lang w:val="en-CA"/>
          </w:rPr>
          <w:delText>To</w:delText>
        </w:r>
      </w:del>
      <w:commentRangeEnd w:id="381"/>
      <w:r w:rsidR="00D95548">
        <w:rPr>
          <w:rStyle w:val="CommentReference"/>
        </w:rPr>
        <w:commentReference w:id="381"/>
      </w:r>
      <w:del w:id="383" w:author="Colleen Cassady St. Clair [2]" w:date="2021-06-07T11:05:00Z">
        <w:r w:rsidRPr="00432021" w:rsidDel="00022299">
          <w:rPr>
            <w:rFonts w:ascii="Times New Roman" w:hAnsi="Times New Roman" w:cs="Times New Roman"/>
            <w:lang w:val="en-CA"/>
          </w:rPr>
          <w:delText xml:space="preserve"> </w:delText>
        </w:r>
        <w:r w:rsidDel="00022299">
          <w:rPr>
            <w:rFonts w:ascii="Times New Roman" w:hAnsi="Times New Roman" w:cs="Times New Roman"/>
            <w:lang w:val="en-CA"/>
          </w:rPr>
          <w:delText>classify</w:delText>
        </w:r>
        <w:r w:rsidRPr="00432021" w:rsidDel="00022299">
          <w:rPr>
            <w:rFonts w:ascii="Times New Roman" w:hAnsi="Times New Roman" w:cs="Times New Roman"/>
            <w:lang w:val="en-CA"/>
          </w:rPr>
          <w:delText xml:space="preserve"> the coyote responses to humans into levels that are indicative of human-coyote conflict, we first classified</w:delText>
        </w:r>
      </w:del>
      <w:ins w:id="384" w:author="Colleen Cassady St. Clair [2]" w:date="2021-06-07T11:05:00Z">
        <w:r w:rsidR="00022299">
          <w:rPr>
            <w:rFonts w:ascii="Times New Roman" w:hAnsi="Times New Roman" w:cs="Times New Roman"/>
            <w:lang w:val="en-CA"/>
          </w:rPr>
          <w:t xml:space="preserve">We </w:t>
        </w:r>
      </w:ins>
      <w:ins w:id="385" w:author="Colleen Cassady St. Clair [2]" w:date="2021-06-07T11:06:00Z">
        <w:r w:rsidR="00022299">
          <w:rPr>
            <w:rFonts w:ascii="Times New Roman" w:hAnsi="Times New Roman" w:cs="Times New Roman"/>
            <w:lang w:val="en-CA"/>
          </w:rPr>
          <w:t>began</w:t>
        </w:r>
      </w:ins>
      <w:ins w:id="386" w:author="Colleen Cassady St. Clair [2]" w:date="2021-06-07T11:05:00Z">
        <w:r w:rsidR="00022299">
          <w:rPr>
            <w:rFonts w:ascii="Times New Roman" w:hAnsi="Times New Roman" w:cs="Times New Roman"/>
            <w:lang w:val="en-CA"/>
          </w:rPr>
          <w:t xml:space="preserve"> by removing</w:t>
        </w:r>
      </w:ins>
      <w:r w:rsidRPr="00432021">
        <w:rPr>
          <w:rFonts w:ascii="Times New Roman" w:hAnsi="Times New Roman" w:cs="Times New Roman"/>
          <w:lang w:val="en-CA"/>
        </w:rPr>
        <w:t xml:space="preserve"> all reports </w:t>
      </w:r>
      <w:del w:id="387" w:author="Colleen Cassady St. Clair [2]" w:date="2021-06-07T11:05:00Z">
        <w:r w:rsidRPr="00432021" w:rsidDel="00022299">
          <w:rPr>
            <w:rFonts w:ascii="Times New Roman" w:hAnsi="Times New Roman" w:cs="Times New Roman"/>
            <w:lang w:val="en-CA"/>
          </w:rPr>
          <w:delText xml:space="preserve">where </w:delText>
        </w:r>
      </w:del>
      <w:ins w:id="388" w:author="Colleen Cassady St. Clair [2]" w:date="2021-06-07T11:05:00Z">
        <w:r w:rsidR="00022299">
          <w:rPr>
            <w:rFonts w:ascii="Times New Roman" w:hAnsi="Times New Roman" w:cs="Times New Roman"/>
            <w:lang w:val="en-CA"/>
          </w:rPr>
          <w:t>in which</w:t>
        </w:r>
        <w:r w:rsidR="00022299" w:rsidRPr="00432021">
          <w:rPr>
            <w:rFonts w:ascii="Times New Roman" w:hAnsi="Times New Roman" w:cs="Times New Roman"/>
            <w:lang w:val="en-CA"/>
          </w:rPr>
          <w:t xml:space="preserve"> </w:t>
        </w:r>
      </w:ins>
      <w:r w:rsidRPr="00432021">
        <w:rPr>
          <w:rFonts w:ascii="Times New Roman" w:hAnsi="Times New Roman" w:cs="Times New Roman"/>
          <w:lang w:val="en-CA"/>
        </w:rPr>
        <w:t xml:space="preserve">coyotes did not interact with humans or the report was submitted as a sighting where further information could not be extracted as an observation (i.e. comments were vague or uninformative, or indicated no human-coyote interaction). We classified the </w:t>
      </w:r>
      <w:del w:id="389" w:author="Colleen Cassady St. Clair [2]" w:date="2021-06-07T11:06:00Z">
        <w:r w:rsidRPr="00432021" w:rsidDel="00022299">
          <w:rPr>
            <w:rFonts w:ascii="Times New Roman" w:hAnsi="Times New Roman" w:cs="Times New Roman"/>
            <w:lang w:val="en-CA"/>
          </w:rPr>
          <w:delText>remainder o</w:delText>
        </w:r>
      </w:del>
      <w:ins w:id="390" w:author="Colleen Cassady St. Clair [2]" w:date="2021-06-07T11:06:00Z">
        <w:r w:rsidR="00022299">
          <w:rPr>
            <w:rFonts w:ascii="Times New Roman" w:hAnsi="Times New Roman" w:cs="Times New Roman"/>
            <w:lang w:val="en-CA"/>
          </w:rPr>
          <w:t>remaining</w:t>
        </w:r>
      </w:ins>
      <w:del w:id="391" w:author="Colleen Cassady St. Clair [2]" w:date="2021-06-07T11:06:00Z">
        <w:r w:rsidRPr="00432021" w:rsidDel="00022299">
          <w:rPr>
            <w:rFonts w:ascii="Times New Roman" w:hAnsi="Times New Roman" w:cs="Times New Roman"/>
            <w:lang w:val="en-CA"/>
          </w:rPr>
          <w:delText>f</w:delText>
        </w:r>
      </w:del>
      <w:r w:rsidRPr="00432021">
        <w:rPr>
          <w:rFonts w:ascii="Times New Roman" w:hAnsi="Times New Roman" w:cs="Times New Roman"/>
          <w:lang w:val="en-CA"/>
        </w:rPr>
        <w:t xml:space="preserve"> reports </w:t>
      </w:r>
      <w:ins w:id="392" w:author="Colleen Cassady St. Clair [2]" w:date="2021-06-07T11:07:00Z">
        <w:r w:rsidR="00022299">
          <w:rPr>
            <w:rFonts w:ascii="Times New Roman" w:hAnsi="Times New Roman" w:cs="Times New Roman"/>
            <w:lang w:val="en-CA"/>
          </w:rPr>
          <w:t xml:space="preserve">for the </w:t>
        </w:r>
        <w:r w:rsidR="00022299">
          <w:rPr>
            <w:rFonts w:ascii="Times New Roman" w:hAnsi="Times New Roman" w:cs="Times New Roman"/>
            <w:lang w:val="en-CA"/>
          </w:rPr>
          <w:lastRenderedPageBreak/>
          <w:t>boldness of coyote behaviour</w:t>
        </w:r>
      </w:ins>
      <w:ins w:id="393" w:author="Colleen Cassady St. Clair [2]" w:date="2021-06-07T11:08:00Z">
        <w:r w:rsidR="00022299">
          <w:rPr>
            <w:rFonts w:ascii="Times New Roman" w:hAnsi="Times New Roman" w:cs="Times New Roman"/>
            <w:lang w:val="en-CA"/>
          </w:rPr>
          <w:t xml:space="preserve"> and the perceptions of people. </w:t>
        </w:r>
      </w:ins>
      <w:ins w:id="394" w:author="Colleen Cassady St. Clair [2]" w:date="2021-06-07T15:10:00Z">
        <w:r w:rsidR="00CC0772">
          <w:rPr>
            <w:rFonts w:ascii="Times New Roman" w:hAnsi="Times New Roman" w:cs="Times New Roman"/>
            <w:lang w:val="en-CA"/>
          </w:rPr>
          <w:t xml:space="preserve">We </w:t>
        </w:r>
        <w:commentRangeStart w:id="395"/>
        <w:r w:rsidR="00CC0772">
          <w:rPr>
            <w:rFonts w:ascii="Times New Roman" w:hAnsi="Times New Roman" w:cs="Times New Roman"/>
            <w:lang w:val="en-CA"/>
          </w:rPr>
          <w:t>described</w:t>
        </w:r>
        <w:commentRangeEnd w:id="395"/>
        <w:r w:rsidR="00CC0772">
          <w:rPr>
            <w:rStyle w:val="CommentReference"/>
          </w:rPr>
          <w:commentReference w:id="395"/>
        </w:r>
      </w:ins>
      <w:ins w:id="396" w:author="Colleen Cassady St. Clair [2]" w:date="2021-06-07T11:08:00Z">
        <w:r w:rsidR="00022299">
          <w:rPr>
            <w:rFonts w:ascii="Times New Roman" w:hAnsi="Times New Roman" w:cs="Times New Roman"/>
            <w:lang w:val="en-CA"/>
          </w:rPr>
          <w:t xml:space="preserve"> boldness</w:t>
        </w:r>
      </w:ins>
      <w:ins w:id="397" w:author="Colleen Cassady St. Clair [2]" w:date="2021-06-07T15:10:00Z">
        <w:r w:rsidR="00CC0772">
          <w:rPr>
            <w:rFonts w:ascii="Times New Roman" w:hAnsi="Times New Roman" w:cs="Times New Roman"/>
            <w:lang w:val="en-CA"/>
          </w:rPr>
          <w:t xml:space="preserve"> </w:t>
        </w:r>
        <w:proofErr w:type="spellStart"/>
        <w:r w:rsidR="00CC0772">
          <w:rPr>
            <w:rFonts w:ascii="Times New Roman" w:hAnsi="Times New Roman" w:cs="Times New Roman"/>
            <w:lang w:val="en-CA"/>
          </w:rPr>
          <w:t>with</w:t>
        </w:r>
      </w:ins>
      <w:del w:id="398" w:author="Colleen Cassady St. Clair [2]" w:date="2021-06-07T11:07:00Z">
        <w:r w:rsidRPr="00432021" w:rsidDel="00022299">
          <w:rPr>
            <w:rFonts w:ascii="Times New Roman" w:hAnsi="Times New Roman" w:cs="Times New Roman"/>
            <w:lang w:val="en-CA"/>
          </w:rPr>
          <w:delText>on a nine-point ordinal scale</w:delText>
        </w:r>
        <w:r w:rsidDel="00022299">
          <w:rPr>
            <w:rFonts w:ascii="Times New Roman" w:hAnsi="Times New Roman" w:cs="Times New Roman"/>
            <w:lang w:val="en-CA"/>
          </w:rPr>
          <w:delText xml:space="preserve"> with</w:delText>
        </w:r>
      </w:del>
      <w:ins w:id="399" w:author="Colleen Cassady St. Clair [2]" w:date="2021-06-07T11:07:00Z">
        <w:r w:rsidR="00022299">
          <w:rPr>
            <w:rFonts w:ascii="Times New Roman" w:hAnsi="Times New Roman" w:cs="Times New Roman"/>
            <w:lang w:val="en-CA"/>
          </w:rPr>
          <w:t>nine</w:t>
        </w:r>
      </w:ins>
      <w:proofErr w:type="spellEnd"/>
      <w:r>
        <w:rPr>
          <w:rFonts w:ascii="Times New Roman" w:hAnsi="Times New Roman" w:cs="Times New Roman"/>
          <w:lang w:val="en-CA"/>
        </w:rPr>
        <w:t xml:space="preserve"> ordinal scale values (OSV)</w:t>
      </w:r>
      <w:r w:rsidRPr="00432021">
        <w:rPr>
          <w:rFonts w:ascii="Times New Roman" w:hAnsi="Times New Roman" w:cs="Times New Roman"/>
          <w:lang w:val="en-CA"/>
        </w:rPr>
        <w:t xml:space="preserve"> ranging from avoidance responses</w:t>
      </w:r>
      <w:r w:rsidR="00582EEA">
        <w:rPr>
          <w:rFonts w:ascii="Times New Roman" w:hAnsi="Times New Roman" w:cs="Times New Roman"/>
          <w:lang w:val="en-CA"/>
        </w:rPr>
        <w:t xml:space="preserve"> (</w:t>
      </w:r>
      <w:del w:id="400" w:author="Colleen Cassady St. Clair [2]" w:date="2021-06-07T11:17:00Z">
        <w:r w:rsidR="00582EEA" w:rsidDel="00D95548">
          <w:rPr>
            <w:rFonts w:ascii="Times New Roman" w:hAnsi="Times New Roman" w:cs="Times New Roman"/>
            <w:lang w:val="en-CA"/>
          </w:rPr>
          <w:delText>OSV = 1, 2</w:delText>
        </w:r>
      </w:del>
      <w:ins w:id="401" w:author="Colleen Cassady St. Clair [2]" w:date="2021-06-07T11:17:00Z">
        <w:r w:rsidR="00D95548">
          <w:rPr>
            <w:rFonts w:ascii="Times New Roman" w:hAnsi="Times New Roman" w:cs="Times New Roman"/>
            <w:lang w:val="en-CA"/>
          </w:rPr>
          <w:t>e.g., ran away</w:t>
        </w:r>
      </w:ins>
      <w:r w:rsidR="00582EEA">
        <w:rPr>
          <w:rFonts w:ascii="Times New Roman" w:hAnsi="Times New Roman" w:cs="Times New Roman"/>
          <w:lang w:val="en-CA"/>
        </w:rPr>
        <w:t>)</w:t>
      </w:r>
      <w:r w:rsidRPr="00432021">
        <w:rPr>
          <w:rFonts w:ascii="Times New Roman" w:hAnsi="Times New Roman" w:cs="Times New Roman"/>
          <w:lang w:val="en-CA"/>
        </w:rPr>
        <w:t xml:space="preserve"> to highly aggressive interactions (</w:t>
      </w:r>
      <w:ins w:id="402" w:author="Colleen Cassady St. Clair [2]" w:date="2021-06-07T11:17:00Z">
        <w:r w:rsidR="00D95548">
          <w:rPr>
            <w:rFonts w:ascii="Times New Roman" w:hAnsi="Times New Roman" w:cs="Times New Roman"/>
            <w:lang w:val="en-CA"/>
          </w:rPr>
          <w:t xml:space="preserve">e.g., made physical contact with pet; </w:t>
        </w:r>
      </w:ins>
      <w:del w:id="403" w:author="Colleen Cassady St. Clair [2]" w:date="2021-06-07T11:17:00Z">
        <w:r w:rsidR="008F78AB" w:rsidDel="00D95548">
          <w:rPr>
            <w:rFonts w:ascii="Times New Roman" w:hAnsi="Times New Roman" w:cs="Times New Roman"/>
            <w:lang w:val="en-CA"/>
          </w:rPr>
          <w:delText xml:space="preserve">OSV = 8, 9; </w:delText>
        </w:r>
      </w:del>
      <w:ins w:id="404" w:author="Colleen Cassady St. Clair [2]" w:date="2021-06-07T11:17:00Z">
        <w:r w:rsidR="00D95548">
          <w:rPr>
            <w:rFonts w:ascii="Times New Roman" w:hAnsi="Times New Roman" w:cs="Times New Roman"/>
            <w:lang w:val="en-CA"/>
          </w:rPr>
          <w:t xml:space="preserve"> </w:t>
        </w:r>
      </w:ins>
      <w:r w:rsidRPr="00432021">
        <w:rPr>
          <w:rFonts w:ascii="Times New Roman" w:hAnsi="Times New Roman" w:cs="Times New Roman"/>
          <w:lang w:val="en-CA"/>
        </w:rPr>
        <w:t>Table 2</w:t>
      </w:r>
      <w:r>
        <w:rPr>
          <w:rFonts w:ascii="Times New Roman" w:hAnsi="Times New Roman" w:cs="Times New Roman"/>
          <w:lang w:val="en-CA"/>
        </w:rPr>
        <w:t xml:space="preserve">). </w:t>
      </w:r>
      <w:r w:rsidRPr="00432021">
        <w:rPr>
          <w:rFonts w:ascii="Times New Roman" w:hAnsi="Times New Roman" w:cs="Times New Roman"/>
          <w:lang w:val="en-CA"/>
        </w:rPr>
        <w:t xml:space="preserve">We excluded 399 reports where </w:t>
      </w:r>
      <w:ins w:id="405" w:author="Colleen Cassady St. Clair [2]" w:date="2021-06-07T11:26:00Z">
        <w:r w:rsidR="006E0FBA">
          <w:rPr>
            <w:rFonts w:ascii="Times New Roman" w:hAnsi="Times New Roman" w:cs="Times New Roman"/>
            <w:lang w:val="en-CA"/>
          </w:rPr>
          <w:t xml:space="preserve">the </w:t>
        </w:r>
        <w:commentRangeStart w:id="406"/>
        <w:r w:rsidR="006E0FBA">
          <w:rPr>
            <w:rFonts w:ascii="Times New Roman" w:hAnsi="Times New Roman" w:cs="Times New Roman"/>
            <w:lang w:val="en-CA"/>
          </w:rPr>
          <w:t>observer</w:t>
        </w:r>
      </w:ins>
      <w:commentRangeEnd w:id="406"/>
      <w:ins w:id="407" w:author="Colleen Cassady St. Clair [2]" w:date="2021-06-07T11:27:00Z">
        <w:r w:rsidR="006E0FBA">
          <w:rPr>
            <w:rStyle w:val="CommentReference"/>
          </w:rPr>
          <w:commentReference w:id="406"/>
        </w:r>
      </w:ins>
      <w:ins w:id="408" w:author="Colleen Cassady St. Clair [2]" w:date="2021-06-07T11:26:00Z">
        <w:r w:rsidR="006E0FBA">
          <w:rPr>
            <w:rFonts w:ascii="Times New Roman" w:hAnsi="Times New Roman" w:cs="Times New Roman"/>
            <w:lang w:val="en-CA"/>
          </w:rPr>
          <w:t xml:space="preserve"> was driving </w:t>
        </w:r>
      </w:ins>
      <w:ins w:id="409" w:author="Colleen Cassady St. Clair [2]" w:date="2021-06-07T11:27:00Z">
        <w:r w:rsidR="006E0FBA">
          <w:rPr>
            <w:rFonts w:ascii="Times New Roman" w:hAnsi="Times New Roman" w:cs="Times New Roman"/>
            <w:lang w:val="en-CA"/>
          </w:rPr>
          <w:t xml:space="preserve">(and so could not interact with the coyote) and </w:t>
        </w:r>
      </w:ins>
      <w:r w:rsidRPr="00432021">
        <w:rPr>
          <w:rFonts w:ascii="Times New Roman" w:hAnsi="Times New Roman" w:cs="Times New Roman"/>
          <w:lang w:val="en-CA"/>
        </w:rPr>
        <w:t xml:space="preserve">coyote response could not be </w:t>
      </w:r>
      <w:r>
        <w:rPr>
          <w:rFonts w:ascii="Times New Roman" w:hAnsi="Times New Roman" w:cs="Times New Roman"/>
          <w:lang w:val="en-CA"/>
        </w:rPr>
        <w:t xml:space="preserve">determined. </w:t>
      </w:r>
      <w:del w:id="410" w:author="Colleen Cassady St. Clair [2]" w:date="2021-06-07T11:08:00Z">
        <w:r w:rsidRPr="00432021" w:rsidDel="00022299">
          <w:rPr>
            <w:rFonts w:ascii="Times New Roman" w:hAnsi="Times New Roman" w:cs="Times New Roman"/>
            <w:lang w:val="en-CA"/>
          </w:rPr>
          <w:delText>To quantify the</w:delText>
        </w:r>
      </w:del>
      <w:ins w:id="411" w:author="Colleen Cassady St. Clair [2]" w:date="2021-06-07T11:08:00Z">
        <w:r w:rsidR="00022299">
          <w:rPr>
            <w:rFonts w:ascii="Times New Roman" w:hAnsi="Times New Roman" w:cs="Times New Roman"/>
            <w:lang w:val="en-CA"/>
          </w:rPr>
          <w:t>For</w:t>
        </w:r>
      </w:ins>
      <w:r w:rsidRPr="00432021">
        <w:rPr>
          <w:rFonts w:ascii="Times New Roman" w:hAnsi="Times New Roman" w:cs="Times New Roman"/>
          <w:lang w:val="en-CA"/>
        </w:rPr>
        <w:t xml:space="preserve"> human perception</w:t>
      </w:r>
      <w:ins w:id="412" w:author="Colleen Cassady St. Clair [2]" w:date="2021-06-07T11:08:00Z">
        <w:r w:rsidR="00022299">
          <w:rPr>
            <w:rFonts w:ascii="Times New Roman" w:hAnsi="Times New Roman" w:cs="Times New Roman"/>
            <w:lang w:val="en-CA"/>
          </w:rPr>
          <w:t>s</w:t>
        </w:r>
      </w:ins>
      <w:r w:rsidRPr="00432021">
        <w:rPr>
          <w:rFonts w:ascii="Times New Roman" w:hAnsi="Times New Roman" w:cs="Times New Roman"/>
          <w:lang w:val="en-CA"/>
        </w:rPr>
        <w:t xml:space="preserve"> of coyotes</w:t>
      </w:r>
      <w:del w:id="413" w:author="Colleen Cassady St. Clair [2]" w:date="2021-06-07T11:08:00Z">
        <w:r w:rsidRPr="00432021" w:rsidDel="00022299">
          <w:rPr>
            <w:rFonts w:ascii="Times New Roman" w:hAnsi="Times New Roman" w:cs="Times New Roman"/>
            <w:lang w:val="en-CA"/>
          </w:rPr>
          <w:delText xml:space="preserve"> in each report</w:delText>
        </w:r>
      </w:del>
      <w:r w:rsidRPr="00432021">
        <w:rPr>
          <w:rFonts w:ascii="Times New Roman" w:hAnsi="Times New Roman" w:cs="Times New Roman"/>
          <w:lang w:val="en-CA"/>
        </w:rPr>
        <w:t>, we classified reports on a three</w:t>
      </w:r>
      <w:r>
        <w:rPr>
          <w:rFonts w:ascii="Times New Roman" w:hAnsi="Times New Roman" w:cs="Times New Roman"/>
          <w:lang w:val="en-CA"/>
        </w:rPr>
        <w:t>-</w:t>
      </w:r>
      <w:r w:rsidRPr="00432021">
        <w:rPr>
          <w:rFonts w:ascii="Times New Roman" w:hAnsi="Times New Roman" w:cs="Times New Roman"/>
          <w:lang w:val="en-CA"/>
        </w:rPr>
        <w:t>point ordinal scale from positive</w:t>
      </w:r>
      <w:ins w:id="414" w:author="Colleen Cassady St. Clair [2]" w:date="2021-06-07T11:17:00Z">
        <w:r w:rsidR="00D95548">
          <w:rPr>
            <w:rFonts w:ascii="Times New Roman" w:hAnsi="Times New Roman" w:cs="Times New Roman"/>
            <w:lang w:val="en-CA"/>
          </w:rPr>
          <w:t xml:space="preserve"> (e.g., beautiful)</w:t>
        </w:r>
      </w:ins>
      <w:r w:rsidRPr="00432021">
        <w:rPr>
          <w:rFonts w:ascii="Times New Roman" w:hAnsi="Times New Roman" w:cs="Times New Roman"/>
          <w:lang w:val="en-CA"/>
        </w:rPr>
        <w:t>, neutral</w:t>
      </w:r>
      <w:ins w:id="415" w:author="Colleen Cassady St. Clair [2]" w:date="2021-06-07T11:17:00Z">
        <w:r w:rsidR="00D95548">
          <w:rPr>
            <w:rFonts w:ascii="Times New Roman" w:hAnsi="Times New Roman" w:cs="Times New Roman"/>
            <w:lang w:val="en-CA"/>
          </w:rPr>
          <w:t xml:space="preserve"> (e.g., curious</w:t>
        </w:r>
      </w:ins>
      <w:ins w:id="416" w:author="Colleen Cassady St. Clair [2]" w:date="2021-06-07T11:18:00Z">
        <w:r w:rsidR="00D95548">
          <w:rPr>
            <w:rFonts w:ascii="Times New Roman" w:hAnsi="Times New Roman" w:cs="Times New Roman"/>
            <w:lang w:val="en-CA"/>
          </w:rPr>
          <w:t>)</w:t>
        </w:r>
      </w:ins>
      <w:r w:rsidRPr="00432021">
        <w:rPr>
          <w:rFonts w:ascii="Times New Roman" w:hAnsi="Times New Roman" w:cs="Times New Roman"/>
          <w:lang w:val="en-CA"/>
        </w:rPr>
        <w:t>, to negative</w:t>
      </w:r>
      <w:ins w:id="417" w:author="Colleen Cassady St. Clair [2]" w:date="2021-06-07T11:18:00Z">
        <w:r w:rsidR="00D95548">
          <w:rPr>
            <w:rFonts w:ascii="Times New Roman" w:hAnsi="Times New Roman" w:cs="Times New Roman"/>
            <w:lang w:val="en-CA"/>
          </w:rPr>
          <w:t xml:space="preserve"> (e.g., scared)</w:t>
        </w:r>
      </w:ins>
      <w:r w:rsidRPr="00432021">
        <w:rPr>
          <w:rFonts w:ascii="Times New Roman" w:hAnsi="Times New Roman" w:cs="Times New Roman"/>
          <w:lang w:val="en-CA"/>
        </w:rPr>
        <w:t xml:space="preserve"> based on the explicit presence of words from a compiled list that directly relate to human perceptions (Table 3). </w:t>
      </w:r>
      <w:r>
        <w:rPr>
          <w:rFonts w:ascii="Times New Roman" w:hAnsi="Times New Roman" w:cs="Times New Roman"/>
          <w:lang w:val="en-CA"/>
        </w:rPr>
        <w:t xml:space="preserve">We </w:t>
      </w:r>
      <w:del w:id="418" w:author="Colleen Cassady St. Clair [2]" w:date="2021-06-07T11:09:00Z">
        <w:r w:rsidDel="00022299">
          <w:rPr>
            <w:rFonts w:ascii="Times New Roman" w:hAnsi="Times New Roman" w:cs="Times New Roman"/>
            <w:lang w:val="en-CA"/>
          </w:rPr>
          <w:delText xml:space="preserve">considered </w:delText>
        </w:r>
      </w:del>
      <w:ins w:id="419" w:author="Colleen Cassady St. Clair [2]" w:date="2021-06-07T11:09:00Z">
        <w:r w:rsidR="00022299">
          <w:rPr>
            <w:rFonts w:ascii="Times New Roman" w:hAnsi="Times New Roman" w:cs="Times New Roman"/>
            <w:lang w:val="en-CA"/>
          </w:rPr>
          <w:t xml:space="preserve">included </w:t>
        </w:r>
      </w:ins>
      <w:r>
        <w:rPr>
          <w:rFonts w:ascii="Times New Roman" w:hAnsi="Times New Roman" w:cs="Times New Roman"/>
          <w:lang w:val="en-CA"/>
        </w:rPr>
        <w:t xml:space="preserve">920 reports in which we could determine human perceptions from comment details. </w:t>
      </w:r>
    </w:p>
    <w:p w14:paraId="259BA33B" w14:textId="56D0E9B2" w:rsidR="00431167" w:rsidRPr="00432021" w:rsidRDefault="00431167" w:rsidP="00315B74">
      <w:pPr>
        <w:spacing w:line="480" w:lineRule="auto"/>
        <w:ind w:firstLine="720"/>
        <w:rPr>
          <w:rFonts w:ascii="Times New Roman" w:hAnsi="Times New Roman" w:cs="Times New Roman"/>
          <w:lang w:val="en-CA"/>
        </w:rPr>
      </w:pPr>
      <w:del w:id="420" w:author="Colleen Cassady St. Clair [2]" w:date="2021-06-07T11:12:00Z">
        <w:r w:rsidRPr="00432021" w:rsidDel="00D95548">
          <w:rPr>
            <w:rFonts w:ascii="Times New Roman" w:hAnsi="Times New Roman" w:cs="Times New Roman"/>
            <w:lang w:val="en-CA"/>
          </w:rPr>
          <w:delText xml:space="preserve">The </w:delText>
        </w:r>
      </w:del>
      <w:ins w:id="421" w:author="Colleen Cassady St. Clair [2]" w:date="2021-06-07T11:12:00Z">
        <w:r w:rsidR="00D95548">
          <w:rPr>
            <w:rFonts w:ascii="Times New Roman" w:hAnsi="Times New Roman" w:cs="Times New Roman"/>
            <w:lang w:val="en-CA"/>
          </w:rPr>
          <w:t>We extracted</w:t>
        </w:r>
        <w:r w:rsidR="00D95548" w:rsidRPr="00432021">
          <w:rPr>
            <w:rFonts w:ascii="Times New Roman" w:hAnsi="Times New Roman" w:cs="Times New Roman"/>
            <w:lang w:val="en-CA"/>
          </w:rPr>
          <w:t xml:space="preserve"> </w:t>
        </w:r>
      </w:ins>
      <w:ins w:id="422" w:author="Colleen Cassady St. Clair [2]" w:date="2021-06-07T11:13:00Z">
        <w:r w:rsidR="00D95548">
          <w:rPr>
            <w:rFonts w:ascii="Times New Roman" w:hAnsi="Times New Roman" w:cs="Times New Roman"/>
            <w:lang w:val="en-CA"/>
          </w:rPr>
          <w:t xml:space="preserve">four </w:t>
        </w:r>
      </w:ins>
      <w:r w:rsidRPr="00432021">
        <w:rPr>
          <w:rFonts w:ascii="Times New Roman" w:hAnsi="Times New Roman" w:cs="Times New Roman"/>
          <w:lang w:val="en-CA"/>
        </w:rPr>
        <w:t xml:space="preserve">contextual variables </w:t>
      </w:r>
      <w:del w:id="423" w:author="Colleen Cassady St. Clair [2]" w:date="2021-06-07T11:12:00Z">
        <w:r w:rsidRPr="00432021" w:rsidDel="00D95548">
          <w:rPr>
            <w:rFonts w:ascii="Times New Roman" w:hAnsi="Times New Roman" w:cs="Times New Roman"/>
            <w:lang w:val="en-CA"/>
          </w:rPr>
          <w:delText xml:space="preserve">that we extracted </w:delText>
        </w:r>
      </w:del>
      <w:r w:rsidRPr="00432021">
        <w:rPr>
          <w:rFonts w:ascii="Times New Roman" w:hAnsi="Times New Roman" w:cs="Times New Roman"/>
          <w:lang w:val="en-CA"/>
        </w:rPr>
        <w:t xml:space="preserve">from report comments </w:t>
      </w:r>
      <w:del w:id="424" w:author="Colleen Cassady St. Clair [2]" w:date="2021-06-07T11:12:00Z">
        <w:r w:rsidRPr="00432021" w:rsidDel="00D95548">
          <w:rPr>
            <w:rFonts w:ascii="Times New Roman" w:hAnsi="Times New Roman" w:cs="Times New Roman"/>
            <w:lang w:val="en-CA"/>
          </w:rPr>
          <w:delText>with the classification form</w:delText>
        </w:r>
        <w:r w:rsidDel="00D95548">
          <w:rPr>
            <w:rFonts w:ascii="Times New Roman" w:hAnsi="Times New Roman" w:cs="Times New Roman"/>
            <w:lang w:val="en-CA"/>
          </w:rPr>
          <w:delText xml:space="preserve"> included </w:delText>
        </w:r>
      </w:del>
      <w:ins w:id="425" w:author="Colleen Cassady St. Clair [2]" w:date="2021-06-07T11:12:00Z">
        <w:r w:rsidR="00D95548">
          <w:rPr>
            <w:rFonts w:ascii="Times New Roman" w:hAnsi="Times New Roman" w:cs="Times New Roman"/>
            <w:lang w:val="en-CA"/>
          </w:rPr>
          <w:t xml:space="preserve">describing </w:t>
        </w:r>
      </w:ins>
      <w:r>
        <w:rPr>
          <w:rFonts w:ascii="Times New Roman" w:hAnsi="Times New Roman" w:cs="Times New Roman"/>
          <w:lang w:val="en-CA"/>
        </w:rPr>
        <w:t>the presence of vulnerable individuals</w:t>
      </w:r>
      <w:ins w:id="426" w:author="Colleen Cassady St. Clair [2]" w:date="2021-06-07T11:12:00Z">
        <w:r w:rsidR="00D95548">
          <w:rPr>
            <w:rFonts w:ascii="Times New Roman" w:hAnsi="Times New Roman" w:cs="Times New Roman"/>
            <w:lang w:val="en-CA"/>
          </w:rPr>
          <w:t xml:space="preserve"> </w:t>
        </w:r>
      </w:ins>
      <w:ins w:id="427" w:author="Colleen Cassady St. Clair [2]" w:date="2021-06-07T11:13:00Z">
        <w:r w:rsidR="00D95548">
          <w:rPr>
            <w:rFonts w:ascii="Times New Roman" w:hAnsi="Times New Roman" w:cs="Times New Roman"/>
            <w:lang w:val="en-CA"/>
          </w:rPr>
          <w:t>(children or pets</w:t>
        </w:r>
      </w:ins>
      <w:ins w:id="428" w:author="Colleen Cassady St. Clair [2]" w:date="2021-06-07T11:28:00Z">
        <w:r w:rsidR="006E0FBA">
          <w:rPr>
            <w:rFonts w:ascii="Times New Roman" w:hAnsi="Times New Roman" w:cs="Times New Roman"/>
            <w:lang w:val="en-CA"/>
          </w:rPr>
          <w:t>, excepting reports of cat depredation)</w:t>
        </w:r>
      </w:ins>
      <w:r>
        <w:rPr>
          <w:rFonts w:ascii="Times New Roman" w:hAnsi="Times New Roman" w:cs="Times New Roman"/>
          <w:lang w:val="en-CA"/>
        </w:rPr>
        <w:t xml:space="preserve">, the human activity </w:t>
      </w:r>
      <w:del w:id="429" w:author="Colleen Cassady St. Clair [2]" w:date="2021-06-07T11:13:00Z">
        <w:r w:rsidDel="00D95548">
          <w:rPr>
            <w:rFonts w:ascii="Times New Roman" w:hAnsi="Times New Roman" w:cs="Times New Roman"/>
            <w:lang w:val="en-CA"/>
          </w:rPr>
          <w:delText xml:space="preserve">ongoing </w:delText>
        </w:r>
      </w:del>
      <w:ins w:id="430" w:author="Colleen Cassady St. Clair [2]" w:date="2021-06-07T11:13:00Z">
        <w:r w:rsidR="00D95548">
          <w:rPr>
            <w:rFonts w:ascii="Times New Roman" w:hAnsi="Times New Roman" w:cs="Times New Roman"/>
            <w:lang w:val="en-CA"/>
          </w:rPr>
          <w:t xml:space="preserve">occurring </w:t>
        </w:r>
      </w:ins>
      <w:r>
        <w:rPr>
          <w:rFonts w:ascii="Times New Roman" w:hAnsi="Times New Roman" w:cs="Times New Roman"/>
          <w:lang w:val="en-CA"/>
        </w:rPr>
        <w:t>at the time of the report</w:t>
      </w:r>
      <w:ins w:id="431" w:author="Colleen Cassady St. Clair [2]" w:date="2021-06-07T11:13:00Z">
        <w:r w:rsidR="00D95548">
          <w:rPr>
            <w:rFonts w:ascii="Times New Roman" w:hAnsi="Times New Roman" w:cs="Times New Roman"/>
            <w:lang w:val="en-CA"/>
          </w:rPr>
          <w:t xml:space="preserve"> (e.g., cycling)</w:t>
        </w:r>
      </w:ins>
      <w:r>
        <w:rPr>
          <w:rFonts w:ascii="Times New Roman" w:hAnsi="Times New Roman" w:cs="Times New Roman"/>
          <w:lang w:val="en-CA"/>
        </w:rPr>
        <w:t>, the number of coyotes</w:t>
      </w:r>
      <w:ins w:id="432" w:author="Colleen Cassady St. Clair [2]" w:date="2021-06-07T11:13:00Z">
        <w:r w:rsidR="00D95548">
          <w:rPr>
            <w:rFonts w:ascii="Times New Roman" w:hAnsi="Times New Roman" w:cs="Times New Roman"/>
            <w:lang w:val="en-CA"/>
          </w:rPr>
          <w:t>,</w:t>
        </w:r>
      </w:ins>
      <w:r>
        <w:rPr>
          <w:rFonts w:ascii="Times New Roman" w:hAnsi="Times New Roman" w:cs="Times New Roman"/>
          <w:lang w:val="en-CA"/>
        </w:rPr>
        <w:t xml:space="preserve"> and coyote health</w:t>
      </w:r>
      <w:ins w:id="433" w:author="Colleen Cassady St. Clair [2]" w:date="2021-06-07T11:15:00Z">
        <w:r w:rsidR="00D95548">
          <w:rPr>
            <w:rFonts w:ascii="Times New Roman" w:hAnsi="Times New Roman" w:cs="Times New Roman"/>
            <w:lang w:val="en-CA"/>
          </w:rPr>
          <w:t xml:space="preserve"> (</w:t>
        </w:r>
      </w:ins>
      <w:ins w:id="434" w:author="Colleen Cassady St. Clair [2]" w:date="2021-06-07T11:18:00Z">
        <w:r w:rsidR="00D95548">
          <w:rPr>
            <w:rFonts w:ascii="Times New Roman" w:hAnsi="Times New Roman" w:cs="Times New Roman"/>
            <w:lang w:val="en-CA"/>
          </w:rPr>
          <w:t xml:space="preserve">e.g., mangy; </w:t>
        </w:r>
      </w:ins>
      <w:commentRangeStart w:id="435"/>
      <w:ins w:id="436" w:author="Colleen Cassady St. Clair [2]" w:date="2021-06-07T11:15:00Z">
        <w:r w:rsidR="00D95548">
          <w:rPr>
            <w:rFonts w:ascii="Times New Roman" w:hAnsi="Times New Roman" w:cs="Times New Roman"/>
            <w:lang w:val="en-CA"/>
          </w:rPr>
          <w:t>Figure</w:t>
        </w:r>
        <w:commentRangeEnd w:id="435"/>
        <w:r w:rsidR="00D95548">
          <w:rPr>
            <w:rStyle w:val="CommentReference"/>
          </w:rPr>
          <w:commentReference w:id="435"/>
        </w:r>
        <w:r w:rsidR="00D95548">
          <w:rPr>
            <w:rFonts w:ascii="Times New Roman" w:hAnsi="Times New Roman" w:cs="Times New Roman"/>
            <w:lang w:val="en-CA"/>
          </w:rPr>
          <w:t xml:space="preserve"> 11)</w:t>
        </w:r>
      </w:ins>
      <w:r>
        <w:rPr>
          <w:rFonts w:ascii="Times New Roman" w:hAnsi="Times New Roman" w:cs="Times New Roman"/>
          <w:lang w:val="en-CA"/>
        </w:rPr>
        <w:t>.</w:t>
      </w:r>
      <w:ins w:id="437" w:author="Colleen Cassady St. Clair [2]" w:date="2021-06-07T11:27:00Z">
        <w:r w:rsidR="006E0FBA" w:rsidRPr="006E0FBA">
          <w:rPr>
            <w:rFonts w:ascii="Times New Roman" w:hAnsi="Times New Roman" w:cs="Times New Roman"/>
            <w:lang w:val="en-CA"/>
          </w:rPr>
          <w:t xml:space="preserve"> </w:t>
        </w:r>
      </w:ins>
      <w:del w:id="438" w:author="Colleen Cassady St. Clair [2]" w:date="2021-06-07T11:28:00Z">
        <w:r w:rsidDel="006E0FBA">
          <w:rPr>
            <w:rFonts w:ascii="Times New Roman" w:hAnsi="Times New Roman" w:cs="Times New Roman"/>
            <w:lang w:val="en-CA"/>
          </w:rPr>
          <w:delText xml:space="preserve"> </w:delText>
        </w:r>
      </w:del>
      <w:commentRangeStart w:id="439"/>
      <w:del w:id="440" w:author="Colleen Cassady St. Clair [2]" w:date="2021-06-07T11:13:00Z">
        <w:r w:rsidDel="00D95548">
          <w:rPr>
            <w:rFonts w:ascii="Times New Roman" w:hAnsi="Times New Roman" w:cs="Times New Roman"/>
            <w:lang w:val="en-CA"/>
          </w:rPr>
          <w:delText>I</w:delText>
        </w:r>
        <w:r w:rsidRPr="00432021" w:rsidDel="00D95548">
          <w:rPr>
            <w:rFonts w:ascii="Times New Roman" w:hAnsi="Times New Roman" w:cs="Times New Roman"/>
            <w:lang w:val="en-CA"/>
          </w:rPr>
          <w:delText>nteractions</w:delText>
        </w:r>
      </w:del>
      <w:commentRangeEnd w:id="439"/>
      <w:r w:rsidR="00D95548">
        <w:rPr>
          <w:rStyle w:val="CommentReference"/>
        </w:rPr>
        <w:commentReference w:id="439"/>
      </w:r>
      <w:del w:id="441" w:author="Colleen Cassady St. Clair [2]" w:date="2021-06-07T11:13:00Z">
        <w:r w:rsidRPr="00432021" w:rsidDel="00D95548">
          <w:rPr>
            <w:rFonts w:ascii="Times New Roman" w:hAnsi="Times New Roman" w:cs="Times New Roman"/>
            <w:lang w:val="en-CA"/>
          </w:rPr>
          <w:delText xml:space="preserve"> involv</w:delText>
        </w:r>
        <w:r w:rsidDel="00D95548">
          <w:rPr>
            <w:rFonts w:ascii="Times New Roman" w:hAnsi="Times New Roman" w:cs="Times New Roman"/>
            <w:lang w:val="en-CA"/>
          </w:rPr>
          <w:delText>ing</w:delText>
        </w:r>
        <w:r w:rsidRPr="00432021" w:rsidDel="00D95548">
          <w:rPr>
            <w:rFonts w:ascii="Times New Roman" w:hAnsi="Times New Roman" w:cs="Times New Roman"/>
            <w:lang w:val="en-CA"/>
          </w:rPr>
          <w:delText xml:space="preserve"> pets and children are more likely to </w:delText>
        </w:r>
        <w:r w:rsidDel="00D95548">
          <w:rPr>
            <w:rFonts w:ascii="Times New Roman" w:hAnsi="Times New Roman" w:cs="Times New Roman"/>
            <w:lang w:val="en-CA"/>
          </w:rPr>
          <w:delText xml:space="preserve">include </w:delText>
        </w:r>
        <w:r w:rsidRPr="00432021" w:rsidDel="00D95548">
          <w:rPr>
            <w:rFonts w:ascii="Times New Roman" w:hAnsi="Times New Roman" w:cs="Times New Roman"/>
            <w:lang w:val="en-CA"/>
          </w:rPr>
          <w:delText xml:space="preserve">predatory attacks </w:delText>
        </w:r>
        <w:r w:rsidRPr="00432021" w:rsidDel="00D95548">
          <w:rPr>
            <w:rFonts w:ascii="Times New Roman" w:hAnsi="Times New Roman" w:cs="Times New Roman"/>
            <w:noProof/>
            <w:lang w:val="en-CA"/>
          </w:rPr>
          <w:delText>(White &amp; Gehrt 2009; Poessel et al. 2013)</w:delText>
        </w:r>
        <w:r w:rsidRPr="00432021" w:rsidDel="00D95548">
          <w:rPr>
            <w:rFonts w:ascii="Times New Roman" w:hAnsi="Times New Roman" w:cs="Times New Roman"/>
            <w:lang w:val="en-CA"/>
          </w:rPr>
          <w:delText>, so we classified reports based on the presence or mention of dogs, cats, children or a combination thereof</w:delText>
        </w:r>
        <w:r w:rsidDel="00D95548">
          <w:rPr>
            <w:rFonts w:ascii="Times New Roman" w:hAnsi="Times New Roman" w:cs="Times New Roman"/>
            <w:lang w:val="en-CA"/>
          </w:rPr>
          <w:delText>.</w:delText>
        </w:r>
        <w:r w:rsidRPr="00432021" w:rsidDel="00D95548">
          <w:rPr>
            <w:rFonts w:ascii="Times New Roman" w:hAnsi="Times New Roman" w:cs="Times New Roman"/>
            <w:lang w:val="en-CA"/>
          </w:rPr>
          <w:delText xml:space="preserve"> </w:delText>
        </w:r>
      </w:del>
      <w:del w:id="442" w:author="Colleen Cassady St. Clair [2]" w:date="2021-06-07T11:14:00Z">
        <w:r w:rsidRPr="00432021" w:rsidDel="00D95548">
          <w:rPr>
            <w:rFonts w:ascii="Times New Roman" w:hAnsi="Times New Roman" w:cs="Times New Roman"/>
            <w:lang w:val="en-CA"/>
          </w:rPr>
          <w:delText>We classified the human activity in the report as walking, cycling, engaging in a designated outdoor activity, driving, or in their home or yard. As social animals, coyote behaviour is affected by the presence of conspecifics</w:delText>
        </w:r>
        <w:r w:rsidDel="00D95548">
          <w:rPr>
            <w:rFonts w:ascii="Times New Roman" w:hAnsi="Times New Roman" w:cs="Times New Roman"/>
            <w:lang w:val="en-CA"/>
          </w:rPr>
          <w:delText xml:space="preserve"> and human risk perception may increase as coyote numbers rise</w:delText>
        </w:r>
        <w:r w:rsidRPr="00432021" w:rsidDel="00D95548">
          <w:rPr>
            <w:rFonts w:ascii="Times New Roman" w:hAnsi="Times New Roman" w:cs="Times New Roman"/>
            <w:lang w:val="en-CA"/>
          </w:rPr>
          <w:delText xml:space="preserve"> </w:delText>
        </w:r>
        <w:r w:rsidRPr="00432021" w:rsidDel="00D95548">
          <w:rPr>
            <w:rFonts w:ascii="Times New Roman" w:hAnsi="Times New Roman" w:cs="Times New Roman"/>
            <w:noProof/>
            <w:lang w:val="en-CA"/>
          </w:rPr>
          <w:delText>(Young et al. 2019b)</w:delText>
        </w:r>
        <w:r w:rsidRPr="00432021" w:rsidDel="00D95548">
          <w:rPr>
            <w:rFonts w:ascii="Times New Roman" w:hAnsi="Times New Roman" w:cs="Times New Roman"/>
            <w:lang w:val="en-CA"/>
          </w:rPr>
          <w:delText xml:space="preserve">, </w:delText>
        </w:r>
        <w:r w:rsidDel="00D95548">
          <w:rPr>
            <w:rFonts w:ascii="Times New Roman" w:hAnsi="Times New Roman" w:cs="Times New Roman"/>
            <w:lang w:val="en-CA"/>
          </w:rPr>
          <w:delText>so w</w:delText>
        </w:r>
        <w:r w:rsidRPr="00432021" w:rsidDel="00D95548">
          <w:rPr>
            <w:rFonts w:ascii="Times New Roman" w:hAnsi="Times New Roman" w:cs="Times New Roman"/>
            <w:lang w:val="en-CA"/>
          </w:rPr>
          <w:delText>e classified the number of coyotes as one, two, three or more.</w:delText>
        </w:r>
        <w:r w:rsidDel="00D95548">
          <w:rPr>
            <w:rFonts w:ascii="Times New Roman" w:hAnsi="Times New Roman" w:cs="Times New Roman"/>
            <w:lang w:val="en-CA"/>
          </w:rPr>
          <w:delText xml:space="preserve"> </w:delText>
        </w:r>
        <w:r w:rsidRPr="00432021" w:rsidDel="00D95548">
          <w:rPr>
            <w:rFonts w:ascii="Times New Roman" w:hAnsi="Times New Roman" w:cs="Times New Roman"/>
            <w:lang w:val="en-CA"/>
          </w:rPr>
          <w:delText xml:space="preserve">Coyote health was </w:delText>
        </w:r>
        <w:r w:rsidDel="00D95548">
          <w:rPr>
            <w:rFonts w:ascii="Times New Roman" w:hAnsi="Times New Roman" w:cs="Times New Roman"/>
            <w:lang w:val="en-CA"/>
          </w:rPr>
          <w:delText>included</w:delText>
        </w:r>
        <w:r w:rsidRPr="00432021" w:rsidDel="00D95548">
          <w:rPr>
            <w:rFonts w:ascii="Times New Roman" w:hAnsi="Times New Roman" w:cs="Times New Roman"/>
            <w:lang w:val="en-CA"/>
          </w:rPr>
          <w:delText xml:space="preserve"> because poor health has been previously linked to anthropogenic food consumption, habituation and conflict, and could thus affect how coyotes respond to humans or how humans perceive coyotes </w:delText>
        </w:r>
        <w:r w:rsidDel="00D95548">
          <w:rPr>
            <w:rFonts w:ascii="Times New Roman" w:hAnsi="Times New Roman" w:cs="Times New Roman"/>
            <w:noProof/>
            <w:lang w:val="en-CA"/>
          </w:rPr>
          <w:delText xml:space="preserve">(Murray et al. </w:delText>
        </w:r>
        <w:r w:rsidDel="00D95548">
          <w:rPr>
            <w:rFonts w:ascii="Times New Roman" w:hAnsi="Times New Roman" w:cs="Times New Roman"/>
            <w:noProof/>
            <w:lang w:val="en-CA"/>
          </w:rPr>
          <w:lastRenderedPageBreak/>
          <w:delText>2015b; Sugden et al. 2020)</w:delText>
        </w:r>
        <w:r w:rsidRPr="00432021" w:rsidDel="00D95548">
          <w:rPr>
            <w:rFonts w:ascii="Times New Roman" w:hAnsi="Times New Roman" w:cs="Times New Roman"/>
            <w:lang w:val="en-CA"/>
          </w:rPr>
          <w:delText xml:space="preserve">. </w:delText>
        </w:r>
      </w:del>
      <w:commentRangeStart w:id="443"/>
      <w:del w:id="444" w:author="Colleen Cassady St. Clair [2]" w:date="2021-06-07T11:19:00Z">
        <w:r w:rsidRPr="00432021" w:rsidDel="00D95548">
          <w:rPr>
            <w:rFonts w:ascii="Times New Roman" w:hAnsi="Times New Roman" w:cs="Times New Roman"/>
            <w:lang w:val="en-CA"/>
          </w:rPr>
          <w:delText>We</w:delText>
        </w:r>
      </w:del>
      <w:commentRangeEnd w:id="443"/>
      <w:r w:rsidR="006E0FBA">
        <w:rPr>
          <w:rStyle w:val="CommentReference"/>
        </w:rPr>
        <w:commentReference w:id="443"/>
      </w:r>
      <w:del w:id="445" w:author="Colleen Cassady St. Clair [2]" w:date="2021-06-07T11:19:00Z">
        <w:r w:rsidRPr="00432021" w:rsidDel="00D95548">
          <w:rPr>
            <w:rFonts w:ascii="Times New Roman" w:hAnsi="Times New Roman" w:cs="Times New Roman"/>
            <w:lang w:val="en-CA"/>
          </w:rPr>
          <w:delText xml:space="preserve"> classified </w:delText>
        </w:r>
        <w:r w:rsidDel="00D95548">
          <w:rPr>
            <w:rFonts w:ascii="Times New Roman" w:hAnsi="Times New Roman" w:cs="Times New Roman"/>
            <w:lang w:val="en-CA"/>
          </w:rPr>
          <w:delText>coyotes</w:delText>
        </w:r>
        <w:r w:rsidRPr="00432021" w:rsidDel="00D95548">
          <w:rPr>
            <w:rFonts w:ascii="Times New Roman" w:hAnsi="Times New Roman" w:cs="Times New Roman"/>
            <w:lang w:val="en-CA"/>
          </w:rPr>
          <w:delText xml:space="preserve"> as healthy if the </w:delText>
        </w:r>
        <w:r w:rsidDel="00D95548">
          <w:rPr>
            <w:rFonts w:ascii="Times New Roman" w:hAnsi="Times New Roman" w:cs="Times New Roman"/>
            <w:lang w:val="en-CA"/>
          </w:rPr>
          <w:delText xml:space="preserve">report included </w:delText>
        </w:r>
        <w:r w:rsidRPr="00432021" w:rsidDel="00D95548">
          <w:rPr>
            <w:rFonts w:ascii="Times New Roman" w:hAnsi="Times New Roman" w:cs="Times New Roman"/>
            <w:lang w:val="en-CA"/>
          </w:rPr>
          <w:delText xml:space="preserve">words like “strong,” “beautiful,” “healthy,” or “majestic,” whereas unhealthy coyotes were described with adjectives such as “injured,” “limping,” “hurt,”  “unhealthy,” “mangy,” “scruffy,” or “wounded.” </w:delText>
        </w:r>
      </w:del>
    </w:p>
    <w:p w14:paraId="5ED1D7B6" w14:textId="77612CFD" w:rsidR="00431167" w:rsidRPr="00432021" w:rsidRDefault="006E0FBA" w:rsidP="00315B74">
      <w:pPr>
        <w:spacing w:line="480" w:lineRule="auto"/>
        <w:ind w:firstLine="720"/>
        <w:rPr>
          <w:rFonts w:ascii="Times New Roman" w:hAnsi="Times New Roman" w:cs="Times New Roman"/>
          <w:lang w:val="en-CA"/>
        </w:rPr>
      </w:pPr>
      <w:moveToRangeStart w:id="446" w:author="Colleen Cassady St. Clair [2]" w:date="2021-06-07T11:21:00Z" w:name="move73957297"/>
      <w:moveTo w:id="447" w:author="Colleen Cassady St. Clair [2]" w:date="2021-06-07T11:21:00Z">
        <w:r w:rsidRPr="00432021">
          <w:rPr>
            <w:rFonts w:ascii="Times New Roman" w:hAnsi="Times New Roman" w:cs="Times New Roman"/>
            <w:lang w:val="en-CA"/>
          </w:rPr>
          <w:t xml:space="preserve">The first 4,141 reports were classified in order of their submission, </w:t>
        </w:r>
        <w:r>
          <w:rPr>
            <w:rFonts w:ascii="Times New Roman" w:hAnsi="Times New Roman" w:cs="Times New Roman"/>
            <w:lang w:val="en-CA"/>
          </w:rPr>
          <w:t xml:space="preserve">and </w:t>
        </w:r>
        <w:r w:rsidRPr="00432021">
          <w:rPr>
            <w:rFonts w:ascii="Times New Roman" w:hAnsi="Times New Roman" w:cs="Times New Roman"/>
            <w:lang w:val="en-CA"/>
          </w:rPr>
          <w:t>the remainder (</w:t>
        </w:r>
        <w:r w:rsidRPr="000D30B9">
          <w:rPr>
            <w:rFonts w:ascii="Times New Roman" w:hAnsi="Times New Roman" w:cs="Times New Roman"/>
            <w:i/>
            <w:iCs/>
            <w:lang w:val="en-CA"/>
          </w:rPr>
          <w:t>N</w:t>
        </w:r>
        <w:r>
          <w:rPr>
            <w:rFonts w:ascii="Times New Roman" w:hAnsi="Times New Roman" w:cs="Times New Roman"/>
            <w:lang w:val="en-CA"/>
          </w:rPr>
          <w:t xml:space="preserve"> = </w:t>
        </w:r>
        <w:r w:rsidRPr="00432021">
          <w:rPr>
            <w:rFonts w:ascii="Times New Roman" w:hAnsi="Times New Roman" w:cs="Times New Roman"/>
            <w:lang w:val="en-CA"/>
          </w:rPr>
          <w:t>3,737) were random</w:t>
        </w:r>
        <w:r>
          <w:rPr>
            <w:rFonts w:ascii="Times New Roman" w:hAnsi="Times New Roman" w:cs="Times New Roman"/>
            <w:lang w:val="en-CA"/>
          </w:rPr>
          <w:t>ly reordered</w:t>
        </w:r>
        <w:r w:rsidRPr="00432021">
          <w:rPr>
            <w:rFonts w:ascii="Times New Roman" w:hAnsi="Times New Roman" w:cs="Times New Roman"/>
            <w:lang w:val="en-CA"/>
          </w:rPr>
          <w:t xml:space="preserve"> prior to classification. </w:t>
        </w:r>
      </w:moveTo>
      <w:moveToRangeEnd w:id="446"/>
      <w:r w:rsidR="00431167" w:rsidRPr="00432021">
        <w:rPr>
          <w:rFonts w:ascii="Times New Roman" w:hAnsi="Times New Roman" w:cs="Times New Roman"/>
          <w:lang w:val="en-CA"/>
        </w:rPr>
        <w:t>We assessed the repeatability of report classification between classifiers by randomly selecting and re-classifying five subsets of twenty reports</w:t>
      </w:r>
      <w:ins w:id="448" w:author="Colleen Cassady St. Clair [2]" w:date="2021-06-07T11:20:00Z">
        <w:r>
          <w:rPr>
            <w:rFonts w:ascii="Times New Roman" w:hAnsi="Times New Roman" w:cs="Times New Roman"/>
            <w:lang w:val="en-CA"/>
          </w:rPr>
          <w:t xml:space="preserve"> and calculating the percentage of reports that differed between observers </w:t>
        </w:r>
      </w:ins>
      <w:ins w:id="449" w:author="Colleen Cassady St. Clair [2]" w:date="2021-06-07T11:21:00Z">
        <w:r>
          <w:rPr>
            <w:rFonts w:ascii="Times New Roman" w:hAnsi="Times New Roman" w:cs="Times New Roman"/>
            <w:lang w:val="en-CA"/>
          </w:rPr>
          <w:t>(ref?)</w:t>
        </w:r>
      </w:ins>
      <w:r w:rsidR="00431167" w:rsidRPr="00432021">
        <w:rPr>
          <w:rFonts w:ascii="Times New Roman" w:hAnsi="Times New Roman" w:cs="Times New Roman"/>
          <w:lang w:val="en-CA"/>
        </w:rPr>
        <w:t xml:space="preserve">. </w:t>
      </w:r>
      <w:del w:id="450" w:author="Colleen Cassady St. Clair [2]" w:date="2021-06-07T11:21:00Z">
        <w:r w:rsidR="00431167" w:rsidRPr="00432021" w:rsidDel="006E0FBA">
          <w:rPr>
            <w:rFonts w:ascii="Times New Roman" w:hAnsi="Times New Roman" w:cs="Times New Roman"/>
            <w:lang w:val="en-CA"/>
          </w:rPr>
          <w:delText xml:space="preserve">We determined the total number of differences between the original and re-classified subset of reports and calculated the repeatability by dividing the number of differences by the total number of possible differences (180 per set of 20 reports). For coyote response to humans and human perception, we also quantified repeatability separately using the same method (# differences / 20 possible differences for each set of 20 reports). </w:delText>
        </w:r>
      </w:del>
      <w:moveFromRangeStart w:id="451" w:author="Colleen Cassady St. Clair [2]" w:date="2021-06-07T11:21:00Z" w:name="move73957297"/>
      <w:moveFrom w:id="452" w:author="Colleen Cassady St. Clair [2]" w:date="2021-06-07T11:21:00Z">
        <w:r w:rsidR="00431167" w:rsidRPr="00432021" w:rsidDel="006E0FBA">
          <w:rPr>
            <w:rFonts w:ascii="Times New Roman" w:hAnsi="Times New Roman" w:cs="Times New Roman"/>
            <w:lang w:val="en-CA"/>
          </w:rPr>
          <w:t xml:space="preserve">The first 4,141 reports were classified in order of their submission, </w:t>
        </w:r>
        <w:r w:rsidR="00431167" w:rsidDel="006E0FBA">
          <w:rPr>
            <w:rFonts w:ascii="Times New Roman" w:hAnsi="Times New Roman" w:cs="Times New Roman"/>
            <w:lang w:val="en-CA"/>
          </w:rPr>
          <w:t xml:space="preserve">and </w:t>
        </w:r>
        <w:r w:rsidR="00431167" w:rsidRPr="00432021" w:rsidDel="006E0FBA">
          <w:rPr>
            <w:rFonts w:ascii="Times New Roman" w:hAnsi="Times New Roman" w:cs="Times New Roman"/>
            <w:lang w:val="en-CA"/>
          </w:rPr>
          <w:t>the remainder (</w:t>
        </w:r>
        <w:r w:rsidR="00431167" w:rsidRPr="000D30B9" w:rsidDel="006E0FBA">
          <w:rPr>
            <w:rFonts w:ascii="Times New Roman" w:hAnsi="Times New Roman" w:cs="Times New Roman"/>
            <w:i/>
            <w:iCs/>
            <w:lang w:val="en-CA"/>
          </w:rPr>
          <w:t>N</w:t>
        </w:r>
        <w:r w:rsidR="00431167" w:rsidDel="006E0FBA">
          <w:rPr>
            <w:rFonts w:ascii="Times New Roman" w:hAnsi="Times New Roman" w:cs="Times New Roman"/>
            <w:lang w:val="en-CA"/>
          </w:rPr>
          <w:t xml:space="preserve"> = </w:t>
        </w:r>
        <w:r w:rsidR="00431167" w:rsidRPr="00432021" w:rsidDel="006E0FBA">
          <w:rPr>
            <w:rFonts w:ascii="Times New Roman" w:hAnsi="Times New Roman" w:cs="Times New Roman"/>
            <w:lang w:val="en-CA"/>
          </w:rPr>
          <w:t>3,737) were random</w:t>
        </w:r>
        <w:r w:rsidR="00B62322" w:rsidDel="006E0FBA">
          <w:rPr>
            <w:rFonts w:ascii="Times New Roman" w:hAnsi="Times New Roman" w:cs="Times New Roman"/>
            <w:lang w:val="en-CA"/>
          </w:rPr>
          <w:t>ly reordered</w:t>
        </w:r>
        <w:r w:rsidR="00431167" w:rsidRPr="00432021" w:rsidDel="006E0FBA">
          <w:rPr>
            <w:rFonts w:ascii="Times New Roman" w:hAnsi="Times New Roman" w:cs="Times New Roman"/>
            <w:lang w:val="en-CA"/>
          </w:rPr>
          <w:t xml:space="preserve"> prior to classification. </w:t>
        </w:r>
      </w:moveFrom>
      <w:moveFromRangeEnd w:id="451"/>
    </w:p>
    <w:p w14:paraId="7EE224FB" w14:textId="503E6D5E" w:rsidR="006E0FBA" w:rsidRPr="006E0FBA" w:rsidRDefault="006E0FBA">
      <w:pPr>
        <w:spacing w:line="480" w:lineRule="auto"/>
        <w:rPr>
          <w:ins w:id="453" w:author="Colleen Cassady St. Clair [2]" w:date="2021-06-07T11:22:00Z"/>
          <w:rFonts w:ascii="Times New Roman" w:hAnsi="Times New Roman" w:cs="Times New Roman"/>
          <w:b/>
          <w:bCs/>
          <w:lang w:val="en-CA"/>
          <w:rPrChange w:id="454" w:author="Colleen Cassady St. Clair [2]" w:date="2021-06-07T11:22:00Z">
            <w:rPr>
              <w:ins w:id="455" w:author="Colleen Cassady St. Clair [2]" w:date="2021-06-07T11:22:00Z"/>
              <w:rFonts w:ascii="Times New Roman" w:hAnsi="Times New Roman" w:cs="Times New Roman"/>
              <w:lang w:val="en-CA"/>
            </w:rPr>
          </w:rPrChange>
        </w:rPr>
        <w:pPrChange w:id="456" w:author="Colleen Cassady St. Clair [2]" w:date="2021-06-07T11:22:00Z">
          <w:pPr>
            <w:spacing w:line="480" w:lineRule="auto"/>
            <w:ind w:firstLine="720"/>
          </w:pPr>
        </w:pPrChange>
      </w:pPr>
      <w:commentRangeStart w:id="457"/>
      <w:ins w:id="458" w:author="Colleen Cassady St. Clair [2]" w:date="2021-06-07T11:22:00Z">
        <w:r>
          <w:rPr>
            <w:rFonts w:ascii="Times New Roman" w:hAnsi="Times New Roman" w:cs="Times New Roman"/>
            <w:b/>
            <w:bCs/>
            <w:lang w:val="en-CA"/>
          </w:rPr>
          <w:t>Statistical</w:t>
        </w:r>
        <w:commentRangeEnd w:id="457"/>
        <w:r>
          <w:rPr>
            <w:rStyle w:val="CommentReference"/>
          </w:rPr>
          <w:commentReference w:id="457"/>
        </w:r>
        <w:r>
          <w:rPr>
            <w:rFonts w:ascii="Times New Roman" w:hAnsi="Times New Roman" w:cs="Times New Roman"/>
            <w:b/>
            <w:bCs/>
            <w:lang w:val="en-CA"/>
          </w:rPr>
          <w:t xml:space="preserve"> analyses</w:t>
        </w:r>
      </w:ins>
    </w:p>
    <w:p w14:paraId="334D53AF" w14:textId="3047A981" w:rsidR="00431167" w:rsidRPr="00AF08A1" w:rsidRDefault="00431167" w:rsidP="00315B74">
      <w:pPr>
        <w:spacing w:line="480" w:lineRule="auto"/>
        <w:ind w:firstLine="720"/>
        <w:rPr>
          <w:rFonts w:ascii="Times New Roman" w:hAnsi="Times New Roman" w:cs="Times New Roman"/>
          <w:lang w:val="en-CA"/>
        </w:rPr>
      </w:pPr>
      <w:r w:rsidRPr="00432021">
        <w:rPr>
          <w:rFonts w:ascii="Times New Roman" w:hAnsi="Times New Roman" w:cs="Times New Roman"/>
          <w:lang w:val="en-CA"/>
        </w:rPr>
        <w:t xml:space="preserve">We calculated the percentage of reports for each conflict level as indicated by coyote </w:t>
      </w:r>
      <w:r>
        <w:rPr>
          <w:rFonts w:ascii="Times New Roman" w:hAnsi="Times New Roman" w:cs="Times New Roman"/>
          <w:lang w:val="en-CA"/>
        </w:rPr>
        <w:t xml:space="preserve">behavioural </w:t>
      </w:r>
      <w:r w:rsidRPr="00432021">
        <w:rPr>
          <w:rFonts w:ascii="Times New Roman" w:hAnsi="Times New Roman" w:cs="Times New Roman"/>
          <w:lang w:val="en-CA"/>
        </w:rPr>
        <w:t xml:space="preserve">responses and human perceptions (Table 2, Table 3). Within the conflict levels for each response variable, we calculated the percentage of reports occurring in each land cover type, during coyote seasons, during diel periods and within each category of contextual variables also including whether dogs were leashed and if the human hazed the coyote (Table S1). </w:t>
      </w:r>
      <w:r>
        <w:rPr>
          <w:rFonts w:ascii="Times New Roman" w:hAnsi="Times New Roman" w:cs="Times New Roman"/>
          <w:lang w:val="en-CA"/>
        </w:rPr>
        <w:t>We used Spearman’s ranked correlation test to explore the relationship between coyote response to humans and the human perception of coyotes on a subset of reports in which both could be quantified (</w:t>
      </w:r>
      <w:r>
        <w:rPr>
          <w:rFonts w:ascii="Times New Roman" w:hAnsi="Times New Roman" w:cs="Times New Roman"/>
          <w:i/>
          <w:iCs/>
          <w:lang w:val="en-CA"/>
        </w:rPr>
        <w:t>N</w:t>
      </w:r>
      <w:r>
        <w:rPr>
          <w:rFonts w:ascii="Times New Roman" w:hAnsi="Times New Roman" w:cs="Times New Roman"/>
          <w:lang w:val="en-CA"/>
        </w:rPr>
        <w:t xml:space="preserve"> = 559)</w:t>
      </w:r>
      <w:r w:rsidR="00EA61F7">
        <w:rPr>
          <w:rFonts w:ascii="Times New Roman" w:hAnsi="Times New Roman" w:cs="Times New Roman"/>
          <w:lang w:val="en-CA"/>
        </w:rPr>
        <w:t>.</w:t>
      </w:r>
      <w:r>
        <w:rPr>
          <w:rFonts w:ascii="Times New Roman" w:hAnsi="Times New Roman" w:cs="Times New Roman"/>
          <w:lang w:val="en-CA"/>
        </w:rPr>
        <w:t xml:space="preserve"> </w:t>
      </w:r>
      <w:ins w:id="459" w:author="Colleen Cassady St. Clair [2]" w:date="2021-06-07T11:43:00Z">
        <w:r w:rsidR="00CB1B30" w:rsidRPr="00432021">
          <w:rPr>
            <w:rFonts w:ascii="Times New Roman" w:hAnsi="Times New Roman" w:cs="Times New Roman"/>
            <w:lang w:val="en-CA"/>
          </w:rPr>
          <w:t xml:space="preserve">We used ordinal regression to determine the spatial, temporal and </w:t>
        </w:r>
        <w:r w:rsidR="00CB1B30" w:rsidRPr="00432021">
          <w:rPr>
            <w:rFonts w:ascii="Times New Roman" w:hAnsi="Times New Roman" w:cs="Times New Roman"/>
            <w:lang w:val="en-CA"/>
          </w:rPr>
          <w:lastRenderedPageBreak/>
          <w:t xml:space="preserve">contextual predictors </w:t>
        </w:r>
        <w:r w:rsidR="00CB1B30">
          <w:rPr>
            <w:rFonts w:ascii="Times New Roman" w:hAnsi="Times New Roman" w:cs="Times New Roman"/>
            <w:lang w:val="en-CA"/>
          </w:rPr>
          <w:t>for each of</w:t>
        </w:r>
        <w:r w:rsidR="00CB1B30" w:rsidRPr="00432021">
          <w:rPr>
            <w:rFonts w:ascii="Times New Roman" w:hAnsi="Times New Roman" w:cs="Times New Roman"/>
            <w:lang w:val="en-CA"/>
          </w:rPr>
          <w:t xml:space="preserve"> </w:t>
        </w:r>
        <w:commentRangeStart w:id="460"/>
        <w:r w:rsidR="00CB1B30">
          <w:rPr>
            <w:rFonts w:ascii="Times New Roman" w:hAnsi="Times New Roman" w:cs="Times New Roman"/>
            <w:lang w:val="en-CA"/>
          </w:rPr>
          <w:t>coyote</w:t>
        </w:r>
        <w:commentRangeEnd w:id="460"/>
        <w:r w:rsidR="00CB1B30">
          <w:rPr>
            <w:rStyle w:val="CommentReference"/>
          </w:rPr>
          <w:commentReference w:id="460"/>
        </w:r>
        <w:r w:rsidR="00CB1B30">
          <w:rPr>
            <w:rFonts w:ascii="Times New Roman" w:hAnsi="Times New Roman" w:cs="Times New Roman"/>
            <w:lang w:val="en-CA"/>
          </w:rPr>
          <w:t xml:space="preserve"> boldness and human perception</w:t>
        </w:r>
        <w:r w:rsidR="00CB1B30" w:rsidRPr="00432021">
          <w:rPr>
            <w:rFonts w:ascii="Times New Roman" w:hAnsi="Times New Roman" w:cs="Times New Roman"/>
            <w:lang w:val="en-CA"/>
          </w:rPr>
          <w:t xml:space="preserve"> with the </w:t>
        </w:r>
        <w:proofErr w:type="spellStart"/>
        <w:r w:rsidR="00CB1B30" w:rsidRPr="00432021">
          <w:rPr>
            <w:rFonts w:ascii="Times New Roman" w:hAnsi="Times New Roman" w:cs="Times New Roman"/>
            <w:i/>
            <w:iCs/>
            <w:lang w:val="en-CA"/>
          </w:rPr>
          <w:t>polr</w:t>
        </w:r>
        <w:proofErr w:type="spellEnd"/>
        <w:r w:rsidR="00CB1B30" w:rsidRPr="00432021">
          <w:rPr>
            <w:rFonts w:ascii="Times New Roman" w:hAnsi="Times New Roman" w:cs="Times New Roman"/>
            <w:lang w:val="en-CA"/>
          </w:rPr>
          <w:t xml:space="preserve"> function in the package MASS </w:t>
        </w:r>
        <w:r w:rsidR="00CB1B30" w:rsidRPr="00432021">
          <w:rPr>
            <w:rFonts w:ascii="Times New Roman" w:hAnsi="Times New Roman" w:cs="Times New Roman"/>
            <w:noProof/>
            <w:lang w:val="en-CA"/>
          </w:rPr>
          <w:t>(Ripley et al. 2020)</w:t>
        </w:r>
        <w:r w:rsidR="00CB1B30" w:rsidRPr="00432021">
          <w:rPr>
            <w:rFonts w:ascii="Times New Roman" w:hAnsi="Times New Roman" w:cs="Times New Roman"/>
            <w:lang w:val="en-CA"/>
          </w:rPr>
          <w:t>.</w:t>
        </w:r>
      </w:ins>
    </w:p>
    <w:p w14:paraId="38903000" w14:textId="1FA8F83B" w:rsidR="00431167" w:rsidRPr="00432021" w:rsidRDefault="00431167" w:rsidP="00315B74">
      <w:pPr>
        <w:spacing w:line="480" w:lineRule="auto"/>
        <w:ind w:firstLine="720"/>
        <w:rPr>
          <w:rFonts w:ascii="Times New Roman" w:hAnsi="Times New Roman" w:cs="Times New Roman"/>
          <w:lang w:val="en-CA"/>
        </w:rPr>
      </w:pPr>
      <w:del w:id="461" w:author="Colleen Cassady St. Clair [2]" w:date="2021-06-07T11:43:00Z">
        <w:r w:rsidRPr="00432021" w:rsidDel="00CB1B30">
          <w:rPr>
            <w:rFonts w:ascii="Times New Roman" w:hAnsi="Times New Roman" w:cs="Times New Roman"/>
            <w:lang w:val="en-CA"/>
          </w:rPr>
          <w:delText xml:space="preserve">We used ordinal regression to determine the spatial, temporal and contextual predictors </w:delText>
        </w:r>
      </w:del>
      <w:del w:id="462" w:author="Colleen Cassady St. Clair [2]" w:date="2021-06-07T11:25:00Z">
        <w:r w:rsidRPr="00432021" w:rsidDel="006E0FBA">
          <w:rPr>
            <w:rFonts w:ascii="Times New Roman" w:hAnsi="Times New Roman" w:cs="Times New Roman"/>
            <w:lang w:val="en-CA"/>
          </w:rPr>
          <w:delText>of both</w:delText>
        </w:r>
      </w:del>
      <w:del w:id="463" w:author="Colleen Cassady St. Clair [2]" w:date="2021-06-07T11:43:00Z">
        <w:r w:rsidRPr="00432021" w:rsidDel="00CB1B30">
          <w:rPr>
            <w:rFonts w:ascii="Times New Roman" w:hAnsi="Times New Roman" w:cs="Times New Roman"/>
            <w:lang w:val="en-CA"/>
          </w:rPr>
          <w:delText xml:space="preserve"> </w:delText>
        </w:r>
      </w:del>
      <w:del w:id="464" w:author="Colleen Cassady St. Clair [2]" w:date="2021-06-07T11:23:00Z">
        <w:r w:rsidRPr="00432021" w:rsidDel="006E0FBA">
          <w:rPr>
            <w:rFonts w:ascii="Times New Roman" w:hAnsi="Times New Roman" w:cs="Times New Roman"/>
            <w:lang w:val="en-CA"/>
          </w:rPr>
          <w:delText>indicators of human-coyote conflict</w:delText>
        </w:r>
      </w:del>
      <w:del w:id="465" w:author="Colleen Cassady St. Clair [2]" w:date="2021-06-07T11:43:00Z">
        <w:r w:rsidRPr="00432021" w:rsidDel="00CB1B30">
          <w:rPr>
            <w:rFonts w:ascii="Times New Roman" w:hAnsi="Times New Roman" w:cs="Times New Roman"/>
            <w:lang w:val="en-CA"/>
          </w:rPr>
          <w:delText xml:space="preserve"> with the </w:delText>
        </w:r>
        <w:r w:rsidRPr="00432021" w:rsidDel="00CB1B30">
          <w:rPr>
            <w:rFonts w:ascii="Times New Roman" w:hAnsi="Times New Roman" w:cs="Times New Roman"/>
            <w:i/>
            <w:iCs/>
            <w:lang w:val="en-CA"/>
          </w:rPr>
          <w:delText>polr</w:delText>
        </w:r>
        <w:r w:rsidRPr="00432021" w:rsidDel="00CB1B30">
          <w:rPr>
            <w:rFonts w:ascii="Times New Roman" w:hAnsi="Times New Roman" w:cs="Times New Roman"/>
            <w:lang w:val="en-CA"/>
          </w:rPr>
          <w:delText xml:space="preserve"> function in the package MASS </w:delText>
        </w:r>
        <w:r w:rsidRPr="00432021" w:rsidDel="00CB1B30">
          <w:rPr>
            <w:rFonts w:ascii="Times New Roman" w:hAnsi="Times New Roman" w:cs="Times New Roman"/>
            <w:noProof/>
            <w:lang w:val="en-CA"/>
          </w:rPr>
          <w:delText>(Ripley et al. 2020)</w:delText>
        </w:r>
        <w:r w:rsidRPr="00432021" w:rsidDel="00CB1B30">
          <w:rPr>
            <w:rFonts w:ascii="Times New Roman" w:hAnsi="Times New Roman" w:cs="Times New Roman"/>
            <w:lang w:val="en-CA"/>
          </w:rPr>
          <w:delText xml:space="preserve">. </w:delText>
        </w:r>
      </w:del>
      <w:commentRangeStart w:id="466"/>
      <w:del w:id="467" w:author="Colleen Cassady St. Clair [2]" w:date="2021-06-07T11:25:00Z">
        <w:r w:rsidRPr="00432021" w:rsidDel="006E0FBA">
          <w:rPr>
            <w:rFonts w:ascii="Times New Roman" w:hAnsi="Times New Roman" w:cs="Times New Roman"/>
            <w:lang w:val="en-CA"/>
          </w:rPr>
          <w:delText>We</w:delText>
        </w:r>
      </w:del>
      <w:commentRangeEnd w:id="466"/>
      <w:r w:rsidR="006E0FBA">
        <w:rPr>
          <w:rStyle w:val="CommentReference"/>
        </w:rPr>
        <w:commentReference w:id="466"/>
      </w:r>
      <w:del w:id="468" w:author="Colleen Cassady St. Clair [2]" w:date="2021-06-07T11:25:00Z">
        <w:r w:rsidRPr="00432021" w:rsidDel="006E0FBA">
          <w:rPr>
            <w:rFonts w:ascii="Times New Roman" w:hAnsi="Times New Roman" w:cs="Times New Roman"/>
            <w:lang w:val="en-CA"/>
          </w:rPr>
          <w:delText xml:space="preserve"> constructed two separate sets of models with coyote response to humans (ordinal scale from 1 to 9) and human perceptions (ordinal scale from 1 to 3) as response variables in each. </w:delText>
        </w:r>
      </w:del>
      <w:del w:id="469" w:author="Colleen Cassady St. Clair [2]" w:date="2021-06-07T11:26:00Z">
        <w:r w:rsidRPr="00432021" w:rsidDel="006E0FBA">
          <w:rPr>
            <w:rFonts w:ascii="Times New Roman" w:hAnsi="Times New Roman" w:cs="Times New Roman"/>
            <w:lang w:val="en-CA"/>
          </w:rPr>
          <w:delText xml:space="preserve">For the models of coyote response to humans we excluded all reports where the reporter was driving, as well as reports of cat depredations (except from models with vulnerable individual as the predictor) because these reports are indicative of </w:delText>
        </w:r>
        <w:r w:rsidDel="006E0FBA">
          <w:rPr>
            <w:rFonts w:ascii="Times New Roman" w:hAnsi="Times New Roman" w:cs="Times New Roman"/>
            <w:lang w:val="en-CA"/>
          </w:rPr>
          <w:delText xml:space="preserve">interactions with cars and cats, respectively.  </w:delText>
        </w:r>
      </w:del>
    </w:p>
    <w:p w14:paraId="0E8E3829" w14:textId="77FB6644" w:rsidR="00431167" w:rsidRPr="00432021" w:rsidDel="0027483C" w:rsidRDefault="00431167" w:rsidP="0027483C">
      <w:pPr>
        <w:spacing w:line="480" w:lineRule="auto"/>
        <w:ind w:firstLine="720"/>
        <w:rPr>
          <w:del w:id="470" w:author="Colleen Cassady St. Clair [2]" w:date="2021-06-07T11:37:00Z"/>
          <w:rFonts w:ascii="Times New Roman" w:hAnsi="Times New Roman" w:cs="Times New Roman"/>
          <w:lang w:val="en-CA"/>
        </w:rPr>
      </w:pPr>
      <w:commentRangeStart w:id="471"/>
      <w:r w:rsidRPr="00432021">
        <w:rPr>
          <w:rFonts w:ascii="Times New Roman" w:hAnsi="Times New Roman" w:cs="Times New Roman"/>
          <w:lang w:val="en-CA"/>
        </w:rPr>
        <w:t>To</w:t>
      </w:r>
      <w:commentRangeEnd w:id="471"/>
      <w:r w:rsidR="006E0FBA">
        <w:rPr>
          <w:rStyle w:val="CommentReference"/>
        </w:rPr>
        <w:commentReference w:id="471"/>
      </w:r>
      <w:r w:rsidRPr="00432021">
        <w:rPr>
          <w:rFonts w:ascii="Times New Roman" w:hAnsi="Times New Roman" w:cs="Times New Roman"/>
          <w:lang w:val="en-CA"/>
        </w:rPr>
        <w:t xml:space="preserve"> quantify the spatial predictors of human-coyote conflict, we generated spatial predictor variables measured at a 10 x 10 m cell size within a 100, 200, 400, 800 and 1600 m circular buffer of each report. These variables included: the </w:t>
      </w:r>
      <w:commentRangeStart w:id="472"/>
      <w:r w:rsidRPr="00432021">
        <w:rPr>
          <w:rFonts w:ascii="Times New Roman" w:hAnsi="Times New Roman" w:cs="Times New Roman"/>
          <w:lang w:val="en-CA"/>
        </w:rPr>
        <w:t>proportion</w:t>
      </w:r>
      <w:commentRangeEnd w:id="472"/>
      <w:r w:rsidR="0027483C">
        <w:rPr>
          <w:rStyle w:val="CommentReference"/>
        </w:rPr>
        <w:commentReference w:id="472"/>
      </w:r>
      <w:r w:rsidRPr="00432021">
        <w:rPr>
          <w:rFonts w:ascii="Times New Roman" w:hAnsi="Times New Roman" w:cs="Times New Roman"/>
          <w:lang w:val="en-CA"/>
        </w:rPr>
        <w:t xml:space="preserve"> of each land cover type (defined above), building density </w:t>
      </w:r>
      <w:r w:rsidRPr="00432021">
        <w:rPr>
          <w:rFonts w:ascii="Times New Roman" w:hAnsi="Times New Roman" w:cs="Times New Roman"/>
          <w:noProof/>
          <w:lang w:val="en-CA"/>
        </w:rPr>
        <w:t>(proportional area of building footprints; Statistics Canada 2019)</w:t>
      </w:r>
      <w:r w:rsidRPr="00432021">
        <w:rPr>
          <w:rFonts w:ascii="Times New Roman" w:hAnsi="Times New Roman" w:cs="Times New Roman"/>
          <w:lang w:val="en-CA"/>
        </w:rPr>
        <w:t>, and the distance to roads (in meters) using the City of Edmonton single line street network geospatial database. We applied an exponential distance decay function to road distance measurements (</w:t>
      </w:r>
      <w:r w:rsidRPr="00432021">
        <w:rPr>
          <w:rFonts w:ascii="Times New Roman" w:hAnsi="Times New Roman" w:cs="Times New Roman"/>
          <w:i/>
          <w:iCs/>
          <w:lang w:val="en-CA"/>
        </w:rPr>
        <w:t>e</w:t>
      </w:r>
      <w:r w:rsidRPr="00432021">
        <w:rPr>
          <w:rFonts w:ascii="Times New Roman" w:hAnsi="Times New Roman" w:cs="Times New Roman"/>
          <w:vertAlign w:val="superscript"/>
          <w:lang w:val="en-CA"/>
        </w:rPr>
        <w:t>-</w:t>
      </w:r>
      <w:r w:rsidRPr="00432021">
        <w:rPr>
          <w:rFonts w:ascii="Times New Roman" w:hAnsi="Times New Roman" w:cs="Times New Roman"/>
          <w:i/>
          <w:iCs/>
          <w:vertAlign w:val="superscript"/>
          <w:lang w:val="en-CA"/>
        </w:rPr>
        <w:t>ad</w:t>
      </w:r>
      <w:r w:rsidRPr="00432021">
        <w:rPr>
          <w:rFonts w:ascii="Times New Roman" w:hAnsi="Times New Roman" w:cs="Times New Roman"/>
          <w:lang w:val="en-CA"/>
        </w:rPr>
        <w:t xml:space="preserve">, d = distance to roads, a = 0.002), transforming values exceeding a few hundred meters to zero and confining all values </w:t>
      </w:r>
      <w:ins w:id="473" w:author="Colleen Cassady St. Clair [2]" w:date="2021-06-07T11:30:00Z">
        <w:r w:rsidR="0027483C">
          <w:rPr>
            <w:rFonts w:ascii="Times New Roman" w:hAnsi="Times New Roman" w:cs="Times New Roman"/>
            <w:lang w:val="en-CA"/>
          </w:rPr>
          <w:t xml:space="preserve">to be </w:t>
        </w:r>
      </w:ins>
      <w:r w:rsidRPr="00432021">
        <w:rPr>
          <w:rFonts w:ascii="Times New Roman" w:hAnsi="Times New Roman" w:cs="Times New Roman"/>
          <w:lang w:val="en-CA"/>
        </w:rPr>
        <w:t xml:space="preserve">between zero and one </w:t>
      </w:r>
      <w:r w:rsidRPr="00432021">
        <w:rPr>
          <w:rFonts w:ascii="Times New Roman" w:hAnsi="Times New Roman" w:cs="Times New Roman"/>
          <w:noProof/>
          <w:lang w:val="en-CA"/>
        </w:rPr>
        <w:t>(Nielsen et al. 2009)</w:t>
      </w:r>
      <w:r w:rsidRPr="00432021">
        <w:rPr>
          <w:rFonts w:ascii="Times New Roman" w:hAnsi="Times New Roman" w:cs="Times New Roman"/>
          <w:lang w:val="en-CA"/>
        </w:rPr>
        <w:t xml:space="preserve">. We used univariate ordinal regression models to determine the </w:t>
      </w:r>
      <w:del w:id="474" w:author="Colleen Cassady St. Clair [2]" w:date="2021-06-07T11:30:00Z">
        <w:r w:rsidRPr="00432021" w:rsidDel="0027483C">
          <w:rPr>
            <w:rFonts w:ascii="Times New Roman" w:hAnsi="Times New Roman" w:cs="Times New Roman"/>
            <w:lang w:val="en-CA"/>
          </w:rPr>
          <w:delText xml:space="preserve">optimal </w:delText>
        </w:r>
      </w:del>
      <w:ins w:id="475" w:author="Colleen Cassady St. Clair [2]" w:date="2021-06-07T11:30:00Z">
        <w:r w:rsidR="0027483C">
          <w:rPr>
            <w:rFonts w:ascii="Times New Roman" w:hAnsi="Times New Roman" w:cs="Times New Roman"/>
            <w:lang w:val="en-CA"/>
          </w:rPr>
          <w:t>best-fit</w:t>
        </w:r>
        <w:r w:rsidR="0027483C" w:rsidRPr="00432021">
          <w:rPr>
            <w:rFonts w:ascii="Times New Roman" w:hAnsi="Times New Roman" w:cs="Times New Roman"/>
            <w:lang w:val="en-CA"/>
          </w:rPr>
          <w:t xml:space="preserve"> </w:t>
        </w:r>
      </w:ins>
      <w:r w:rsidRPr="00432021">
        <w:rPr>
          <w:rFonts w:ascii="Times New Roman" w:hAnsi="Times New Roman" w:cs="Times New Roman"/>
          <w:lang w:val="en-CA"/>
        </w:rPr>
        <w:t xml:space="preserve">scale for habitat variables and building density </w:t>
      </w:r>
      <w:ins w:id="476" w:author="Colleen Cassady St. Clair [2]" w:date="2021-06-07T11:31:00Z">
        <w:r w:rsidR="0027483C" w:rsidRPr="00432021">
          <w:rPr>
            <w:rFonts w:ascii="Times New Roman" w:hAnsi="Times New Roman" w:cs="Times New Roman"/>
            <w:noProof/>
            <w:lang w:val="en-CA"/>
          </w:rPr>
          <w:t>(Wine et al. 2015)</w:t>
        </w:r>
        <w:r w:rsidR="0027483C">
          <w:rPr>
            <w:rFonts w:ascii="Times New Roman" w:hAnsi="Times New Roman" w:cs="Times New Roman"/>
            <w:lang w:val="en-CA"/>
          </w:rPr>
          <w:t xml:space="preserve"> </w:t>
        </w:r>
      </w:ins>
      <w:del w:id="477" w:author="Colleen Cassady St. Clair [2]" w:date="2021-06-07T11:31:00Z">
        <w:r w:rsidDel="0027483C">
          <w:rPr>
            <w:rFonts w:ascii="Times New Roman" w:hAnsi="Times New Roman" w:cs="Times New Roman"/>
            <w:lang w:val="en-CA"/>
          </w:rPr>
          <w:delText>by selecting</w:delText>
        </w:r>
        <w:r w:rsidRPr="00432021" w:rsidDel="0027483C">
          <w:rPr>
            <w:rFonts w:ascii="Times New Roman" w:hAnsi="Times New Roman" w:cs="Times New Roman"/>
            <w:lang w:val="en-CA"/>
          </w:rPr>
          <w:delText xml:space="preserve"> the scale at which the variable had the lowest</w:delText>
        </w:r>
      </w:del>
      <w:ins w:id="478" w:author="Colleen Cassady St. Clair [2]" w:date="2021-06-07T11:31:00Z">
        <w:r w:rsidR="0027483C">
          <w:rPr>
            <w:rFonts w:ascii="Times New Roman" w:hAnsi="Times New Roman" w:cs="Times New Roman"/>
            <w:lang w:val="en-CA"/>
          </w:rPr>
          <w:t>with</w:t>
        </w:r>
      </w:ins>
      <w:r w:rsidRPr="00432021">
        <w:rPr>
          <w:rFonts w:ascii="Times New Roman" w:hAnsi="Times New Roman" w:cs="Times New Roman"/>
          <w:lang w:val="en-CA"/>
        </w:rPr>
        <w:t xml:space="preserve"> Akaike information criterion </w:t>
      </w:r>
      <w:r>
        <w:rPr>
          <w:rFonts w:ascii="Times New Roman" w:hAnsi="Times New Roman" w:cs="Times New Roman"/>
          <w:noProof/>
          <w:lang w:val="en-CA"/>
        </w:rPr>
        <w:t>(AIC; Burnham &amp; Anderson 2004)</w:t>
      </w:r>
      <w:r w:rsidRPr="00432021">
        <w:rPr>
          <w:rFonts w:ascii="Times New Roman" w:hAnsi="Times New Roman" w:cs="Times New Roman"/>
          <w:lang w:val="en-CA"/>
        </w:rPr>
        <w:t xml:space="preserve">. </w:t>
      </w:r>
      <w:del w:id="479" w:author="Colleen Cassady St. Clair [2]" w:date="2021-06-07T11:31:00Z">
        <w:r w:rsidRPr="00432021" w:rsidDel="0027483C">
          <w:rPr>
            <w:rFonts w:ascii="Times New Roman" w:hAnsi="Times New Roman" w:cs="Times New Roman"/>
            <w:lang w:val="en-CA"/>
          </w:rPr>
          <w:delText xml:space="preserve">We used this approach instead of selecting a standard scale for all variables </w:delText>
        </w:r>
        <w:r w:rsidRPr="00432021" w:rsidDel="0027483C">
          <w:rPr>
            <w:rFonts w:ascii="Times New Roman" w:hAnsi="Times New Roman" w:cs="Times New Roman"/>
            <w:noProof/>
            <w:lang w:val="en-CA"/>
          </w:rPr>
          <w:delText>(Wine et al. 2015)</w:delText>
        </w:r>
        <w:r w:rsidRPr="00432021" w:rsidDel="0027483C">
          <w:rPr>
            <w:rFonts w:ascii="Times New Roman" w:hAnsi="Times New Roman" w:cs="Times New Roman"/>
            <w:lang w:val="en-CA"/>
          </w:rPr>
          <w:delText xml:space="preserve">, because we hypothesized that the effect of different predictors on coyote response or human perception </w:delText>
        </w:r>
        <w:r w:rsidRPr="00432021" w:rsidDel="0027483C">
          <w:rPr>
            <w:rFonts w:ascii="Times New Roman" w:hAnsi="Times New Roman" w:cs="Times New Roman"/>
            <w:lang w:val="en-CA"/>
          </w:rPr>
          <w:lastRenderedPageBreak/>
          <w:delText xml:space="preserve">would vary across scales. For example, an incremental increase in the amount of natural habitat measured at a large scale could disproportionately affect coyote response to humans if den sites elicit aggressive behaviour and are located in these areas. </w:delText>
        </w:r>
      </w:del>
      <w:ins w:id="480" w:author="Colleen Cassady St. Clair [2]" w:date="2021-06-07T11:34:00Z">
        <w:r w:rsidR="0027483C">
          <w:rPr>
            <w:rFonts w:ascii="Times New Roman" w:hAnsi="Times New Roman" w:cs="Times New Roman"/>
            <w:lang w:val="en-CA"/>
          </w:rPr>
          <w:t xml:space="preserve">After removing </w:t>
        </w:r>
        <w:commentRangeStart w:id="481"/>
        <w:r w:rsidR="0027483C">
          <w:rPr>
            <w:rFonts w:ascii="Times New Roman" w:hAnsi="Times New Roman" w:cs="Times New Roman"/>
            <w:lang w:val="en-CA"/>
          </w:rPr>
          <w:t>correlated</w:t>
        </w:r>
      </w:ins>
      <w:commentRangeEnd w:id="481"/>
      <w:ins w:id="482" w:author="Colleen Cassady St. Clair [2]" w:date="2021-06-07T11:38:00Z">
        <w:r w:rsidR="0027483C">
          <w:rPr>
            <w:rStyle w:val="CommentReference"/>
          </w:rPr>
          <w:commentReference w:id="481"/>
        </w:r>
      </w:ins>
      <w:ins w:id="483" w:author="Colleen Cassady St. Clair [2]" w:date="2021-06-07T11:34:00Z">
        <w:r w:rsidR="0027483C">
          <w:rPr>
            <w:rFonts w:ascii="Times New Roman" w:hAnsi="Times New Roman" w:cs="Times New Roman"/>
            <w:lang w:val="en-CA"/>
          </w:rPr>
          <w:t xml:space="preserve"> variables </w:t>
        </w:r>
      </w:ins>
    </w:p>
    <w:p w14:paraId="010D2D4D" w14:textId="57346349" w:rsidR="00431167" w:rsidRPr="00432021" w:rsidRDefault="00431167" w:rsidP="00315B74">
      <w:pPr>
        <w:spacing w:line="480" w:lineRule="auto"/>
        <w:ind w:firstLine="720"/>
        <w:rPr>
          <w:rFonts w:ascii="Times New Roman" w:hAnsi="Times New Roman" w:cs="Times New Roman"/>
          <w:lang w:val="en-CA"/>
        </w:rPr>
      </w:pPr>
      <w:commentRangeStart w:id="484"/>
      <w:del w:id="485" w:author="Colleen Cassady St. Clair [2]" w:date="2021-06-07T11:37:00Z">
        <w:r w:rsidRPr="00432021" w:rsidDel="0027483C">
          <w:rPr>
            <w:rFonts w:ascii="Times New Roman" w:hAnsi="Times New Roman" w:cs="Times New Roman"/>
            <w:lang w:val="en-CA"/>
          </w:rPr>
          <w:delText>Once</w:delText>
        </w:r>
        <w:commentRangeEnd w:id="484"/>
        <w:r w:rsidR="0027483C" w:rsidDel="0027483C">
          <w:rPr>
            <w:rStyle w:val="CommentReference"/>
          </w:rPr>
          <w:commentReference w:id="484"/>
        </w:r>
        <w:r w:rsidRPr="00432021" w:rsidDel="0027483C">
          <w:rPr>
            <w:rFonts w:ascii="Times New Roman" w:hAnsi="Times New Roman" w:cs="Times New Roman"/>
            <w:lang w:val="en-CA"/>
          </w:rPr>
          <w:delText xml:space="preserve"> </w:delText>
        </w:r>
      </w:del>
      <w:del w:id="486" w:author="Colleen Cassady St. Clair [2]" w:date="2021-06-07T11:33:00Z">
        <w:r w:rsidRPr="00432021" w:rsidDel="0027483C">
          <w:rPr>
            <w:rFonts w:ascii="Times New Roman" w:hAnsi="Times New Roman" w:cs="Times New Roman"/>
            <w:lang w:val="en-CA"/>
          </w:rPr>
          <w:delText xml:space="preserve">we selected optimal scales for each variable, we checked for correlation among predictor variables using Spearman’s rank correlation coefficient. </w:delText>
        </w:r>
      </w:del>
      <w:del w:id="487" w:author="Colleen Cassady St. Clair [2]" w:date="2021-06-07T11:35:00Z">
        <w:r w:rsidRPr="00432021" w:rsidDel="0027483C">
          <w:rPr>
            <w:rFonts w:ascii="Times New Roman" w:hAnsi="Times New Roman" w:cs="Times New Roman"/>
            <w:lang w:val="en-CA"/>
          </w:rPr>
          <w:delText xml:space="preserve">We removed </w:delText>
        </w:r>
      </w:del>
      <w:del w:id="488" w:author="Colleen Cassady St. Clair [2]" w:date="2021-06-07T11:37:00Z">
        <w:r w:rsidRPr="00432021" w:rsidDel="0027483C">
          <w:rPr>
            <w:rFonts w:ascii="Times New Roman" w:hAnsi="Times New Roman" w:cs="Times New Roman"/>
            <w:lang w:val="en-CA"/>
          </w:rPr>
          <w:delText xml:space="preserve">residential habitat from models of </w:delText>
        </w:r>
        <w:commentRangeStart w:id="489"/>
        <w:r w:rsidRPr="00432021" w:rsidDel="0027483C">
          <w:rPr>
            <w:rFonts w:ascii="Times New Roman" w:hAnsi="Times New Roman" w:cs="Times New Roman"/>
            <w:lang w:val="en-CA"/>
          </w:rPr>
          <w:delText xml:space="preserve">coyote response to humans </w:delText>
        </w:r>
        <w:commentRangeEnd w:id="489"/>
        <w:r w:rsidR="0027483C" w:rsidDel="0027483C">
          <w:rPr>
            <w:rStyle w:val="CommentReference"/>
          </w:rPr>
          <w:commentReference w:id="489"/>
        </w:r>
      </w:del>
      <w:del w:id="490" w:author="Colleen Cassady St. Clair [2]" w:date="2021-06-07T11:36:00Z">
        <w:r w:rsidRPr="00432021" w:rsidDel="0027483C">
          <w:rPr>
            <w:rFonts w:ascii="Times New Roman" w:hAnsi="Times New Roman" w:cs="Times New Roman"/>
            <w:lang w:val="en-CA"/>
          </w:rPr>
          <w:delText>because it exhibited strong correlation with both building density (rho = 0.61,</w:delText>
        </w:r>
        <w:r w:rsidRPr="00432021" w:rsidDel="0027483C">
          <w:rPr>
            <w:rFonts w:ascii="Times New Roman" w:hAnsi="Times New Roman" w:cs="Times New Roman"/>
            <w:i/>
            <w:iCs/>
            <w:lang w:val="en-CA"/>
          </w:rPr>
          <w:delText xml:space="preserve"> P</w:delText>
        </w:r>
        <w:r w:rsidRPr="00432021" w:rsidDel="0027483C">
          <w:rPr>
            <w:rFonts w:ascii="Times New Roman" w:hAnsi="Times New Roman" w:cs="Times New Roman"/>
            <w:lang w:val="en-CA"/>
          </w:rPr>
          <w:delText xml:space="preserve"> &lt; 0.001) and the distance decay to roads (rho = 0.62, </w:delText>
        </w:r>
        <w:r w:rsidRPr="00432021" w:rsidDel="0027483C">
          <w:rPr>
            <w:rFonts w:ascii="Times New Roman" w:hAnsi="Times New Roman" w:cs="Times New Roman"/>
            <w:i/>
            <w:iCs/>
            <w:lang w:val="en-CA"/>
          </w:rPr>
          <w:delText>P</w:delText>
        </w:r>
        <w:r w:rsidRPr="00432021" w:rsidDel="0027483C">
          <w:rPr>
            <w:rFonts w:ascii="Times New Roman" w:hAnsi="Times New Roman" w:cs="Times New Roman"/>
            <w:lang w:val="en-CA"/>
          </w:rPr>
          <w:delText xml:space="preserve"> &lt; 0.001). In the subset of reports used for the</w:delText>
        </w:r>
      </w:del>
      <w:del w:id="491" w:author="Colleen Cassady St. Clair [2]" w:date="2021-06-07T11:37:00Z">
        <w:r w:rsidRPr="00432021" w:rsidDel="0027483C">
          <w:rPr>
            <w:rFonts w:ascii="Times New Roman" w:hAnsi="Times New Roman" w:cs="Times New Roman"/>
            <w:lang w:val="en-CA"/>
          </w:rPr>
          <w:delText xml:space="preserve"> analysis of human perceptions, natural</w:delText>
        </w:r>
        <w:r w:rsidDel="0027483C">
          <w:rPr>
            <w:rFonts w:ascii="Times New Roman" w:hAnsi="Times New Roman" w:cs="Times New Roman"/>
            <w:lang w:val="en-CA"/>
          </w:rPr>
          <w:delText xml:space="preserve"> land cover</w:delText>
        </w:r>
        <w:r w:rsidRPr="00432021" w:rsidDel="0027483C">
          <w:rPr>
            <w:rFonts w:ascii="Times New Roman" w:hAnsi="Times New Roman" w:cs="Times New Roman"/>
            <w:lang w:val="en-CA"/>
          </w:rPr>
          <w:delText xml:space="preserve"> and water were strongly correlated (rho = 0.62,</w:delText>
        </w:r>
        <w:r w:rsidRPr="00432021" w:rsidDel="0027483C">
          <w:rPr>
            <w:rFonts w:ascii="Times New Roman" w:hAnsi="Times New Roman" w:cs="Times New Roman"/>
            <w:i/>
            <w:iCs/>
            <w:lang w:val="en-CA"/>
          </w:rPr>
          <w:delText xml:space="preserve"> P</w:delText>
        </w:r>
        <w:r w:rsidRPr="00432021" w:rsidDel="0027483C">
          <w:rPr>
            <w:rFonts w:ascii="Times New Roman" w:hAnsi="Times New Roman" w:cs="Times New Roman"/>
            <w:lang w:val="en-CA"/>
          </w:rPr>
          <w:delText xml:space="preserve"> &lt; 0.001), and </w:delText>
        </w:r>
        <w:r w:rsidDel="0027483C">
          <w:rPr>
            <w:rFonts w:ascii="Times New Roman" w:hAnsi="Times New Roman" w:cs="Times New Roman"/>
            <w:lang w:val="en-CA"/>
          </w:rPr>
          <w:delText xml:space="preserve">we removed </w:delText>
        </w:r>
        <w:r w:rsidRPr="00432021" w:rsidDel="0027483C">
          <w:rPr>
            <w:rFonts w:ascii="Times New Roman" w:hAnsi="Times New Roman" w:cs="Times New Roman"/>
            <w:lang w:val="en-CA"/>
          </w:rPr>
          <w:delText>water. O</w:delText>
        </w:r>
      </w:del>
      <w:ins w:id="492" w:author="Colleen Cassady St. Clair [2]" w:date="2021-06-07T11:38:00Z">
        <w:r w:rsidR="0027483C">
          <w:rPr>
            <w:rFonts w:ascii="Times New Roman" w:hAnsi="Times New Roman" w:cs="Times New Roman"/>
            <w:lang w:val="en-CA"/>
          </w:rPr>
          <w:t>o</w:t>
        </w:r>
      </w:ins>
      <w:r w:rsidRPr="00432021">
        <w:rPr>
          <w:rFonts w:ascii="Times New Roman" w:hAnsi="Times New Roman" w:cs="Times New Roman"/>
          <w:lang w:val="en-CA"/>
        </w:rPr>
        <w:t xml:space="preserve">ur spatial predictors for models of coyote responses to humans </w:t>
      </w:r>
      <w:proofErr w:type="gramStart"/>
      <w:r w:rsidRPr="00432021">
        <w:rPr>
          <w:rFonts w:ascii="Times New Roman" w:hAnsi="Times New Roman" w:cs="Times New Roman"/>
          <w:lang w:val="en-CA"/>
        </w:rPr>
        <w:t>were:</w:t>
      </w:r>
      <w:proofErr w:type="gramEnd"/>
      <w:r w:rsidRPr="00432021">
        <w:rPr>
          <w:rFonts w:ascii="Times New Roman" w:hAnsi="Times New Roman" w:cs="Times New Roman"/>
          <w:lang w:val="en-CA"/>
        </w:rPr>
        <w:t xml:space="preserve"> distance decay to roads, building density (200 m),</w:t>
      </w:r>
      <w:r>
        <w:rPr>
          <w:rFonts w:ascii="Times New Roman" w:hAnsi="Times New Roman" w:cs="Times New Roman"/>
          <w:lang w:val="en-CA"/>
        </w:rPr>
        <w:t xml:space="preserve"> and the proportion of</w:t>
      </w:r>
      <w:r w:rsidRPr="00432021">
        <w:rPr>
          <w:rFonts w:ascii="Times New Roman" w:hAnsi="Times New Roman" w:cs="Times New Roman"/>
          <w:lang w:val="en-CA"/>
        </w:rPr>
        <w:t xml:space="preserve"> natural (800 m), modified open (200 m), mowed (100 m), water (200 m), residential (100 m)</w:t>
      </w:r>
      <w:r w:rsidR="00EA61F7">
        <w:rPr>
          <w:rFonts w:ascii="Times New Roman" w:hAnsi="Times New Roman" w:cs="Times New Roman"/>
          <w:lang w:val="en-CA"/>
        </w:rPr>
        <w:t xml:space="preserve"> and</w:t>
      </w:r>
      <w:r w:rsidRPr="00432021">
        <w:rPr>
          <w:rFonts w:ascii="Times New Roman" w:hAnsi="Times New Roman" w:cs="Times New Roman"/>
          <w:lang w:val="en-CA"/>
        </w:rPr>
        <w:t xml:space="preserve"> commercial</w:t>
      </w:r>
      <w:r>
        <w:rPr>
          <w:rFonts w:ascii="Times New Roman" w:hAnsi="Times New Roman" w:cs="Times New Roman"/>
          <w:lang w:val="en-CA"/>
        </w:rPr>
        <w:t xml:space="preserve"> land cover classes</w:t>
      </w:r>
      <w:r w:rsidRPr="00432021">
        <w:rPr>
          <w:rFonts w:ascii="Times New Roman" w:hAnsi="Times New Roman" w:cs="Times New Roman"/>
          <w:lang w:val="en-CA"/>
        </w:rPr>
        <w:t xml:space="preserve"> (1600 m). For models of human perceptions, spatial predictors were the distance decay to roads, building density (200 m)</w:t>
      </w:r>
      <w:r>
        <w:rPr>
          <w:rFonts w:ascii="Times New Roman" w:hAnsi="Times New Roman" w:cs="Times New Roman"/>
          <w:lang w:val="en-CA"/>
        </w:rPr>
        <w:t>, and the proportion of</w:t>
      </w:r>
      <w:r w:rsidRPr="00432021">
        <w:rPr>
          <w:rFonts w:ascii="Times New Roman" w:hAnsi="Times New Roman" w:cs="Times New Roman"/>
          <w:lang w:val="en-CA"/>
        </w:rPr>
        <w:t xml:space="preserve"> natural (1600 m), modified open (1600 m), mowed (800 m), residential (800 m) and commercial (100 m). </w:t>
      </w:r>
      <w:commentRangeStart w:id="493"/>
      <w:del w:id="494" w:author="Colleen Cassady St. Clair [2]" w:date="2021-06-07T11:39:00Z">
        <w:r w:rsidRPr="00432021" w:rsidDel="0027483C">
          <w:rPr>
            <w:rFonts w:ascii="Times New Roman" w:hAnsi="Times New Roman" w:cs="Times New Roman"/>
            <w:lang w:val="en-CA"/>
          </w:rPr>
          <w:delText>All</w:delText>
        </w:r>
      </w:del>
      <w:commentRangeEnd w:id="493"/>
      <w:r w:rsidR="0027483C">
        <w:rPr>
          <w:rStyle w:val="CommentReference"/>
        </w:rPr>
        <w:commentReference w:id="493"/>
      </w:r>
      <w:del w:id="495" w:author="Colleen Cassady St. Clair [2]" w:date="2021-06-07T11:39:00Z">
        <w:r w:rsidRPr="00432021" w:rsidDel="0027483C">
          <w:rPr>
            <w:rFonts w:ascii="Times New Roman" w:hAnsi="Times New Roman" w:cs="Times New Roman"/>
            <w:lang w:val="en-CA"/>
          </w:rPr>
          <w:delText xml:space="preserve"> variables wer</w:delText>
        </w:r>
        <w:r w:rsidDel="0027483C">
          <w:rPr>
            <w:rFonts w:ascii="Times New Roman" w:hAnsi="Times New Roman" w:cs="Times New Roman"/>
            <w:lang w:val="en-CA"/>
          </w:rPr>
          <w:delText xml:space="preserve">e standardized </w:delText>
        </w:r>
        <w:r w:rsidRPr="00432021" w:rsidDel="0027483C">
          <w:rPr>
            <w:rFonts w:ascii="Times New Roman" w:hAnsi="Times New Roman" w:cs="Times New Roman"/>
            <w:lang w:val="en-CA"/>
          </w:rPr>
          <w:delText>to have a</w:delText>
        </w:r>
        <w:r w:rsidR="008E4FB1" w:rsidDel="0027483C">
          <w:rPr>
            <w:rFonts w:ascii="Times New Roman" w:hAnsi="Times New Roman" w:cs="Times New Roman"/>
            <w:lang w:val="en-CA"/>
          </w:rPr>
          <w:delText xml:space="preserve"> mean of zero and</w:delText>
        </w:r>
        <w:r w:rsidRPr="00432021" w:rsidDel="0027483C">
          <w:rPr>
            <w:rFonts w:ascii="Times New Roman" w:hAnsi="Times New Roman" w:cs="Times New Roman"/>
            <w:lang w:val="en-CA"/>
          </w:rPr>
          <w:delText xml:space="preserve"> standard deviation of one. </w:delText>
        </w:r>
      </w:del>
    </w:p>
    <w:p w14:paraId="718FA37C" w14:textId="7A836744" w:rsidR="00431167" w:rsidRPr="00432021" w:rsidRDefault="00431167" w:rsidP="00315B74">
      <w:pPr>
        <w:spacing w:line="480" w:lineRule="auto"/>
        <w:ind w:firstLine="720"/>
        <w:rPr>
          <w:rFonts w:ascii="Times New Roman" w:hAnsi="Times New Roman" w:cs="Times New Roman"/>
          <w:lang w:val="en-CA"/>
        </w:rPr>
      </w:pPr>
      <w:commentRangeStart w:id="496"/>
      <w:r w:rsidRPr="00432021">
        <w:rPr>
          <w:rFonts w:ascii="Times New Roman" w:hAnsi="Times New Roman" w:cs="Times New Roman"/>
          <w:lang w:val="en-CA"/>
        </w:rPr>
        <w:t>To</w:t>
      </w:r>
      <w:commentRangeEnd w:id="496"/>
      <w:r w:rsidR="00CB1B30">
        <w:rPr>
          <w:rStyle w:val="CommentReference"/>
        </w:rPr>
        <w:commentReference w:id="496"/>
      </w:r>
      <w:r w:rsidRPr="00432021">
        <w:rPr>
          <w:rFonts w:ascii="Times New Roman" w:hAnsi="Times New Roman" w:cs="Times New Roman"/>
          <w:lang w:val="en-CA"/>
        </w:rPr>
        <w:t xml:space="preserve"> identify the best spatial predictors, we constructed ordinal regression models with every combination of variables listed above and extracted top models with ΔAIC &lt; 2 of the top model using the </w:t>
      </w:r>
      <w:r w:rsidRPr="00432021">
        <w:rPr>
          <w:rFonts w:ascii="Times New Roman" w:hAnsi="Times New Roman" w:cs="Times New Roman"/>
          <w:i/>
          <w:iCs/>
          <w:lang w:val="en-CA"/>
        </w:rPr>
        <w:t>dredge</w:t>
      </w:r>
      <w:r w:rsidRPr="00432021">
        <w:rPr>
          <w:rFonts w:ascii="Times New Roman" w:hAnsi="Times New Roman" w:cs="Times New Roman"/>
          <w:lang w:val="en-CA"/>
        </w:rPr>
        <w:t xml:space="preserve"> function in the package </w:t>
      </w:r>
      <w:proofErr w:type="spellStart"/>
      <w:r w:rsidRPr="00432021">
        <w:rPr>
          <w:rFonts w:ascii="Times New Roman" w:hAnsi="Times New Roman" w:cs="Times New Roman"/>
          <w:lang w:val="en-CA"/>
        </w:rPr>
        <w:t>MuMIn</w:t>
      </w:r>
      <w:proofErr w:type="spellEnd"/>
      <w:r w:rsidRPr="00432021">
        <w:rPr>
          <w:rFonts w:ascii="Times New Roman" w:hAnsi="Times New Roman" w:cs="Times New Roman"/>
          <w:lang w:val="en-CA"/>
        </w:rPr>
        <w:t xml:space="preserve"> </w:t>
      </w:r>
      <w:r w:rsidRPr="00432021">
        <w:rPr>
          <w:rFonts w:ascii="Times New Roman" w:hAnsi="Times New Roman" w:cs="Times New Roman"/>
          <w:noProof/>
          <w:lang w:val="en-CA"/>
        </w:rPr>
        <w:t>(Barton 2020)</w:t>
      </w:r>
      <w:r w:rsidRPr="00432021">
        <w:rPr>
          <w:rFonts w:ascii="Times New Roman" w:hAnsi="Times New Roman" w:cs="Times New Roman"/>
          <w:lang w:val="en-CA"/>
        </w:rPr>
        <w:t xml:space="preserve">. From the top models (ΔAIC &lt; 2), we used the </w:t>
      </w:r>
      <w:proofErr w:type="spellStart"/>
      <w:r w:rsidRPr="00432021">
        <w:rPr>
          <w:rFonts w:ascii="Times New Roman" w:hAnsi="Times New Roman" w:cs="Times New Roman"/>
          <w:i/>
          <w:iCs/>
          <w:lang w:val="en-CA"/>
        </w:rPr>
        <w:t>model.avg</w:t>
      </w:r>
      <w:proofErr w:type="spellEnd"/>
      <w:r w:rsidRPr="00432021">
        <w:rPr>
          <w:rFonts w:ascii="Times New Roman" w:hAnsi="Times New Roman" w:cs="Times New Roman"/>
          <w:lang w:val="en-CA"/>
        </w:rPr>
        <w:t xml:space="preserve"> function in </w:t>
      </w:r>
      <w:proofErr w:type="spellStart"/>
      <w:r w:rsidRPr="00432021">
        <w:rPr>
          <w:rFonts w:ascii="Times New Roman" w:hAnsi="Times New Roman" w:cs="Times New Roman"/>
          <w:lang w:val="en-CA"/>
        </w:rPr>
        <w:t>MuMIn</w:t>
      </w:r>
      <w:proofErr w:type="spellEnd"/>
      <w:r w:rsidRPr="00432021">
        <w:rPr>
          <w:rFonts w:ascii="Times New Roman" w:hAnsi="Times New Roman" w:cs="Times New Roman"/>
          <w:lang w:val="en-CA"/>
        </w:rPr>
        <w:t xml:space="preserve"> </w:t>
      </w:r>
      <w:r w:rsidRPr="00432021">
        <w:rPr>
          <w:rFonts w:ascii="Times New Roman" w:hAnsi="Times New Roman" w:cs="Times New Roman"/>
          <w:noProof/>
          <w:lang w:val="en-CA"/>
        </w:rPr>
        <w:t>(Barton 2020)</w:t>
      </w:r>
      <w:r w:rsidRPr="00432021">
        <w:rPr>
          <w:rFonts w:ascii="Times New Roman" w:hAnsi="Times New Roman" w:cs="Times New Roman"/>
          <w:lang w:val="en-CA"/>
        </w:rPr>
        <w:t xml:space="preserve"> to calculate model-averaged weighted coefficients for the predictor variables and estimated 99% confidence </w:t>
      </w:r>
      <w:proofErr w:type="spellStart"/>
      <w:r w:rsidRPr="00432021">
        <w:rPr>
          <w:rFonts w:ascii="Times New Roman" w:hAnsi="Times New Roman" w:cs="Times New Roman"/>
          <w:lang w:val="en-CA"/>
        </w:rPr>
        <w:t>intervals</w:t>
      </w:r>
      <w:del w:id="497" w:author="Colleen Cassady St. Clair [2]" w:date="2021-06-07T11:40:00Z">
        <w:r w:rsidDel="00CB1B30">
          <w:rPr>
            <w:rFonts w:ascii="Times New Roman" w:hAnsi="Times New Roman" w:cs="Times New Roman"/>
            <w:lang w:val="en-CA"/>
          </w:rPr>
          <w:delText xml:space="preserve">, </w:delText>
        </w:r>
        <w:commentRangeStart w:id="498"/>
        <w:r w:rsidDel="00CB1B30">
          <w:rPr>
            <w:rFonts w:ascii="Times New Roman" w:hAnsi="Times New Roman" w:cs="Times New Roman"/>
            <w:lang w:val="en-CA"/>
          </w:rPr>
          <w:delText>conservative</w:delText>
        </w:r>
      </w:del>
      <w:commentRangeEnd w:id="498"/>
      <w:r w:rsidR="00CB1B30">
        <w:rPr>
          <w:rStyle w:val="CommentReference"/>
        </w:rPr>
        <w:commentReference w:id="498"/>
      </w:r>
      <w:del w:id="499" w:author="Colleen Cassady St. Clair [2]" w:date="2021-06-07T11:40:00Z">
        <w:r w:rsidDel="00CB1B30">
          <w:rPr>
            <w:rFonts w:ascii="Times New Roman" w:hAnsi="Times New Roman" w:cs="Times New Roman"/>
            <w:lang w:val="en-CA"/>
          </w:rPr>
          <w:delText xml:space="preserve"> estimates because we did not account for spatial autocorrelation,</w:delText>
        </w:r>
        <w:r w:rsidRPr="00432021" w:rsidDel="00CB1B30">
          <w:rPr>
            <w:rFonts w:ascii="Times New Roman" w:hAnsi="Times New Roman" w:cs="Times New Roman"/>
            <w:lang w:val="en-CA"/>
          </w:rPr>
          <w:delText xml:space="preserve"> </w:delText>
        </w:r>
      </w:del>
      <w:r w:rsidRPr="00432021">
        <w:rPr>
          <w:rFonts w:ascii="Times New Roman" w:hAnsi="Times New Roman" w:cs="Times New Roman"/>
          <w:lang w:val="en-CA"/>
        </w:rPr>
        <w:t>to</w:t>
      </w:r>
      <w:proofErr w:type="spellEnd"/>
      <w:r w:rsidRPr="00432021">
        <w:rPr>
          <w:rFonts w:ascii="Times New Roman" w:hAnsi="Times New Roman" w:cs="Times New Roman"/>
          <w:lang w:val="en-CA"/>
        </w:rPr>
        <w:t xml:space="preserve"> </w:t>
      </w:r>
      <w:r w:rsidRPr="00432021">
        <w:rPr>
          <w:rFonts w:ascii="Times New Roman" w:hAnsi="Times New Roman" w:cs="Times New Roman"/>
          <w:lang w:val="en-CA"/>
        </w:rPr>
        <w:lastRenderedPageBreak/>
        <w:t>determine the spatial predictors significantly predicting a change in coyote responses to humans or human perceptions of coyotes</w:t>
      </w:r>
      <w:del w:id="500" w:author="Colleen Cassady St. Clair [2]" w:date="2021-06-07T11:41:00Z">
        <w:r w:rsidRPr="00432021" w:rsidDel="00CB1B30">
          <w:rPr>
            <w:rFonts w:ascii="Times New Roman" w:hAnsi="Times New Roman" w:cs="Times New Roman"/>
            <w:lang w:val="en-CA"/>
          </w:rPr>
          <w:delText xml:space="preserve"> </w:delText>
        </w:r>
        <w:r w:rsidRPr="00432021" w:rsidDel="00CB1B30">
          <w:rPr>
            <w:rFonts w:ascii="Times New Roman" w:hAnsi="Times New Roman" w:cs="Times New Roman"/>
            <w:noProof/>
            <w:lang w:val="en-CA"/>
          </w:rPr>
          <w:delText>(</w:delText>
        </w:r>
        <w:commentRangeStart w:id="501"/>
        <w:r w:rsidRPr="00432021" w:rsidDel="00CB1B30">
          <w:rPr>
            <w:rFonts w:ascii="Times New Roman" w:hAnsi="Times New Roman" w:cs="Times New Roman"/>
            <w:noProof/>
            <w:lang w:val="en-CA"/>
          </w:rPr>
          <w:delText>Grueber</w:delText>
        </w:r>
      </w:del>
      <w:commentRangeEnd w:id="501"/>
      <w:r w:rsidR="00CB1B30">
        <w:rPr>
          <w:rStyle w:val="CommentReference"/>
        </w:rPr>
        <w:commentReference w:id="501"/>
      </w:r>
      <w:del w:id="502" w:author="Colleen Cassady St. Clair [2]" w:date="2021-06-07T11:41:00Z">
        <w:r w:rsidRPr="00432021" w:rsidDel="00CB1B30">
          <w:rPr>
            <w:rFonts w:ascii="Times New Roman" w:hAnsi="Times New Roman" w:cs="Times New Roman"/>
            <w:noProof/>
            <w:lang w:val="en-CA"/>
          </w:rPr>
          <w:delText xml:space="preserve"> et al. 2011)</w:delText>
        </w:r>
      </w:del>
      <w:r w:rsidRPr="00432021">
        <w:rPr>
          <w:rFonts w:ascii="Times New Roman" w:hAnsi="Times New Roman" w:cs="Times New Roman"/>
          <w:lang w:val="en-CA"/>
        </w:rPr>
        <w:t xml:space="preserve">. </w:t>
      </w:r>
    </w:p>
    <w:p w14:paraId="2E7FB4F3" w14:textId="76D47A05" w:rsidR="00431167" w:rsidRPr="00432021" w:rsidRDefault="00CB1B30" w:rsidP="00315B74">
      <w:pPr>
        <w:spacing w:line="480" w:lineRule="auto"/>
        <w:ind w:firstLine="720"/>
        <w:rPr>
          <w:rFonts w:ascii="Times New Roman" w:hAnsi="Times New Roman" w:cs="Times New Roman"/>
          <w:lang w:val="en-CA"/>
        </w:rPr>
      </w:pPr>
      <w:ins w:id="503" w:author="Colleen Cassady St. Clair [2]" w:date="2021-06-07T11:43:00Z">
        <w:r>
          <w:rPr>
            <w:rFonts w:ascii="Times New Roman" w:hAnsi="Times New Roman" w:cs="Times New Roman"/>
            <w:lang w:val="en-CA"/>
          </w:rPr>
          <w:t xml:space="preserve">To examine </w:t>
        </w:r>
        <w:commentRangeStart w:id="504"/>
        <w:r>
          <w:rPr>
            <w:rFonts w:ascii="Times New Roman" w:hAnsi="Times New Roman" w:cs="Times New Roman"/>
            <w:lang w:val="en-CA"/>
          </w:rPr>
          <w:t>temporal</w:t>
        </w:r>
      </w:ins>
      <w:commentRangeEnd w:id="504"/>
      <w:ins w:id="505" w:author="Colleen Cassady St. Clair [2]" w:date="2021-06-07T11:46:00Z">
        <w:r>
          <w:rPr>
            <w:rStyle w:val="CommentReference"/>
          </w:rPr>
          <w:commentReference w:id="504"/>
        </w:r>
      </w:ins>
      <w:ins w:id="506" w:author="Colleen Cassady St. Clair [2]" w:date="2021-06-07T11:43:00Z">
        <w:r>
          <w:rPr>
            <w:rFonts w:ascii="Times New Roman" w:hAnsi="Times New Roman" w:cs="Times New Roman"/>
            <w:lang w:val="en-CA"/>
          </w:rPr>
          <w:t xml:space="preserve"> predictors of </w:t>
        </w:r>
        <w:commentRangeStart w:id="507"/>
        <w:r>
          <w:rPr>
            <w:rFonts w:ascii="Times New Roman" w:hAnsi="Times New Roman" w:cs="Times New Roman"/>
            <w:lang w:val="en-CA"/>
          </w:rPr>
          <w:t>coyote</w:t>
        </w:r>
        <w:commentRangeEnd w:id="507"/>
        <w:r>
          <w:rPr>
            <w:rStyle w:val="CommentReference"/>
          </w:rPr>
          <w:commentReference w:id="507"/>
        </w:r>
        <w:r>
          <w:rPr>
            <w:rFonts w:ascii="Times New Roman" w:hAnsi="Times New Roman" w:cs="Times New Roman"/>
            <w:lang w:val="en-CA"/>
          </w:rPr>
          <w:t xml:space="preserve"> responses and human perceptions, </w:t>
        </w:r>
      </w:ins>
      <w:ins w:id="508" w:author="Colleen Cassady St. Clair [2]" w:date="2021-06-07T11:44:00Z">
        <w:r>
          <w:rPr>
            <w:rFonts w:ascii="Times New Roman" w:hAnsi="Times New Roman" w:cs="Times New Roman"/>
            <w:lang w:val="en-CA"/>
          </w:rPr>
          <w:t>w</w:t>
        </w:r>
      </w:ins>
      <w:del w:id="509" w:author="Colleen Cassady St. Clair [2]" w:date="2021-06-07T11:44:00Z">
        <w:r w:rsidR="00431167" w:rsidRPr="00432021" w:rsidDel="00CB1B30">
          <w:rPr>
            <w:rFonts w:ascii="Times New Roman" w:hAnsi="Times New Roman" w:cs="Times New Roman"/>
            <w:lang w:val="en-CA"/>
          </w:rPr>
          <w:delText>We used the coyote biological season</w:delText>
        </w:r>
        <w:r w:rsidR="00431167" w:rsidDel="00CB1B30">
          <w:rPr>
            <w:rFonts w:ascii="Times New Roman" w:hAnsi="Times New Roman" w:cs="Times New Roman"/>
            <w:lang w:val="en-CA"/>
          </w:rPr>
          <w:delText xml:space="preserve"> and </w:delText>
        </w:r>
        <w:r w:rsidR="00431167" w:rsidRPr="00432021" w:rsidDel="00CB1B30">
          <w:rPr>
            <w:rFonts w:ascii="Times New Roman" w:hAnsi="Times New Roman" w:cs="Times New Roman"/>
            <w:lang w:val="en-CA"/>
          </w:rPr>
          <w:delText xml:space="preserve">time of day as temporal predictors of human-coyote conflict </w:delText>
        </w:r>
        <w:r w:rsidR="00431167" w:rsidRPr="00432021" w:rsidDel="00CB1B30">
          <w:rPr>
            <w:rFonts w:ascii="Times New Roman" w:hAnsi="Times New Roman" w:cs="Times New Roman"/>
            <w:noProof/>
            <w:lang w:val="en-CA"/>
          </w:rPr>
          <w:delText>(Morey et al. 2007)</w:delText>
        </w:r>
        <w:r w:rsidR="00431167" w:rsidRPr="00432021" w:rsidDel="00CB1B30">
          <w:rPr>
            <w:rFonts w:ascii="Times New Roman" w:hAnsi="Times New Roman" w:cs="Times New Roman"/>
            <w:lang w:val="en-CA"/>
          </w:rPr>
          <w:delText>. W</w:delText>
        </w:r>
      </w:del>
      <w:r w:rsidR="00431167" w:rsidRPr="00432021">
        <w:rPr>
          <w:rFonts w:ascii="Times New Roman" w:hAnsi="Times New Roman" w:cs="Times New Roman"/>
          <w:lang w:val="en-CA"/>
        </w:rPr>
        <w:t xml:space="preserve">e used a Pearson’s chi-square test of independence to </w:t>
      </w:r>
      <w:del w:id="510" w:author="Colleen Cassady St. Clair [2]" w:date="2021-06-07T11:45:00Z">
        <w:r w:rsidR="00431167" w:rsidRPr="00432021" w:rsidDel="00CB1B30">
          <w:rPr>
            <w:rFonts w:ascii="Times New Roman" w:hAnsi="Times New Roman" w:cs="Times New Roman"/>
            <w:lang w:val="en-CA"/>
          </w:rPr>
          <w:delText>assess correlations</w:delText>
        </w:r>
      </w:del>
      <w:ins w:id="511" w:author="Colleen Cassady St. Clair [2]" w:date="2021-06-07T11:45:00Z">
        <w:r>
          <w:rPr>
            <w:rFonts w:ascii="Times New Roman" w:hAnsi="Times New Roman" w:cs="Times New Roman"/>
            <w:lang w:val="en-CA"/>
          </w:rPr>
          <w:t xml:space="preserve">compare reports </w:t>
        </w:r>
      </w:ins>
      <w:ins w:id="512" w:author="Colleen Cassady St. Clair [2]" w:date="2021-06-07T13:48:00Z">
        <w:r w:rsidR="00712E03">
          <w:rPr>
            <w:rFonts w:ascii="Times New Roman" w:hAnsi="Times New Roman" w:cs="Times New Roman"/>
            <w:lang w:val="en-CA"/>
          </w:rPr>
          <w:t xml:space="preserve">between day and </w:t>
        </w:r>
        <w:proofErr w:type="spellStart"/>
        <w:r w:rsidR="00712E03">
          <w:rPr>
            <w:rFonts w:ascii="Times New Roman" w:hAnsi="Times New Roman" w:cs="Times New Roman"/>
            <w:lang w:val="en-CA"/>
          </w:rPr>
          <w:t>night</w:t>
        </w:r>
      </w:ins>
      <w:del w:id="513" w:author="Colleen Cassady St. Clair [2]" w:date="2021-06-07T11:45:00Z">
        <w:r w:rsidR="00431167" w:rsidRPr="00432021" w:rsidDel="00CB1B30">
          <w:rPr>
            <w:rFonts w:ascii="Times New Roman" w:hAnsi="Times New Roman" w:cs="Times New Roman"/>
            <w:lang w:val="en-CA"/>
          </w:rPr>
          <w:delText xml:space="preserve"> between </w:delText>
        </w:r>
      </w:del>
      <w:del w:id="514" w:author="Colleen Cassady St. Clair [2]" w:date="2021-06-07T13:48:00Z">
        <w:r w:rsidR="00431167" w:rsidRPr="00432021" w:rsidDel="00712E03">
          <w:rPr>
            <w:rFonts w:ascii="Times New Roman" w:hAnsi="Times New Roman" w:cs="Times New Roman"/>
            <w:lang w:val="en-CA"/>
          </w:rPr>
          <w:delText xml:space="preserve">time of day </w:delText>
        </w:r>
      </w:del>
      <w:r w:rsidR="00431167" w:rsidRPr="00432021">
        <w:rPr>
          <w:rFonts w:ascii="Times New Roman" w:hAnsi="Times New Roman" w:cs="Times New Roman"/>
          <w:lang w:val="en-CA"/>
        </w:rPr>
        <w:t>and</w:t>
      </w:r>
      <w:proofErr w:type="spellEnd"/>
      <w:r w:rsidR="00431167" w:rsidRPr="00432021">
        <w:rPr>
          <w:rFonts w:ascii="Times New Roman" w:hAnsi="Times New Roman" w:cs="Times New Roman"/>
          <w:lang w:val="en-CA"/>
        </w:rPr>
        <w:t xml:space="preserve"> biological season</w:t>
      </w:r>
      <w:del w:id="515" w:author="Colleen Cassady St. Clair [2]" w:date="2021-06-07T11:45:00Z">
        <w:r w:rsidR="00431167" w:rsidDel="00CB1B30">
          <w:rPr>
            <w:rFonts w:ascii="Times New Roman" w:hAnsi="Times New Roman" w:cs="Times New Roman"/>
            <w:lang w:val="en-CA"/>
          </w:rPr>
          <w:delText xml:space="preserve">, </w:delText>
        </w:r>
        <w:commentRangeStart w:id="516"/>
        <w:r w:rsidR="00431167" w:rsidDel="00CB1B30">
          <w:rPr>
            <w:rFonts w:ascii="Times New Roman" w:hAnsi="Times New Roman" w:cs="Times New Roman"/>
            <w:lang w:val="en-CA"/>
          </w:rPr>
          <w:delText>and</w:delText>
        </w:r>
      </w:del>
      <w:commentRangeEnd w:id="516"/>
      <w:r>
        <w:rPr>
          <w:rStyle w:val="CommentReference"/>
        </w:rPr>
        <w:commentReference w:id="516"/>
      </w:r>
      <w:del w:id="517" w:author="Colleen Cassady St. Clair [2]" w:date="2021-06-07T11:45:00Z">
        <w:r w:rsidR="00431167" w:rsidDel="00CB1B30">
          <w:rPr>
            <w:rFonts w:ascii="Times New Roman" w:hAnsi="Times New Roman" w:cs="Times New Roman"/>
            <w:lang w:val="en-CA"/>
          </w:rPr>
          <w:delText xml:space="preserve"> we </w:delText>
        </w:r>
        <w:r w:rsidR="00431167" w:rsidRPr="00432021" w:rsidDel="00CB1B30">
          <w:rPr>
            <w:rFonts w:ascii="Times New Roman" w:hAnsi="Times New Roman" w:cs="Times New Roman"/>
            <w:lang w:val="en-CA"/>
          </w:rPr>
          <w:delText>found a strong correlation</w:delText>
        </w:r>
        <w:r w:rsidR="00431167" w:rsidDel="00CB1B30">
          <w:rPr>
            <w:rFonts w:ascii="Times New Roman" w:hAnsi="Times New Roman" w:cs="Times New Roman"/>
            <w:lang w:val="en-CA"/>
          </w:rPr>
          <w:delText xml:space="preserve"> in subsets of</w:delText>
        </w:r>
        <w:r w:rsidR="00431167" w:rsidRPr="00432021" w:rsidDel="00CB1B30">
          <w:rPr>
            <w:rFonts w:ascii="Times New Roman" w:hAnsi="Times New Roman" w:cs="Times New Roman"/>
            <w:lang w:val="en-CA"/>
          </w:rPr>
          <w:delText xml:space="preserve"> reports</w:delText>
        </w:r>
        <w:r w:rsidR="00431167" w:rsidDel="00CB1B30">
          <w:rPr>
            <w:rFonts w:ascii="Times New Roman" w:hAnsi="Times New Roman" w:cs="Times New Roman"/>
            <w:lang w:val="en-CA"/>
          </w:rPr>
          <w:delText xml:space="preserve"> used</w:delText>
        </w:r>
        <w:r w:rsidR="00431167" w:rsidRPr="00432021" w:rsidDel="00CB1B30">
          <w:rPr>
            <w:rFonts w:ascii="Times New Roman" w:hAnsi="Times New Roman" w:cs="Times New Roman"/>
            <w:lang w:val="en-CA"/>
          </w:rPr>
          <w:delText xml:space="preserve"> for analyses of coyote responses (χ</w:delText>
        </w:r>
        <w:r w:rsidR="00431167" w:rsidRPr="00432021" w:rsidDel="00CB1B30">
          <w:rPr>
            <w:rFonts w:ascii="Times New Roman" w:hAnsi="Times New Roman" w:cs="Times New Roman"/>
            <w:vertAlign w:val="subscript"/>
            <w:lang w:val="en-CA"/>
          </w:rPr>
          <w:delText>2</w:delText>
        </w:r>
        <w:r w:rsidR="00431167" w:rsidRPr="00432021" w:rsidDel="00CB1B30">
          <w:rPr>
            <w:rFonts w:ascii="Times New Roman" w:hAnsi="Times New Roman" w:cs="Times New Roman"/>
            <w:vertAlign w:val="superscript"/>
            <w:lang w:val="en-CA"/>
          </w:rPr>
          <w:delText>2</w:delText>
        </w:r>
        <w:r w:rsidR="00431167" w:rsidRPr="00432021" w:rsidDel="00CB1B30">
          <w:rPr>
            <w:rFonts w:ascii="Times New Roman" w:hAnsi="Times New Roman" w:cs="Times New Roman"/>
            <w:lang w:val="en-CA"/>
          </w:rPr>
          <w:delText xml:space="preserve"> = 137, </w:delText>
        </w:r>
        <w:r w:rsidR="00431167" w:rsidRPr="00432021" w:rsidDel="00CB1B30">
          <w:rPr>
            <w:rFonts w:ascii="Times New Roman" w:hAnsi="Times New Roman" w:cs="Times New Roman"/>
            <w:i/>
            <w:iCs/>
            <w:lang w:val="en-CA"/>
          </w:rPr>
          <w:delText xml:space="preserve">P </w:delText>
        </w:r>
        <w:r w:rsidR="00431167" w:rsidRPr="00432021" w:rsidDel="00CB1B30">
          <w:rPr>
            <w:rFonts w:ascii="Times New Roman" w:hAnsi="Times New Roman" w:cs="Times New Roman"/>
            <w:lang w:val="en-CA"/>
          </w:rPr>
          <w:delText>&lt; 0.001) and human perceptions (χ</w:delText>
        </w:r>
        <w:r w:rsidR="00431167" w:rsidRPr="00432021" w:rsidDel="00CB1B30">
          <w:rPr>
            <w:rFonts w:ascii="Times New Roman" w:hAnsi="Times New Roman" w:cs="Times New Roman"/>
            <w:vertAlign w:val="subscript"/>
            <w:lang w:val="en-CA"/>
          </w:rPr>
          <w:delText>2</w:delText>
        </w:r>
        <w:r w:rsidR="00431167" w:rsidRPr="00432021" w:rsidDel="00CB1B30">
          <w:rPr>
            <w:rFonts w:ascii="Times New Roman" w:hAnsi="Times New Roman" w:cs="Times New Roman"/>
            <w:vertAlign w:val="superscript"/>
            <w:lang w:val="en-CA"/>
          </w:rPr>
          <w:delText>2</w:delText>
        </w:r>
        <w:r w:rsidR="00431167" w:rsidRPr="00432021" w:rsidDel="00CB1B30">
          <w:rPr>
            <w:rFonts w:ascii="Times New Roman" w:hAnsi="Times New Roman" w:cs="Times New Roman"/>
            <w:lang w:val="en-CA"/>
          </w:rPr>
          <w:delText xml:space="preserve"> = 39.5, </w:delText>
        </w:r>
        <w:r w:rsidR="00431167" w:rsidRPr="00432021" w:rsidDel="00CB1B30">
          <w:rPr>
            <w:rFonts w:ascii="Times New Roman" w:hAnsi="Times New Roman" w:cs="Times New Roman"/>
            <w:i/>
            <w:iCs/>
            <w:lang w:val="en-CA"/>
          </w:rPr>
          <w:delText>P</w:delText>
        </w:r>
        <w:r w:rsidR="00431167" w:rsidRPr="00432021" w:rsidDel="00CB1B30">
          <w:rPr>
            <w:rFonts w:ascii="Times New Roman" w:hAnsi="Times New Roman" w:cs="Times New Roman"/>
            <w:lang w:val="en-CA"/>
          </w:rPr>
          <w:delText xml:space="preserve"> &lt; 0.001). </w:delText>
        </w:r>
      </w:del>
      <w:del w:id="518" w:author="Colleen Cassady St. Clair [2]" w:date="2021-06-07T11:52:00Z">
        <w:r w:rsidR="00431167" w:rsidRPr="00432021" w:rsidDel="00C553C7">
          <w:rPr>
            <w:rFonts w:ascii="Times New Roman" w:hAnsi="Times New Roman" w:cs="Times New Roman"/>
            <w:lang w:val="en-CA"/>
          </w:rPr>
          <w:delText>We constructed ordinal regression models for each temporal predictor of coyote responses and human perceptions separately</w:delText>
        </w:r>
      </w:del>
      <w:del w:id="519" w:author="Colleen Cassady St. Clair [2]" w:date="2021-06-07T11:46:00Z">
        <w:r w:rsidR="00431167" w:rsidRPr="00432021" w:rsidDel="00CB1B30">
          <w:rPr>
            <w:rFonts w:ascii="Times New Roman" w:hAnsi="Times New Roman" w:cs="Times New Roman"/>
            <w:lang w:val="en-CA"/>
          </w:rPr>
          <w:delText xml:space="preserve">, </w:delText>
        </w:r>
        <w:commentRangeStart w:id="520"/>
        <w:r w:rsidR="00431167" w:rsidRPr="00432021" w:rsidDel="00CB1B30">
          <w:rPr>
            <w:rFonts w:ascii="Times New Roman" w:hAnsi="Times New Roman" w:cs="Times New Roman"/>
            <w:lang w:val="en-CA"/>
          </w:rPr>
          <w:delText>and</w:delText>
        </w:r>
      </w:del>
      <w:commentRangeEnd w:id="520"/>
      <w:r>
        <w:rPr>
          <w:rStyle w:val="CommentReference"/>
        </w:rPr>
        <w:commentReference w:id="520"/>
      </w:r>
      <w:del w:id="521" w:author="Colleen Cassady St. Clair [2]" w:date="2021-06-07T11:46:00Z">
        <w:r w:rsidR="00431167" w:rsidRPr="00432021" w:rsidDel="00CB1B30">
          <w:rPr>
            <w:rFonts w:ascii="Times New Roman" w:hAnsi="Times New Roman" w:cs="Times New Roman"/>
            <w:lang w:val="en-CA"/>
          </w:rPr>
          <w:delText xml:space="preserve"> evaluated significance </w:delText>
        </w:r>
        <w:r w:rsidR="00431167" w:rsidDel="00CB1B30">
          <w:rPr>
            <w:rFonts w:ascii="Times New Roman" w:hAnsi="Times New Roman" w:cs="Times New Roman"/>
            <w:lang w:val="en-CA"/>
          </w:rPr>
          <w:delText xml:space="preserve">conservatively, again, because we did not account for spatial autocorrelation, </w:delText>
        </w:r>
        <w:r w:rsidR="00431167" w:rsidRPr="00432021" w:rsidDel="00CB1B30">
          <w:rPr>
            <w:rFonts w:ascii="Times New Roman" w:hAnsi="Times New Roman" w:cs="Times New Roman"/>
            <w:lang w:val="en-CA"/>
          </w:rPr>
          <w:delText>based on the degree overlap of 99% confidence intervals</w:delText>
        </w:r>
      </w:del>
      <w:r w:rsidR="00431167" w:rsidRPr="00432021">
        <w:rPr>
          <w:rFonts w:ascii="Times New Roman" w:hAnsi="Times New Roman" w:cs="Times New Roman"/>
          <w:lang w:val="en-CA"/>
        </w:rPr>
        <w:t xml:space="preserve">. </w:t>
      </w:r>
    </w:p>
    <w:p w14:paraId="744D98AE" w14:textId="51CDC31B" w:rsidR="00431167" w:rsidRDefault="00C553C7" w:rsidP="00315B74">
      <w:pPr>
        <w:spacing w:line="480" w:lineRule="auto"/>
        <w:ind w:firstLine="720"/>
        <w:rPr>
          <w:rFonts w:ascii="Times New Roman" w:hAnsi="Times New Roman" w:cs="Times New Roman"/>
          <w:lang w:val="en-CA"/>
        </w:rPr>
      </w:pPr>
      <w:commentRangeStart w:id="522"/>
      <w:ins w:id="523" w:author="Colleen Cassady St. Clair [2]" w:date="2021-06-07T11:52:00Z">
        <w:r>
          <w:rPr>
            <w:rFonts w:ascii="Times New Roman" w:hAnsi="Times New Roman" w:cs="Times New Roman"/>
            <w:lang w:val="en-CA"/>
          </w:rPr>
          <w:t>We</w:t>
        </w:r>
      </w:ins>
      <w:commentRangeEnd w:id="522"/>
      <w:ins w:id="524" w:author="Colleen Cassady St. Clair [2]" w:date="2021-06-07T13:52:00Z">
        <w:r w:rsidR="00712E03">
          <w:rPr>
            <w:rStyle w:val="CommentReference"/>
          </w:rPr>
          <w:commentReference w:id="522"/>
        </w:r>
      </w:ins>
      <w:ins w:id="525" w:author="Colleen Cassady St. Clair [2]" w:date="2021-06-07T11:52:00Z">
        <w:r>
          <w:rPr>
            <w:rFonts w:ascii="Times New Roman" w:hAnsi="Times New Roman" w:cs="Times New Roman"/>
            <w:lang w:val="en-CA"/>
          </w:rPr>
          <w:t xml:space="preserve"> </w:t>
        </w:r>
      </w:ins>
      <w:ins w:id="526" w:author="Colleen Cassady St. Clair [2]" w:date="2021-06-07T13:49:00Z">
        <w:r w:rsidR="00712E03">
          <w:rPr>
            <w:rFonts w:ascii="Times New Roman" w:hAnsi="Times New Roman" w:cs="Times New Roman"/>
            <w:lang w:val="en-CA"/>
          </w:rPr>
          <w:t xml:space="preserve">further </w:t>
        </w:r>
      </w:ins>
      <w:ins w:id="527" w:author="Colleen Cassady St. Clair [2]" w:date="2021-06-07T11:52:00Z">
        <w:r>
          <w:rPr>
            <w:rFonts w:ascii="Times New Roman" w:hAnsi="Times New Roman" w:cs="Times New Roman"/>
            <w:lang w:val="en-CA"/>
          </w:rPr>
          <w:t xml:space="preserve">explored </w:t>
        </w:r>
      </w:ins>
      <w:ins w:id="528" w:author="Colleen Cassady St. Clair [2]" w:date="2021-06-07T11:53:00Z">
        <w:r>
          <w:rPr>
            <w:rFonts w:ascii="Times New Roman" w:hAnsi="Times New Roman" w:cs="Times New Roman"/>
            <w:lang w:val="en-CA"/>
          </w:rPr>
          <w:t>temporal</w:t>
        </w:r>
      </w:ins>
      <w:ins w:id="529" w:author="Colleen Cassady St. Clair [2]" w:date="2021-06-07T11:52:00Z">
        <w:r>
          <w:rPr>
            <w:rFonts w:ascii="Times New Roman" w:hAnsi="Times New Roman" w:cs="Times New Roman"/>
            <w:lang w:val="en-CA"/>
          </w:rPr>
          <w:t xml:space="preserve"> </w:t>
        </w:r>
      </w:ins>
      <w:ins w:id="530" w:author="Colleen Cassady St. Clair [2]" w:date="2021-06-07T11:53:00Z">
        <w:r>
          <w:rPr>
            <w:rFonts w:ascii="Times New Roman" w:hAnsi="Times New Roman" w:cs="Times New Roman"/>
            <w:lang w:val="en-CA"/>
          </w:rPr>
          <w:t xml:space="preserve">changes in </w:t>
        </w:r>
      </w:ins>
      <w:ins w:id="531" w:author="Colleen Cassady St. Clair [2]" w:date="2021-06-07T13:49:00Z">
        <w:r w:rsidR="00712E03">
          <w:rPr>
            <w:rFonts w:ascii="Times New Roman" w:hAnsi="Times New Roman" w:cs="Times New Roman"/>
            <w:lang w:val="en-CA"/>
          </w:rPr>
          <w:t xml:space="preserve">both </w:t>
        </w:r>
      </w:ins>
      <w:ins w:id="532" w:author="Colleen Cassady St. Clair [2]" w:date="2021-06-07T11:53:00Z">
        <w:r>
          <w:rPr>
            <w:rFonts w:ascii="Times New Roman" w:hAnsi="Times New Roman" w:cs="Times New Roman"/>
            <w:lang w:val="en-CA"/>
          </w:rPr>
          <w:t xml:space="preserve">coyote responses </w:t>
        </w:r>
      </w:ins>
      <w:ins w:id="533" w:author="Colleen Cassady St. Clair [2]" w:date="2021-06-07T13:49:00Z">
        <w:r w:rsidR="00712E03">
          <w:rPr>
            <w:rFonts w:ascii="Times New Roman" w:hAnsi="Times New Roman" w:cs="Times New Roman"/>
            <w:lang w:val="en-CA"/>
          </w:rPr>
          <w:t xml:space="preserve">and human perceptions by </w:t>
        </w:r>
        <w:commentRangeStart w:id="534"/>
        <w:r w:rsidR="00712E03">
          <w:rPr>
            <w:rFonts w:ascii="Times New Roman" w:hAnsi="Times New Roman" w:cs="Times New Roman"/>
            <w:lang w:val="en-CA"/>
          </w:rPr>
          <w:t>defining</w:t>
        </w:r>
      </w:ins>
      <w:commentRangeEnd w:id="534"/>
      <w:ins w:id="535" w:author="Colleen Cassady St. Clair [2]" w:date="2021-06-07T13:50:00Z">
        <w:r w:rsidR="00712E03">
          <w:rPr>
            <w:rStyle w:val="CommentReference"/>
          </w:rPr>
          <w:commentReference w:id="534"/>
        </w:r>
      </w:ins>
      <w:ins w:id="536" w:author="Colleen Cassady St. Clair [2]" w:date="2021-06-07T13:49:00Z">
        <w:r w:rsidR="00712E03">
          <w:rPr>
            <w:rFonts w:ascii="Times New Roman" w:hAnsi="Times New Roman" w:cs="Times New Roman"/>
            <w:lang w:val="en-CA"/>
          </w:rPr>
          <w:t xml:space="preserve"> circumstances associated with human-coyote conflict as</w:t>
        </w:r>
      </w:ins>
      <w:ins w:id="537" w:author="Colleen Cassady St. Clair [2]" w:date="2021-06-07T13:50:00Z">
        <w:r w:rsidR="00712E03">
          <w:rPr>
            <w:rFonts w:ascii="Times New Roman" w:hAnsi="Times New Roman" w:cs="Times New Roman"/>
            <w:lang w:val="en-CA"/>
          </w:rPr>
          <w:t xml:space="preserve"> OSV ≥</w:t>
        </w:r>
        <w:r w:rsidR="00712E03" w:rsidRPr="00432021">
          <w:rPr>
            <w:rFonts w:ascii="Times New Roman" w:hAnsi="Times New Roman" w:cs="Times New Roman"/>
            <w:lang w:val="en-CA"/>
          </w:rPr>
          <w:t xml:space="preserve"> </w:t>
        </w:r>
        <w:r w:rsidR="00712E03">
          <w:rPr>
            <w:rFonts w:ascii="Times New Roman" w:hAnsi="Times New Roman" w:cs="Times New Roman"/>
            <w:lang w:val="en-CA"/>
          </w:rPr>
          <w:t xml:space="preserve">6 for coyote response and negative perception (OSV = 3).  </w:t>
        </w:r>
      </w:ins>
      <w:ins w:id="538" w:author="Colleen Cassady St. Clair [2]" w:date="2021-06-07T13:51:00Z">
        <w:r w:rsidR="00712E03">
          <w:rPr>
            <w:rFonts w:ascii="Times New Roman" w:hAnsi="Times New Roman" w:cs="Times New Roman"/>
            <w:lang w:val="en-CA"/>
          </w:rPr>
          <w:t>Then we</w:t>
        </w:r>
      </w:ins>
      <w:ins w:id="539" w:author="Colleen Cassady St. Clair [2]" w:date="2021-06-07T11:53:00Z">
        <w:r w:rsidR="00712E03">
          <w:rPr>
            <w:rFonts w:ascii="Times New Roman" w:hAnsi="Times New Roman" w:cs="Times New Roman"/>
            <w:lang w:val="en-CA"/>
          </w:rPr>
          <w:t xml:space="preserve"> calculated</w:t>
        </w:r>
        <w:r>
          <w:rPr>
            <w:rFonts w:ascii="Times New Roman" w:hAnsi="Times New Roman" w:cs="Times New Roman"/>
            <w:lang w:val="en-CA"/>
          </w:rPr>
          <w:t xml:space="preserve"> the percentage of </w:t>
        </w:r>
      </w:ins>
      <w:ins w:id="540" w:author="Colleen Cassady St. Clair [2]" w:date="2021-06-07T13:51:00Z">
        <w:r w:rsidR="00712E03">
          <w:rPr>
            <w:rFonts w:ascii="Times New Roman" w:hAnsi="Times New Roman" w:cs="Times New Roman"/>
            <w:lang w:val="en-CA"/>
          </w:rPr>
          <w:t xml:space="preserve">conflict </w:t>
        </w:r>
      </w:ins>
      <w:ins w:id="541" w:author="Colleen Cassady St. Clair [2]" w:date="2021-06-07T11:53:00Z">
        <w:r>
          <w:rPr>
            <w:rFonts w:ascii="Times New Roman" w:hAnsi="Times New Roman" w:cs="Times New Roman"/>
            <w:lang w:val="en-CA"/>
          </w:rPr>
          <w:t xml:space="preserve">reports </w:t>
        </w:r>
      </w:ins>
      <w:ins w:id="542" w:author="Colleen Cassady St. Clair [2]" w:date="2021-06-07T13:51:00Z">
        <w:r w:rsidR="00712E03">
          <w:rPr>
            <w:rFonts w:ascii="Times New Roman" w:hAnsi="Times New Roman" w:cs="Times New Roman"/>
            <w:lang w:val="en-CA"/>
          </w:rPr>
          <w:t>among seasons with</w:t>
        </w:r>
      </w:ins>
      <w:ins w:id="543" w:author="Colleen Cassady St. Clair [2]" w:date="2021-06-07T11:54:00Z">
        <w:r>
          <w:rPr>
            <w:rFonts w:ascii="Times New Roman" w:hAnsi="Times New Roman" w:cs="Times New Roman"/>
            <w:lang w:val="en-CA"/>
          </w:rPr>
          <w:t xml:space="preserve"> ordinal regression</w:t>
        </w:r>
      </w:ins>
      <w:ins w:id="544" w:author="Colleen Cassady St. Clair [2]" w:date="2021-06-07T13:52:00Z">
        <w:r w:rsidR="00712E03">
          <w:rPr>
            <w:rFonts w:ascii="Times New Roman" w:hAnsi="Times New Roman" w:cs="Times New Roman"/>
            <w:lang w:val="en-CA"/>
          </w:rPr>
          <w:t xml:space="preserve"> and among years with Poisson regression</w:t>
        </w:r>
      </w:ins>
      <w:ins w:id="545" w:author="Colleen Cassady St. Clair [2]" w:date="2021-06-07T11:54:00Z">
        <w:r>
          <w:rPr>
            <w:rFonts w:ascii="Times New Roman" w:hAnsi="Times New Roman" w:cs="Times New Roman"/>
            <w:lang w:val="en-CA"/>
          </w:rPr>
          <w:t xml:space="preserve">. </w:t>
        </w:r>
      </w:ins>
      <w:del w:id="546" w:author="Colleen Cassady St. Clair [2]" w:date="2021-06-07T11:55:00Z">
        <w:r w:rsidR="00431167" w:rsidRPr="00432021" w:rsidDel="00C553C7">
          <w:rPr>
            <w:rFonts w:ascii="Times New Roman" w:hAnsi="Times New Roman" w:cs="Times New Roman"/>
            <w:lang w:val="en-CA"/>
          </w:rPr>
          <w:delText>To</w:delText>
        </w:r>
        <w:r w:rsidR="00431167" w:rsidDel="00C553C7">
          <w:rPr>
            <w:rFonts w:ascii="Times New Roman" w:hAnsi="Times New Roman" w:cs="Times New Roman"/>
            <w:lang w:val="en-CA"/>
          </w:rPr>
          <w:delText xml:space="preserve"> </w:delText>
        </w:r>
      </w:del>
      <w:del w:id="547" w:author="Colleen Cassady St. Clair [2]" w:date="2021-06-07T11:47:00Z">
        <w:r w:rsidR="00431167" w:rsidDel="00CB1B30">
          <w:rPr>
            <w:rFonts w:ascii="Times New Roman" w:hAnsi="Times New Roman" w:cs="Times New Roman"/>
            <w:lang w:val="en-CA"/>
          </w:rPr>
          <w:delText>further</w:delText>
        </w:r>
        <w:r w:rsidR="00431167" w:rsidRPr="00432021" w:rsidDel="00CB1B30">
          <w:rPr>
            <w:rFonts w:ascii="Times New Roman" w:hAnsi="Times New Roman" w:cs="Times New Roman"/>
            <w:lang w:val="en-CA"/>
          </w:rPr>
          <w:delText xml:space="preserve"> </w:delText>
        </w:r>
      </w:del>
      <w:del w:id="548" w:author="Colleen Cassady St. Clair [2]" w:date="2021-06-07T11:55:00Z">
        <w:r w:rsidR="00431167" w:rsidRPr="00432021" w:rsidDel="00C553C7">
          <w:rPr>
            <w:rFonts w:ascii="Times New Roman" w:hAnsi="Times New Roman" w:cs="Times New Roman"/>
            <w:lang w:val="en-CA"/>
          </w:rPr>
          <w:delText xml:space="preserve">describe </w:delText>
        </w:r>
        <w:r w:rsidR="00431167" w:rsidDel="00C553C7">
          <w:rPr>
            <w:rFonts w:ascii="Times New Roman" w:hAnsi="Times New Roman" w:cs="Times New Roman"/>
            <w:lang w:val="en-CA"/>
          </w:rPr>
          <w:delText>monthly</w:delText>
        </w:r>
        <w:r w:rsidR="00431167" w:rsidRPr="00432021" w:rsidDel="00C553C7">
          <w:rPr>
            <w:rFonts w:ascii="Times New Roman" w:hAnsi="Times New Roman" w:cs="Times New Roman"/>
            <w:lang w:val="en-CA"/>
          </w:rPr>
          <w:delText xml:space="preserve"> trends in</w:delText>
        </w:r>
        <w:r w:rsidR="00431167" w:rsidDel="00C553C7">
          <w:rPr>
            <w:rFonts w:ascii="Times New Roman" w:hAnsi="Times New Roman" w:cs="Times New Roman"/>
            <w:lang w:val="en-CA"/>
          </w:rPr>
          <w:delText xml:space="preserve"> human-coyote interactions</w:delText>
        </w:r>
        <w:r w:rsidR="00431167" w:rsidRPr="00432021" w:rsidDel="00C553C7">
          <w:rPr>
            <w:rFonts w:ascii="Times New Roman" w:hAnsi="Times New Roman" w:cs="Times New Roman"/>
            <w:lang w:val="en-CA"/>
          </w:rPr>
          <w:delText>, we</w:delText>
        </w:r>
        <w:r w:rsidR="00431167" w:rsidDel="00C553C7">
          <w:rPr>
            <w:rFonts w:ascii="Times New Roman" w:hAnsi="Times New Roman" w:cs="Times New Roman"/>
            <w:lang w:val="en-CA"/>
          </w:rPr>
          <w:delText xml:space="preserve"> </w:delText>
        </w:r>
        <w:r w:rsidR="00431167" w:rsidRPr="00432021" w:rsidDel="00C553C7">
          <w:rPr>
            <w:rFonts w:ascii="Times New Roman" w:hAnsi="Times New Roman" w:cs="Times New Roman"/>
            <w:lang w:val="en-CA"/>
          </w:rPr>
          <w:delText>calculated the percentage of reports</w:delText>
        </w:r>
        <w:r w:rsidR="00431167" w:rsidDel="00C553C7">
          <w:rPr>
            <w:rFonts w:ascii="Times New Roman" w:hAnsi="Times New Roman" w:cs="Times New Roman"/>
            <w:lang w:val="en-CA"/>
          </w:rPr>
          <w:delText xml:space="preserve"> that</w:delText>
        </w:r>
        <w:r w:rsidR="00431167" w:rsidRPr="00432021" w:rsidDel="00C553C7">
          <w:rPr>
            <w:rFonts w:ascii="Times New Roman" w:hAnsi="Times New Roman" w:cs="Times New Roman"/>
            <w:lang w:val="en-CA"/>
          </w:rPr>
          <w:delText xml:space="preserve"> </w:delText>
        </w:r>
        <w:r w:rsidR="00431167" w:rsidDel="00C553C7">
          <w:rPr>
            <w:rFonts w:ascii="Times New Roman" w:hAnsi="Times New Roman" w:cs="Times New Roman"/>
            <w:lang w:val="en-CA"/>
          </w:rPr>
          <w:delText xml:space="preserve">indicated conflict in monthly (sum of months in all years) intervals. For coyote response to humans, we calculated the percentage of reports </w:delText>
        </w:r>
        <w:r w:rsidR="00431167" w:rsidRPr="00432021" w:rsidDel="00C553C7">
          <w:rPr>
            <w:rFonts w:ascii="Times New Roman" w:hAnsi="Times New Roman" w:cs="Times New Roman"/>
            <w:lang w:val="en-CA"/>
          </w:rPr>
          <w:delText xml:space="preserve">that expressed </w:delText>
        </w:r>
        <w:r w:rsidR="00431167" w:rsidDel="00C553C7">
          <w:rPr>
            <w:rFonts w:ascii="Times New Roman" w:hAnsi="Times New Roman" w:cs="Times New Roman"/>
            <w:lang w:val="en-CA"/>
          </w:rPr>
          <w:delText>a bold or aggressive coyote behaviour (</w:delText>
        </w:r>
      </w:del>
      <w:del w:id="549" w:author="Colleen Cassady St. Clair [2]" w:date="2021-06-07T11:54:00Z">
        <w:r w:rsidR="00431167" w:rsidDel="00C553C7">
          <w:rPr>
            <w:rFonts w:ascii="Times New Roman" w:hAnsi="Times New Roman" w:cs="Times New Roman"/>
            <w:lang w:val="en-CA"/>
          </w:rPr>
          <w:delText>OSV ≥</w:delText>
        </w:r>
        <w:r w:rsidR="00431167" w:rsidRPr="00432021" w:rsidDel="00C553C7">
          <w:rPr>
            <w:rFonts w:ascii="Times New Roman" w:hAnsi="Times New Roman" w:cs="Times New Roman"/>
            <w:lang w:val="en-CA"/>
          </w:rPr>
          <w:delText xml:space="preserve"> </w:delText>
        </w:r>
        <w:r w:rsidR="00431167" w:rsidDel="00C553C7">
          <w:rPr>
            <w:rFonts w:ascii="Times New Roman" w:hAnsi="Times New Roman" w:cs="Times New Roman"/>
            <w:lang w:val="en-CA"/>
          </w:rPr>
          <w:delText>6</w:delText>
        </w:r>
      </w:del>
      <w:del w:id="550" w:author="Colleen Cassady St. Clair [2]" w:date="2021-06-07T11:55:00Z">
        <w:r w:rsidR="00431167" w:rsidDel="00C553C7">
          <w:rPr>
            <w:rFonts w:ascii="Times New Roman" w:hAnsi="Times New Roman" w:cs="Times New Roman"/>
            <w:lang w:val="en-CA"/>
          </w:rPr>
          <w:delText xml:space="preserve">), and for </w:delText>
        </w:r>
      </w:del>
      <w:del w:id="551" w:author="Colleen Cassady St. Clair [2]" w:date="2021-06-07T11:56:00Z">
        <w:r w:rsidR="00431167" w:rsidDel="00C553C7">
          <w:rPr>
            <w:rFonts w:ascii="Times New Roman" w:hAnsi="Times New Roman" w:cs="Times New Roman"/>
            <w:lang w:val="en-CA"/>
          </w:rPr>
          <w:delText xml:space="preserve">human perceptions we determined the percentage of reports with a </w:delText>
        </w:r>
        <w:r w:rsidR="00431167" w:rsidRPr="00432021" w:rsidDel="00C553C7">
          <w:rPr>
            <w:rFonts w:ascii="Times New Roman" w:hAnsi="Times New Roman" w:cs="Times New Roman"/>
            <w:lang w:val="en-CA"/>
          </w:rPr>
          <w:delText>negative perception of coyotes</w:delText>
        </w:r>
        <w:r w:rsidR="00431167" w:rsidDel="00C553C7">
          <w:rPr>
            <w:rFonts w:ascii="Times New Roman" w:hAnsi="Times New Roman" w:cs="Times New Roman"/>
            <w:lang w:val="en-CA"/>
          </w:rPr>
          <w:delText xml:space="preserve">. </w:delText>
        </w:r>
      </w:del>
    </w:p>
    <w:p w14:paraId="5FE73336" w14:textId="15F5D631" w:rsidR="00431167" w:rsidRPr="00432021" w:rsidRDefault="00431167" w:rsidP="00315B74">
      <w:pPr>
        <w:spacing w:line="480" w:lineRule="auto"/>
        <w:ind w:firstLine="720"/>
        <w:rPr>
          <w:rFonts w:ascii="Times New Roman" w:hAnsi="Times New Roman" w:cs="Times New Roman"/>
          <w:lang w:val="en-CA"/>
        </w:rPr>
      </w:pPr>
      <w:del w:id="552" w:author="Colleen Cassady St. Clair [2]" w:date="2021-06-07T11:59:00Z">
        <w:r w:rsidDel="00C553C7">
          <w:rPr>
            <w:rFonts w:ascii="Times New Roman" w:hAnsi="Times New Roman" w:cs="Times New Roman"/>
            <w:lang w:val="en-CA"/>
          </w:rPr>
          <w:delText>We assessed the significance of</w:delText>
        </w:r>
        <w:r w:rsidRPr="00432021" w:rsidDel="00C553C7">
          <w:rPr>
            <w:rFonts w:ascii="Times New Roman" w:hAnsi="Times New Roman" w:cs="Times New Roman"/>
            <w:lang w:val="en-CA"/>
          </w:rPr>
          <w:delText xml:space="preserve"> inter-annual changes</w:delText>
        </w:r>
        <w:r w:rsidDel="00C553C7">
          <w:rPr>
            <w:rFonts w:ascii="Times New Roman" w:hAnsi="Times New Roman" w:cs="Times New Roman"/>
            <w:lang w:val="en-CA"/>
          </w:rPr>
          <w:delText xml:space="preserve"> by</w:delText>
        </w:r>
        <w:r w:rsidRPr="00432021" w:rsidDel="00C553C7">
          <w:rPr>
            <w:rFonts w:ascii="Times New Roman" w:hAnsi="Times New Roman" w:cs="Times New Roman"/>
            <w:lang w:val="en-CA"/>
          </w:rPr>
          <w:delText xml:space="preserve"> construct</w:delText>
        </w:r>
        <w:r w:rsidDel="00C553C7">
          <w:rPr>
            <w:rFonts w:ascii="Times New Roman" w:hAnsi="Times New Roman" w:cs="Times New Roman"/>
            <w:lang w:val="en-CA"/>
          </w:rPr>
          <w:delText>ing</w:delText>
        </w:r>
        <w:r w:rsidRPr="00432021" w:rsidDel="00C553C7">
          <w:rPr>
            <w:rFonts w:ascii="Times New Roman" w:hAnsi="Times New Roman" w:cs="Times New Roman"/>
            <w:lang w:val="en-CA"/>
          </w:rPr>
          <w:delText xml:space="preserve"> </w:delText>
        </w:r>
        <w:r w:rsidDel="00C553C7">
          <w:rPr>
            <w:rFonts w:ascii="Times New Roman" w:hAnsi="Times New Roman" w:cs="Times New Roman"/>
            <w:lang w:val="en-CA"/>
          </w:rPr>
          <w:delText xml:space="preserve">regression </w:delText>
        </w:r>
        <w:r w:rsidRPr="00432021" w:rsidDel="00C553C7">
          <w:rPr>
            <w:rFonts w:ascii="Times New Roman" w:hAnsi="Times New Roman" w:cs="Times New Roman"/>
            <w:lang w:val="en-CA"/>
          </w:rPr>
          <w:delText xml:space="preserve">models with the </w:delText>
        </w:r>
        <w:r w:rsidDel="00C553C7">
          <w:rPr>
            <w:rFonts w:ascii="Times New Roman" w:hAnsi="Times New Roman" w:cs="Times New Roman"/>
            <w:lang w:val="en-CA"/>
          </w:rPr>
          <w:delText>number</w:delText>
        </w:r>
        <w:r w:rsidRPr="00432021" w:rsidDel="00C553C7">
          <w:rPr>
            <w:rFonts w:ascii="Times New Roman" w:hAnsi="Times New Roman" w:cs="Times New Roman"/>
            <w:lang w:val="en-CA"/>
          </w:rPr>
          <w:delText xml:space="preserve"> of </w:delText>
        </w:r>
        <w:r w:rsidDel="00C553C7">
          <w:rPr>
            <w:rFonts w:ascii="Times New Roman" w:hAnsi="Times New Roman" w:cs="Times New Roman"/>
            <w:lang w:val="en-CA"/>
          </w:rPr>
          <w:delText xml:space="preserve">annual </w:delText>
        </w:r>
        <w:r w:rsidRPr="00432021" w:rsidDel="00C553C7">
          <w:rPr>
            <w:rFonts w:ascii="Times New Roman" w:hAnsi="Times New Roman" w:cs="Times New Roman"/>
            <w:lang w:val="en-CA"/>
          </w:rPr>
          <w:delText>reports</w:delText>
        </w:r>
        <w:r w:rsidDel="00C553C7">
          <w:rPr>
            <w:rFonts w:ascii="Times New Roman" w:hAnsi="Times New Roman" w:cs="Times New Roman"/>
            <w:lang w:val="en-CA"/>
          </w:rPr>
          <w:delText xml:space="preserve"> </w:delText>
        </w:r>
        <w:r w:rsidRPr="00432021" w:rsidDel="00C553C7">
          <w:rPr>
            <w:rFonts w:ascii="Times New Roman" w:hAnsi="Times New Roman" w:cs="Times New Roman"/>
            <w:lang w:val="en-CA"/>
          </w:rPr>
          <w:delText xml:space="preserve">expressing a </w:delText>
        </w:r>
        <w:r w:rsidDel="00C553C7">
          <w:rPr>
            <w:rFonts w:ascii="Times New Roman" w:hAnsi="Times New Roman" w:cs="Times New Roman"/>
            <w:lang w:val="en-CA"/>
          </w:rPr>
          <w:delText>bold or aggressive coyote behaviour (</w:delText>
        </w:r>
        <w:r w:rsidRPr="00BC5135" w:rsidDel="00C553C7">
          <w:rPr>
            <w:rFonts w:ascii="Times New Roman" w:hAnsi="Times New Roman" w:cs="Times New Roman"/>
            <w:lang w:val="en-CA"/>
          </w:rPr>
          <w:delText>OSV ≥ 6)</w:delText>
        </w:r>
        <w:r w:rsidDel="00C553C7">
          <w:rPr>
            <w:rFonts w:ascii="Times New Roman" w:hAnsi="Times New Roman" w:cs="Times New Roman"/>
            <w:sz w:val="28"/>
            <w:szCs w:val="28"/>
            <w:lang w:val="en-CA"/>
          </w:rPr>
          <w:delText xml:space="preserve"> </w:delText>
        </w:r>
        <w:r w:rsidDel="00C553C7">
          <w:rPr>
            <w:rFonts w:ascii="Times New Roman" w:hAnsi="Times New Roman" w:cs="Times New Roman"/>
            <w:lang w:val="en-CA"/>
          </w:rPr>
          <w:delText xml:space="preserve">or a </w:delText>
        </w:r>
        <w:r w:rsidRPr="00432021" w:rsidDel="00C553C7">
          <w:rPr>
            <w:rFonts w:ascii="Times New Roman" w:hAnsi="Times New Roman" w:cs="Times New Roman"/>
            <w:lang w:val="en-CA"/>
          </w:rPr>
          <w:delText>negative perception of coyotes</w:delText>
        </w:r>
        <w:r w:rsidDel="00C553C7">
          <w:rPr>
            <w:rFonts w:ascii="Times New Roman" w:hAnsi="Times New Roman" w:cs="Times New Roman"/>
            <w:lang w:val="en-CA"/>
          </w:rPr>
          <w:delText xml:space="preserve"> </w:delText>
        </w:r>
      </w:del>
      <w:del w:id="553" w:author="Colleen Cassady St. Clair [2]" w:date="2021-06-07T11:57:00Z">
        <w:r w:rsidDel="00C553C7">
          <w:rPr>
            <w:rFonts w:ascii="Times New Roman" w:hAnsi="Times New Roman" w:cs="Times New Roman"/>
            <w:lang w:val="en-CA"/>
          </w:rPr>
          <w:delText xml:space="preserve">(OSV = 3) </w:delText>
        </w:r>
      </w:del>
      <w:del w:id="554" w:author="Colleen Cassady St. Clair [2]" w:date="2021-06-07T11:59:00Z">
        <w:r w:rsidRPr="00432021" w:rsidDel="00C553C7">
          <w:rPr>
            <w:rFonts w:ascii="Times New Roman" w:hAnsi="Times New Roman" w:cs="Times New Roman"/>
            <w:lang w:val="en-CA"/>
          </w:rPr>
          <w:delText>over time.</w:delText>
        </w:r>
        <w:r w:rsidDel="00C553C7">
          <w:rPr>
            <w:rFonts w:ascii="Times New Roman" w:hAnsi="Times New Roman" w:cs="Times New Roman"/>
            <w:lang w:val="en-CA"/>
          </w:rPr>
          <w:delText xml:space="preserve"> W</w:delText>
        </w:r>
      </w:del>
      <w:r>
        <w:rPr>
          <w:rFonts w:ascii="Times New Roman" w:hAnsi="Times New Roman" w:cs="Times New Roman"/>
          <w:lang w:val="en-CA"/>
        </w:rPr>
        <w:t xml:space="preserve">e included </w:t>
      </w:r>
      <w:ins w:id="555" w:author="Colleen Cassady St. Clair [2]" w:date="2021-06-07T11:59:00Z">
        <w:r w:rsidR="00C553C7">
          <w:rPr>
            <w:rFonts w:ascii="Times New Roman" w:hAnsi="Times New Roman" w:cs="Times New Roman"/>
            <w:lang w:val="en-CA"/>
          </w:rPr>
          <w:t xml:space="preserve">a covariate for </w:t>
        </w:r>
      </w:ins>
      <w:r>
        <w:rPr>
          <w:rFonts w:ascii="Times New Roman" w:hAnsi="Times New Roman" w:cs="Times New Roman"/>
          <w:lang w:val="en-CA"/>
        </w:rPr>
        <w:t xml:space="preserve">the total </w:t>
      </w:r>
      <w:r>
        <w:rPr>
          <w:rFonts w:ascii="Times New Roman" w:hAnsi="Times New Roman" w:cs="Times New Roman"/>
          <w:lang w:val="en-CA"/>
        </w:rPr>
        <w:lastRenderedPageBreak/>
        <w:t xml:space="preserve">number of reports from each year to control for changes in overall reporting frequency. </w:t>
      </w:r>
      <w:del w:id="556" w:author="Colleen Cassady St. Clair [2]" w:date="2021-06-07T11:59:00Z">
        <w:r w:rsidDel="00C553C7">
          <w:rPr>
            <w:rFonts w:ascii="Times New Roman" w:hAnsi="Times New Roman" w:cs="Times New Roman"/>
            <w:lang w:val="en-CA"/>
          </w:rPr>
          <w:delText xml:space="preserve">We used a Poisson distribution for both models with the number of bold or aggressive coyote responses and negative human perceptions as response variable. </w:delText>
        </w:r>
      </w:del>
    </w:p>
    <w:p w14:paraId="4E33C085" w14:textId="77777777" w:rsidR="008124FB" w:rsidRDefault="00431167" w:rsidP="00315B74">
      <w:pPr>
        <w:spacing w:line="480" w:lineRule="auto"/>
        <w:ind w:firstLine="720"/>
        <w:rPr>
          <w:ins w:id="557" w:author="Colleen Cassady St. Clair [2]" w:date="2021-06-07T12:06:00Z"/>
          <w:rFonts w:ascii="Times New Roman" w:hAnsi="Times New Roman" w:cs="Times New Roman"/>
          <w:lang w:val="en-CA"/>
        </w:rPr>
      </w:pPr>
      <w:r w:rsidRPr="00432021">
        <w:rPr>
          <w:rFonts w:ascii="Times New Roman" w:hAnsi="Times New Roman" w:cs="Times New Roman"/>
          <w:lang w:val="en-CA"/>
        </w:rPr>
        <w:t>To determine the contextual predictors of human-coyote conflict</w:t>
      </w:r>
      <w:ins w:id="558" w:author="Colleen Cassady St. Clair [2]" w:date="2021-06-07T12:02:00Z">
        <w:r w:rsidR="008124FB">
          <w:rPr>
            <w:rFonts w:ascii="Times New Roman" w:hAnsi="Times New Roman" w:cs="Times New Roman"/>
            <w:lang w:val="en-CA"/>
          </w:rPr>
          <w:t xml:space="preserve"> while avoiding correlated variables, we constructed univariate </w:t>
        </w:r>
      </w:ins>
      <w:del w:id="559" w:author="Colleen Cassady St. Clair [2]" w:date="2021-06-07T12:02:00Z">
        <w:r w:rsidRPr="00432021" w:rsidDel="008124FB">
          <w:rPr>
            <w:rFonts w:ascii="Times New Roman" w:hAnsi="Times New Roman" w:cs="Times New Roman"/>
            <w:lang w:val="en-CA"/>
          </w:rPr>
          <w:delText xml:space="preserve">, we used </w:delText>
        </w:r>
      </w:del>
      <w:r w:rsidRPr="00432021">
        <w:rPr>
          <w:rFonts w:ascii="Times New Roman" w:hAnsi="Times New Roman" w:cs="Times New Roman"/>
          <w:lang w:val="en-CA"/>
        </w:rPr>
        <w:t xml:space="preserve">ordinal regression </w:t>
      </w:r>
      <w:ins w:id="560" w:author="Colleen Cassady St. Clair [2]" w:date="2021-06-07T12:03:00Z">
        <w:r w:rsidR="008124FB">
          <w:rPr>
            <w:rFonts w:ascii="Times New Roman" w:hAnsi="Times New Roman" w:cs="Times New Roman"/>
            <w:lang w:val="en-CA"/>
          </w:rPr>
          <w:t xml:space="preserve">models for each of coyote </w:t>
        </w:r>
        <w:proofErr w:type="spellStart"/>
        <w:r w:rsidR="008124FB">
          <w:rPr>
            <w:rFonts w:ascii="Times New Roman" w:hAnsi="Times New Roman" w:cs="Times New Roman"/>
            <w:lang w:val="en-CA"/>
          </w:rPr>
          <w:t>reponse</w:t>
        </w:r>
        <w:proofErr w:type="spellEnd"/>
        <w:r w:rsidR="008124FB">
          <w:rPr>
            <w:rFonts w:ascii="Times New Roman" w:hAnsi="Times New Roman" w:cs="Times New Roman"/>
            <w:lang w:val="en-CA"/>
          </w:rPr>
          <w:t xml:space="preserve"> and human perception with each of the four contextual variables: </w:t>
        </w:r>
      </w:ins>
      <w:del w:id="561" w:author="Colleen Cassady St. Clair [2]" w:date="2021-06-07T12:03:00Z">
        <w:r w:rsidRPr="00432021" w:rsidDel="008124FB">
          <w:rPr>
            <w:rFonts w:ascii="Times New Roman" w:hAnsi="Times New Roman" w:cs="Times New Roman"/>
            <w:lang w:val="en-CA"/>
          </w:rPr>
          <w:delText xml:space="preserve">with </w:delText>
        </w:r>
        <w:r w:rsidDel="008124FB">
          <w:rPr>
            <w:rFonts w:ascii="Times New Roman" w:hAnsi="Times New Roman" w:cs="Times New Roman"/>
            <w:lang w:val="en-CA"/>
          </w:rPr>
          <w:delText xml:space="preserve">the </w:delText>
        </w:r>
      </w:del>
      <w:r>
        <w:rPr>
          <w:rFonts w:ascii="Times New Roman" w:hAnsi="Times New Roman" w:cs="Times New Roman"/>
          <w:lang w:val="en-CA"/>
        </w:rPr>
        <w:t>indication of vulnerable individuals, human activity, the number of coyotes</w:t>
      </w:r>
      <w:ins w:id="562" w:author="Colleen Cassady St. Clair [2]" w:date="2021-06-07T12:03:00Z">
        <w:r w:rsidR="008124FB">
          <w:rPr>
            <w:rFonts w:ascii="Times New Roman" w:hAnsi="Times New Roman" w:cs="Times New Roman"/>
            <w:lang w:val="en-CA"/>
          </w:rPr>
          <w:t>,</w:t>
        </w:r>
      </w:ins>
      <w:r>
        <w:rPr>
          <w:rFonts w:ascii="Times New Roman" w:hAnsi="Times New Roman" w:cs="Times New Roman"/>
          <w:lang w:val="en-CA"/>
        </w:rPr>
        <w:t xml:space="preserve"> and </w:t>
      </w:r>
      <w:r w:rsidRPr="00432021">
        <w:rPr>
          <w:rFonts w:ascii="Times New Roman" w:hAnsi="Times New Roman" w:cs="Times New Roman"/>
          <w:lang w:val="en-CA"/>
        </w:rPr>
        <w:t xml:space="preserve">coyote </w:t>
      </w:r>
      <w:r>
        <w:rPr>
          <w:rFonts w:ascii="Times New Roman" w:hAnsi="Times New Roman" w:cs="Times New Roman"/>
          <w:lang w:val="en-CA"/>
        </w:rPr>
        <w:t>health</w:t>
      </w:r>
      <w:del w:id="563" w:author="Colleen Cassady St. Clair [2]" w:date="2021-06-07T12:03:00Z">
        <w:r w:rsidRPr="00432021" w:rsidDel="008124FB">
          <w:rPr>
            <w:rFonts w:ascii="Times New Roman" w:hAnsi="Times New Roman" w:cs="Times New Roman"/>
            <w:lang w:val="en-CA"/>
          </w:rPr>
          <w:delText xml:space="preserve"> as predictor variables</w:delText>
        </w:r>
      </w:del>
      <w:r w:rsidRPr="00432021">
        <w:rPr>
          <w:rFonts w:ascii="Times New Roman" w:hAnsi="Times New Roman" w:cs="Times New Roman"/>
          <w:lang w:val="en-CA"/>
        </w:rPr>
        <w:t xml:space="preserve">. </w:t>
      </w:r>
      <w:del w:id="564" w:author="Colleen Cassady St. Clair [2]" w:date="2021-06-07T12:03:00Z">
        <w:r w:rsidRPr="00432021" w:rsidDel="008124FB">
          <w:rPr>
            <w:rFonts w:ascii="Times New Roman" w:hAnsi="Times New Roman" w:cs="Times New Roman"/>
            <w:lang w:val="en-CA"/>
          </w:rPr>
          <w:delText xml:space="preserve">We found highly significant correlations among many of these predictors using chi-square tests of independence. To avoid variance inflation from correlated predictors we constructed univariate ordinal regression models with each </w:delText>
        </w:r>
        <w:r w:rsidDel="008124FB">
          <w:rPr>
            <w:rFonts w:ascii="Times New Roman" w:hAnsi="Times New Roman" w:cs="Times New Roman"/>
            <w:lang w:val="en-CA"/>
          </w:rPr>
          <w:delText xml:space="preserve">individual </w:delText>
        </w:r>
        <w:r w:rsidRPr="00432021" w:rsidDel="008124FB">
          <w:rPr>
            <w:rFonts w:ascii="Times New Roman" w:hAnsi="Times New Roman" w:cs="Times New Roman"/>
            <w:lang w:val="en-CA"/>
          </w:rPr>
          <w:delText xml:space="preserve">contextual </w:delText>
        </w:r>
        <w:r w:rsidDel="008124FB">
          <w:rPr>
            <w:rFonts w:ascii="Times New Roman" w:hAnsi="Times New Roman" w:cs="Times New Roman"/>
            <w:lang w:val="en-CA"/>
          </w:rPr>
          <w:delText>variable as the predictor and either coyote response to humans or human perception as the response variable</w:delText>
        </w:r>
        <w:r w:rsidRPr="00432021" w:rsidDel="008124FB">
          <w:rPr>
            <w:rFonts w:ascii="Times New Roman" w:hAnsi="Times New Roman" w:cs="Times New Roman"/>
            <w:lang w:val="en-CA"/>
          </w:rPr>
          <w:delText xml:space="preserve">. </w:delText>
        </w:r>
      </w:del>
      <w:del w:id="565" w:author="Colleen Cassady St. Clair [2]" w:date="2021-06-07T12:04:00Z">
        <w:r w:rsidRPr="00432021" w:rsidDel="008124FB">
          <w:rPr>
            <w:rFonts w:ascii="Times New Roman" w:hAnsi="Times New Roman" w:cs="Times New Roman"/>
            <w:lang w:val="en-CA"/>
          </w:rPr>
          <w:delText xml:space="preserve">All predictors were categorical, and we set the </w:delText>
        </w:r>
      </w:del>
      <w:ins w:id="566" w:author="Colleen Cassady St. Clair [2]" w:date="2021-06-07T12:04:00Z">
        <w:r w:rsidR="008124FB">
          <w:rPr>
            <w:rFonts w:ascii="Times New Roman" w:hAnsi="Times New Roman" w:cs="Times New Roman"/>
            <w:lang w:val="en-CA"/>
          </w:rPr>
          <w:t xml:space="preserve">We compared these contextual variables to other reports for which </w:t>
        </w:r>
      </w:ins>
      <w:del w:id="567" w:author="Colleen Cassady St. Clair [2]" w:date="2021-06-07T12:04:00Z">
        <w:r w:rsidRPr="00432021" w:rsidDel="008124FB">
          <w:rPr>
            <w:rFonts w:ascii="Times New Roman" w:hAnsi="Times New Roman" w:cs="Times New Roman"/>
            <w:lang w:val="en-CA"/>
          </w:rPr>
          <w:delText xml:space="preserve">reference category as “unknown,” meaning reports that did not mention one of the categories in </w:delText>
        </w:r>
      </w:del>
      <w:ins w:id="568" w:author="Colleen Cassady St. Clair [2]" w:date="2021-06-07T12:04:00Z">
        <w:r w:rsidR="008124FB">
          <w:rPr>
            <w:rFonts w:ascii="Times New Roman" w:hAnsi="Times New Roman" w:cs="Times New Roman"/>
            <w:lang w:val="en-CA"/>
          </w:rPr>
          <w:t xml:space="preserve">there was no mention of </w:t>
        </w:r>
      </w:ins>
      <w:r w:rsidRPr="00432021">
        <w:rPr>
          <w:rFonts w:ascii="Times New Roman" w:hAnsi="Times New Roman" w:cs="Times New Roman"/>
          <w:lang w:val="en-CA"/>
        </w:rPr>
        <w:t xml:space="preserve">the predictor variable. </w:t>
      </w:r>
    </w:p>
    <w:p w14:paraId="43A47CF4" w14:textId="3C81909E" w:rsidR="00431167" w:rsidDel="008124FB" w:rsidRDefault="008124FB" w:rsidP="008124FB">
      <w:pPr>
        <w:spacing w:line="480" w:lineRule="auto"/>
        <w:ind w:firstLine="720"/>
        <w:rPr>
          <w:del w:id="569" w:author="Colleen Cassady St. Clair [2]" w:date="2021-06-07T12:06:00Z"/>
          <w:rFonts w:ascii="Times New Roman" w:hAnsi="Times New Roman" w:cs="Times New Roman"/>
          <w:lang w:val="en-CA"/>
        </w:rPr>
      </w:pPr>
      <w:commentRangeStart w:id="570"/>
      <w:ins w:id="571" w:author="Colleen Cassady St. Clair [2]" w:date="2021-06-07T12:06:00Z">
        <w:r>
          <w:rPr>
            <w:rFonts w:ascii="Times New Roman" w:hAnsi="Times New Roman" w:cs="Times New Roman"/>
            <w:lang w:val="en-CA"/>
          </w:rPr>
          <w:t>For</w:t>
        </w:r>
      </w:ins>
      <w:commentRangeEnd w:id="570"/>
      <w:ins w:id="572" w:author="Colleen Cassady St. Clair [2]" w:date="2021-06-07T12:07:00Z">
        <w:r>
          <w:rPr>
            <w:rStyle w:val="CommentReference"/>
          </w:rPr>
          <w:commentReference w:id="570"/>
        </w:r>
      </w:ins>
      <w:ins w:id="573" w:author="Colleen Cassady St. Clair [2]" w:date="2021-06-07T12:06:00Z">
        <w:r>
          <w:rPr>
            <w:rFonts w:ascii="Times New Roman" w:hAnsi="Times New Roman" w:cs="Times New Roman"/>
            <w:lang w:val="en-CA"/>
          </w:rPr>
          <w:t xml:space="preserve"> each of our ordinal regression models, w</w:t>
        </w:r>
      </w:ins>
      <w:del w:id="574" w:author="Colleen Cassady St. Clair [2]" w:date="2021-06-07T12:06:00Z">
        <w:r w:rsidR="00431167" w:rsidRPr="00432021" w:rsidDel="008124FB">
          <w:rPr>
            <w:rFonts w:ascii="Times New Roman" w:hAnsi="Times New Roman" w:cs="Times New Roman"/>
            <w:lang w:val="en-CA"/>
          </w:rPr>
          <w:delText>W</w:delText>
        </w:r>
      </w:del>
      <w:r w:rsidR="00431167" w:rsidRPr="00432021">
        <w:rPr>
          <w:rFonts w:ascii="Times New Roman" w:hAnsi="Times New Roman" w:cs="Times New Roman"/>
          <w:lang w:val="en-CA"/>
        </w:rPr>
        <w:t xml:space="preserve">e evaluated model fit by comparing AIC to that of the null model and assessed the significance of specific categories within each </w:t>
      </w:r>
      <w:del w:id="575" w:author="Colleen Cassady St. Clair [2]" w:date="2021-06-07T12:06:00Z">
        <w:r w:rsidR="00431167" w:rsidRPr="00432021" w:rsidDel="008124FB">
          <w:rPr>
            <w:rFonts w:ascii="Times New Roman" w:hAnsi="Times New Roman" w:cs="Times New Roman"/>
            <w:lang w:val="en-CA"/>
          </w:rPr>
          <w:delText xml:space="preserve">contextual </w:delText>
        </w:r>
      </w:del>
      <w:r w:rsidR="00431167" w:rsidRPr="00432021">
        <w:rPr>
          <w:rFonts w:ascii="Times New Roman" w:hAnsi="Times New Roman" w:cs="Times New Roman"/>
          <w:lang w:val="en-CA"/>
        </w:rPr>
        <w:t>predictor using the overlap of 99% confidence intervals</w:t>
      </w:r>
      <w:r w:rsidR="00431167">
        <w:rPr>
          <w:rFonts w:ascii="Times New Roman" w:hAnsi="Times New Roman" w:cs="Times New Roman"/>
          <w:lang w:val="en-CA"/>
        </w:rPr>
        <w:t xml:space="preserve">, </w:t>
      </w:r>
      <w:del w:id="576" w:author="Colleen Cassady St. Clair [2]" w:date="2021-06-07T12:07:00Z">
        <w:r w:rsidR="00431167" w:rsidDel="008124FB">
          <w:rPr>
            <w:rFonts w:ascii="Times New Roman" w:hAnsi="Times New Roman" w:cs="Times New Roman"/>
            <w:lang w:val="en-CA"/>
          </w:rPr>
          <w:delText>once again</w:delText>
        </w:r>
      </w:del>
      <w:ins w:id="577" w:author="Colleen Cassady St. Clair [2]" w:date="2021-06-07T12:07:00Z">
        <w:r>
          <w:rPr>
            <w:rFonts w:ascii="Times New Roman" w:hAnsi="Times New Roman" w:cs="Times New Roman"/>
            <w:lang w:val="en-CA"/>
          </w:rPr>
          <w:t xml:space="preserve">choosing this </w:t>
        </w:r>
      </w:ins>
      <w:del w:id="578" w:author="Colleen Cassady St. Clair [2]" w:date="2021-06-07T12:07:00Z">
        <w:r w:rsidR="00431167" w:rsidDel="008124FB">
          <w:rPr>
            <w:rFonts w:ascii="Times New Roman" w:hAnsi="Times New Roman" w:cs="Times New Roman"/>
            <w:lang w:val="en-CA"/>
          </w:rPr>
          <w:delText xml:space="preserve"> </w:delText>
        </w:r>
      </w:del>
      <w:ins w:id="579" w:author="Colleen Cassady St. Clair [2]" w:date="2021-06-07T12:07:00Z">
        <w:r>
          <w:rPr>
            <w:rFonts w:ascii="Times New Roman" w:hAnsi="Times New Roman" w:cs="Times New Roman"/>
            <w:lang w:val="en-CA"/>
          </w:rPr>
          <w:t xml:space="preserve">value </w:t>
        </w:r>
      </w:ins>
      <w:r w:rsidR="00431167">
        <w:rPr>
          <w:rFonts w:ascii="Times New Roman" w:hAnsi="Times New Roman" w:cs="Times New Roman"/>
          <w:lang w:val="en-CA"/>
        </w:rPr>
        <w:t>conservatively because our analysis failed to account for spatial autocorrelation</w:t>
      </w:r>
      <w:ins w:id="580" w:author="Colleen Cassady St. Clair [2]" w:date="2021-06-07T12:07:00Z">
        <w:r>
          <w:rPr>
            <w:rFonts w:ascii="Times New Roman" w:hAnsi="Times New Roman" w:cs="Times New Roman"/>
            <w:lang w:val="en-CA"/>
          </w:rPr>
          <w:t xml:space="preserve"> (ref)</w:t>
        </w:r>
      </w:ins>
      <w:r w:rsidR="00431167" w:rsidRPr="00432021">
        <w:rPr>
          <w:rFonts w:ascii="Times New Roman" w:hAnsi="Times New Roman" w:cs="Times New Roman"/>
          <w:lang w:val="en-CA"/>
        </w:rPr>
        <w:t>.</w:t>
      </w:r>
      <w:del w:id="581" w:author="Colleen Cassady St. Clair [2]" w:date="2021-06-07T12:06:00Z">
        <w:r w:rsidR="00431167" w:rsidRPr="00432021" w:rsidDel="008124FB">
          <w:rPr>
            <w:rFonts w:ascii="Times New Roman" w:hAnsi="Times New Roman" w:cs="Times New Roman"/>
            <w:lang w:val="en-CA"/>
          </w:rPr>
          <w:delText xml:space="preserve"> </w:delText>
        </w:r>
      </w:del>
    </w:p>
    <w:p w14:paraId="35E35330" w14:textId="3365C8BE" w:rsidR="00C8514B" w:rsidRPr="00432021" w:rsidRDefault="00DE48EF" w:rsidP="008124FB">
      <w:pPr>
        <w:spacing w:line="480" w:lineRule="auto"/>
        <w:ind w:firstLine="720"/>
        <w:rPr>
          <w:rFonts w:ascii="Times New Roman" w:hAnsi="Times New Roman" w:cs="Times New Roman"/>
          <w:lang w:val="en-CA"/>
        </w:rPr>
      </w:pPr>
      <w:commentRangeStart w:id="582"/>
      <w:r>
        <w:rPr>
          <w:rFonts w:ascii="Times New Roman" w:hAnsi="Times New Roman" w:cs="Times New Roman"/>
          <w:lang w:val="en-CA"/>
        </w:rPr>
        <w:t>Unless</w:t>
      </w:r>
      <w:commentRangeEnd w:id="582"/>
      <w:r w:rsidR="008124FB">
        <w:rPr>
          <w:rStyle w:val="CommentReference"/>
        </w:rPr>
        <w:commentReference w:id="582"/>
      </w:r>
      <w:r>
        <w:rPr>
          <w:rFonts w:ascii="Times New Roman" w:hAnsi="Times New Roman" w:cs="Times New Roman"/>
          <w:lang w:val="en-CA"/>
        </w:rPr>
        <w:t xml:space="preserve"> otherwise specified we </w:t>
      </w:r>
      <w:r w:rsidR="00C6758D">
        <w:rPr>
          <w:rFonts w:ascii="Times New Roman" w:hAnsi="Times New Roman" w:cs="Times New Roman"/>
          <w:lang w:val="en-CA"/>
        </w:rPr>
        <w:t xml:space="preserve">considered results significant if </w:t>
      </w:r>
      <w:r w:rsidR="00C6758D">
        <w:rPr>
          <w:rFonts w:ascii="Times New Roman" w:hAnsi="Times New Roman" w:cs="Times New Roman"/>
          <w:i/>
          <w:iCs/>
          <w:lang w:val="en-CA"/>
        </w:rPr>
        <w:t>P</w:t>
      </w:r>
      <w:r w:rsidR="00C6758D">
        <w:rPr>
          <w:rFonts w:ascii="Times New Roman" w:hAnsi="Times New Roman" w:cs="Times New Roman"/>
          <w:lang w:val="en-CA"/>
        </w:rPr>
        <w:t xml:space="preserve"> &lt; 0.05</w:t>
      </w:r>
      <w:r w:rsidR="007D609B">
        <w:rPr>
          <w:rFonts w:ascii="Times New Roman" w:hAnsi="Times New Roman" w:cs="Times New Roman"/>
          <w:lang w:val="en-CA"/>
        </w:rPr>
        <w:t xml:space="preserve"> or if the </w:t>
      </w:r>
      <w:commentRangeStart w:id="583"/>
      <w:r w:rsidR="007D609B">
        <w:rPr>
          <w:rFonts w:ascii="Times New Roman" w:hAnsi="Times New Roman" w:cs="Times New Roman"/>
          <w:lang w:val="en-CA"/>
        </w:rPr>
        <w:t>95</w:t>
      </w:r>
      <w:commentRangeEnd w:id="583"/>
      <w:r w:rsidR="00554102">
        <w:rPr>
          <w:rStyle w:val="CommentReference"/>
        </w:rPr>
        <w:commentReference w:id="583"/>
      </w:r>
      <w:r w:rsidR="007D609B">
        <w:rPr>
          <w:rFonts w:ascii="Times New Roman" w:hAnsi="Times New Roman" w:cs="Times New Roman"/>
          <w:lang w:val="en-CA"/>
        </w:rPr>
        <w:t xml:space="preserve">% confidence intervals </w:t>
      </w:r>
      <w:r w:rsidR="00E551B3">
        <w:rPr>
          <w:rFonts w:ascii="Times New Roman" w:hAnsi="Times New Roman" w:cs="Times New Roman"/>
          <w:lang w:val="en-CA"/>
        </w:rPr>
        <w:t>did not overlap</w:t>
      </w:r>
      <w:r w:rsidR="00943D13">
        <w:rPr>
          <w:rFonts w:ascii="Times New Roman" w:hAnsi="Times New Roman" w:cs="Times New Roman"/>
          <w:lang w:val="en-CA"/>
        </w:rPr>
        <w:t xml:space="preserve"> zero.</w:t>
      </w:r>
      <w:r w:rsidR="00DA13CB">
        <w:rPr>
          <w:rFonts w:ascii="Times New Roman" w:hAnsi="Times New Roman" w:cs="Times New Roman"/>
          <w:lang w:val="en-CA"/>
        </w:rPr>
        <w:t xml:space="preserve"> </w:t>
      </w:r>
      <w:r w:rsidR="00C8514B">
        <w:rPr>
          <w:rFonts w:ascii="Times New Roman" w:hAnsi="Times New Roman" w:cs="Times New Roman"/>
          <w:lang w:val="en-CA"/>
        </w:rPr>
        <w:t xml:space="preserve">We </w:t>
      </w:r>
      <w:r w:rsidR="00E12449">
        <w:rPr>
          <w:rFonts w:ascii="Times New Roman" w:hAnsi="Times New Roman" w:cs="Times New Roman"/>
          <w:lang w:val="en-CA"/>
        </w:rPr>
        <w:t xml:space="preserve">used ArcGIS </w:t>
      </w:r>
      <w:r w:rsidR="00E12449" w:rsidRPr="00432021">
        <w:rPr>
          <w:rFonts w:ascii="Times New Roman" w:hAnsi="Times New Roman" w:cs="Times New Roman"/>
          <w:lang w:val="en-CA"/>
        </w:rPr>
        <w:t>Pro v2.7</w:t>
      </w:r>
      <w:r w:rsidR="009B06EF">
        <w:rPr>
          <w:rFonts w:ascii="Times New Roman" w:hAnsi="Times New Roman" w:cs="Times New Roman"/>
          <w:lang w:val="en-CA"/>
        </w:rPr>
        <w:t xml:space="preserve"> (Esri 2020)</w:t>
      </w:r>
      <w:r w:rsidR="00E12449" w:rsidRPr="00432021">
        <w:rPr>
          <w:rFonts w:ascii="Times New Roman" w:hAnsi="Times New Roman" w:cs="Times New Roman"/>
          <w:lang w:val="en-CA"/>
        </w:rPr>
        <w:t xml:space="preserve"> </w:t>
      </w:r>
      <w:r w:rsidR="00CA19AC">
        <w:rPr>
          <w:rFonts w:ascii="Times New Roman" w:hAnsi="Times New Roman" w:cs="Times New Roman"/>
          <w:lang w:val="en-CA"/>
        </w:rPr>
        <w:t xml:space="preserve">to </w:t>
      </w:r>
      <w:r w:rsidR="00D46006">
        <w:rPr>
          <w:rFonts w:ascii="Times New Roman" w:hAnsi="Times New Roman" w:cs="Times New Roman"/>
          <w:lang w:val="en-CA"/>
        </w:rPr>
        <w:t xml:space="preserve">map </w:t>
      </w:r>
      <w:r w:rsidR="00251893">
        <w:rPr>
          <w:rFonts w:ascii="Times New Roman" w:hAnsi="Times New Roman" w:cs="Times New Roman"/>
          <w:lang w:val="en-CA"/>
        </w:rPr>
        <w:t xml:space="preserve">report locations and quantify </w:t>
      </w:r>
      <w:r w:rsidR="00872630">
        <w:rPr>
          <w:rFonts w:ascii="Times New Roman" w:hAnsi="Times New Roman" w:cs="Times New Roman"/>
          <w:lang w:val="en-CA"/>
        </w:rPr>
        <w:t xml:space="preserve">spatial variables, </w:t>
      </w:r>
      <w:r w:rsidR="001C4FDE">
        <w:rPr>
          <w:rFonts w:ascii="Times New Roman" w:hAnsi="Times New Roman" w:cs="Times New Roman"/>
          <w:lang w:val="en-CA"/>
        </w:rPr>
        <w:t xml:space="preserve">and we conducted all statistical analyses in </w:t>
      </w:r>
      <w:r w:rsidR="00D45B06">
        <w:rPr>
          <w:rFonts w:ascii="Times New Roman" w:hAnsi="Times New Roman" w:cs="Times New Roman"/>
          <w:lang w:val="en-CA"/>
        </w:rPr>
        <w:t>RStudio software</w:t>
      </w:r>
      <w:r w:rsidR="00454692">
        <w:rPr>
          <w:rFonts w:ascii="Times New Roman" w:hAnsi="Times New Roman" w:cs="Times New Roman"/>
          <w:lang w:val="en-CA"/>
        </w:rPr>
        <w:t xml:space="preserve"> (R Core Team, 2019)</w:t>
      </w:r>
      <w:r w:rsidR="00090E92">
        <w:rPr>
          <w:rFonts w:ascii="Times New Roman" w:hAnsi="Times New Roman" w:cs="Times New Roman"/>
          <w:lang w:val="en-CA"/>
        </w:rPr>
        <w:t xml:space="preserve">. </w:t>
      </w:r>
    </w:p>
    <w:p w14:paraId="185A6A6B" w14:textId="77777777" w:rsidR="00431167" w:rsidRPr="00432021" w:rsidRDefault="00431167" w:rsidP="00315B74">
      <w:pPr>
        <w:spacing w:line="480" w:lineRule="auto"/>
        <w:rPr>
          <w:rFonts w:ascii="Times New Roman" w:hAnsi="Times New Roman" w:cs="Times New Roman"/>
          <w:b/>
          <w:bCs/>
          <w:lang w:val="en-CA"/>
        </w:rPr>
      </w:pPr>
      <w:commentRangeStart w:id="584"/>
      <w:r w:rsidRPr="00432021">
        <w:rPr>
          <w:rFonts w:ascii="Times New Roman" w:hAnsi="Times New Roman" w:cs="Times New Roman"/>
          <w:b/>
          <w:bCs/>
          <w:lang w:val="en-CA"/>
        </w:rPr>
        <w:t>RESULTS</w:t>
      </w:r>
      <w:commentRangeEnd w:id="584"/>
      <w:r w:rsidR="00DC298C">
        <w:rPr>
          <w:rStyle w:val="CommentReference"/>
        </w:rPr>
        <w:commentReference w:id="584"/>
      </w:r>
    </w:p>
    <w:p w14:paraId="5FB1532D" w14:textId="77777777" w:rsidR="00431167" w:rsidRPr="00432021" w:rsidRDefault="00431167" w:rsidP="00315B74">
      <w:pPr>
        <w:spacing w:line="480" w:lineRule="auto"/>
        <w:rPr>
          <w:rFonts w:ascii="Times New Roman" w:hAnsi="Times New Roman" w:cs="Times New Roman"/>
          <w:i/>
          <w:iCs/>
          <w:lang w:val="en-CA"/>
        </w:rPr>
      </w:pPr>
      <w:commentRangeStart w:id="585"/>
      <w:r w:rsidRPr="00432021">
        <w:rPr>
          <w:rFonts w:ascii="Times New Roman" w:hAnsi="Times New Roman" w:cs="Times New Roman"/>
          <w:i/>
          <w:iCs/>
          <w:lang w:val="en-CA"/>
        </w:rPr>
        <w:lastRenderedPageBreak/>
        <w:t>Spatial</w:t>
      </w:r>
      <w:commentRangeEnd w:id="585"/>
      <w:r w:rsidR="008124FB">
        <w:rPr>
          <w:rStyle w:val="CommentReference"/>
        </w:rPr>
        <w:commentReference w:id="585"/>
      </w:r>
      <w:r w:rsidRPr="00432021">
        <w:rPr>
          <w:rFonts w:ascii="Times New Roman" w:hAnsi="Times New Roman" w:cs="Times New Roman"/>
          <w:i/>
          <w:iCs/>
          <w:lang w:val="en-CA"/>
        </w:rPr>
        <w:t xml:space="preserve"> and Temporal Trends in Reporting </w:t>
      </w:r>
    </w:p>
    <w:p w14:paraId="30D0CA0D" w14:textId="1942422F" w:rsidR="00431167" w:rsidRPr="00432021" w:rsidRDefault="00431167" w:rsidP="00315B74">
      <w:pPr>
        <w:spacing w:line="480" w:lineRule="auto"/>
        <w:ind w:firstLine="720"/>
        <w:rPr>
          <w:rFonts w:ascii="Times New Roman" w:hAnsi="Times New Roman" w:cs="Times New Roman"/>
          <w:lang w:val="en-CA"/>
        </w:rPr>
      </w:pPr>
      <w:r w:rsidRPr="00432021">
        <w:rPr>
          <w:rFonts w:ascii="Times New Roman" w:hAnsi="Times New Roman" w:cs="Times New Roman"/>
          <w:lang w:val="en-CA"/>
        </w:rPr>
        <w:t>From January 1 2011 to December 31 2020, 7,863 unique reports were submitted to the Edmonton Urban Coyote Project website.</w:t>
      </w:r>
      <w:r>
        <w:rPr>
          <w:rFonts w:ascii="Times New Roman" w:hAnsi="Times New Roman" w:cs="Times New Roman"/>
          <w:lang w:val="en-CA"/>
        </w:rPr>
        <w:t xml:space="preserve"> Reports were distributed throughout the city (Figure 1)</w:t>
      </w:r>
      <w:ins w:id="586" w:author="Colleen Cassady St. Clair [2]" w:date="2021-06-07T12:13:00Z">
        <w:r w:rsidR="00F35F32">
          <w:rPr>
            <w:rFonts w:ascii="Times New Roman" w:hAnsi="Times New Roman" w:cs="Times New Roman"/>
            <w:lang w:val="en-CA"/>
          </w:rPr>
          <w:t>, but they were</w:t>
        </w:r>
      </w:ins>
      <w:r>
        <w:rPr>
          <w:rFonts w:ascii="Times New Roman" w:hAnsi="Times New Roman" w:cs="Times New Roman"/>
          <w:lang w:val="en-CA"/>
        </w:rPr>
        <w:t>.</w:t>
      </w:r>
      <w:r w:rsidRPr="00432021">
        <w:rPr>
          <w:rFonts w:ascii="Times New Roman" w:hAnsi="Times New Roman" w:cs="Times New Roman"/>
          <w:lang w:val="en-CA"/>
        </w:rPr>
        <w:t xml:space="preserve"> </w:t>
      </w:r>
      <w:del w:id="587" w:author="Colleen Cassady St. Clair [2]" w:date="2021-06-07T12:13:00Z">
        <w:r w:rsidRPr="00432021" w:rsidDel="00F35F32">
          <w:rPr>
            <w:rFonts w:ascii="Times New Roman" w:hAnsi="Times New Roman" w:cs="Times New Roman"/>
            <w:lang w:val="en-CA"/>
          </w:rPr>
          <w:delText xml:space="preserve">Reports were </w:delText>
        </w:r>
      </w:del>
      <w:r w:rsidRPr="00432021">
        <w:rPr>
          <w:rFonts w:ascii="Times New Roman" w:hAnsi="Times New Roman" w:cs="Times New Roman"/>
          <w:lang w:val="en-CA"/>
        </w:rPr>
        <w:t xml:space="preserve">clustered in space based on Ripley’s </w:t>
      </w:r>
      <w:r w:rsidRPr="00432021">
        <w:rPr>
          <w:rFonts w:ascii="Times New Roman" w:hAnsi="Times New Roman" w:cs="Times New Roman"/>
          <w:i/>
          <w:iCs/>
          <w:lang w:val="en-CA"/>
        </w:rPr>
        <w:t>K-</w:t>
      </w:r>
      <w:r w:rsidRPr="00432021">
        <w:rPr>
          <w:rFonts w:ascii="Times New Roman" w:hAnsi="Times New Roman" w:cs="Times New Roman"/>
          <w:lang w:val="en-CA"/>
        </w:rPr>
        <w:t>function (observed K &gt; upper 95% confidence limit). Within the land cover classes, reports were mostly from residential (45 %) or mowed habitat (22 %), followed by commercial (11 %), natural (10 %), and modified open</w:t>
      </w:r>
      <w:ins w:id="588" w:author="Howie Harshaw" w:date="2021-05-03T13:59:00Z">
        <w:r w:rsidR="00DC298C">
          <w:rPr>
            <w:rFonts w:ascii="Times New Roman" w:hAnsi="Times New Roman" w:cs="Times New Roman"/>
            <w:lang w:val="en-CA"/>
          </w:rPr>
          <w:t xml:space="preserve"> areas</w:t>
        </w:r>
      </w:ins>
      <w:r w:rsidRPr="00432021">
        <w:rPr>
          <w:rFonts w:ascii="Times New Roman" w:hAnsi="Times New Roman" w:cs="Times New Roman"/>
          <w:lang w:val="en-CA"/>
        </w:rPr>
        <w:t xml:space="preserve"> (9.7 %). The distribution of reports across habitat types differed significantly from expected values based on the proportion</w:t>
      </w:r>
      <w:del w:id="589" w:author="Howie Harshaw" w:date="2021-05-03T13:59:00Z">
        <w:r w:rsidRPr="00432021" w:rsidDel="00DC298C">
          <w:rPr>
            <w:rFonts w:ascii="Times New Roman" w:hAnsi="Times New Roman" w:cs="Times New Roman"/>
            <w:lang w:val="en-CA"/>
          </w:rPr>
          <w:delText>ate</w:delText>
        </w:r>
      </w:del>
      <w:r w:rsidRPr="00432021">
        <w:rPr>
          <w:rFonts w:ascii="Times New Roman" w:hAnsi="Times New Roman" w:cs="Times New Roman"/>
          <w:lang w:val="en-CA"/>
        </w:rPr>
        <w:t xml:space="preserve"> of each habitat type that was available in the study area</w:t>
      </w:r>
      <w:ins w:id="590" w:author="Colleen Cassady St. Clair [2]" w:date="2021-06-07T12:13:00Z">
        <w:r w:rsidR="00F35F32">
          <w:rPr>
            <w:rFonts w:ascii="Times New Roman" w:hAnsi="Times New Roman" w:cs="Times New Roman"/>
            <w:lang w:val="en-CA"/>
          </w:rPr>
          <w:t>, with more reports than expected in</w:t>
        </w:r>
      </w:ins>
      <w:ins w:id="591" w:author="Colleen Cassady St. Clair [2]" w:date="2021-06-07T12:16:00Z">
        <w:r w:rsidR="00F35F32">
          <w:rPr>
            <w:rFonts w:ascii="Times New Roman" w:hAnsi="Times New Roman" w:cs="Times New Roman"/>
            <w:lang w:val="en-CA"/>
          </w:rPr>
          <w:t xml:space="preserve"> </w:t>
        </w:r>
      </w:ins>
      <w:commentRangeStart w:id="592"/>
      <w:ins w:id="593" w:author="Colleen Cassady St. Clair [2]" w:date="2021-06-07T12:18:00Z">
        <w:r w:rsidR="00F35F32">
          <w:rPr>
            <w:rFonts w:ascii="Times New Roman" w:hAnsi="Times New Roman" w:cs="Times New Roman"/>
            <w:lang w:val="en-CA"/>
          </w:rPr>
          <w:t>mowed</w:t>
        </w:r>
        <w:commentRangeEnd w:id="592"/>
        <w:r w:rsidR="00F35F32">
          <w:rPr>
            <w:rStyle w:val="CommentReference"/>
          </w:rPr>
          <w:commentReference w:id="592"/>
        </w:r>
        <w:r w:rsidR="00F35F32">
          <w:rPr>
            <w:rFonts w:ascii="Times New Roman" w:hAnsi="Times New Roman" w:cs="Times New Roman"/>
            <w:lang w:val="en-CA"/>
          </w:rPr>
          <w:t xml:space="preserve"> areas and</w:t>
        </w:r>
      </w:ins>
      <w:ins w:id="594" w:author="Colleen Cassady St. Clair [2]" w:date="2021-06-07T12:16:00Z">
        <w:r w:rsidR="00F35F32">
          <w:rPr>
            <w:rFonts w:ascii="Times New Roman" w:hAnsi="Times New Roman" w:cs="Times New Roman"/>
            <w:lang w:val="en-CA"/>
          </w:rPr>
          <w:t xml:space="preserve"> fewer in </w:t>
        </w:r>
      </w:ins>
      <w:ins w:id="595" w:author="Colleen Cassady St. Clair [2]" w:date="2021-06-07T12:18:00Z">
        <w:r w:rsidR="00F35F32">
          <w:rPr>
            <w:rFonts w:ascii="Times New Roman" w:hAnsi="Times New Roman" w:cs="Times New Roman"/>
            <w:lang w:val="en-CA"/>
          </w:rPr>
          <w:t>commercial areas</w:t>
        </w:r>
      </w:ins>
      <w:r w:rsidRPr="00432021">
        <w:rPr>
          <w:rFonts w:ascii="Times New Roman" w:hAnsi="Times New Roman" w:cs="Times New Roman"/>
          <w:lang w:val="en-CA"/>
        </w:rPr>
        <w:t xml:space="preserve"> (χ</w:t>
      </w:r>
      <w:del w:id="596" w:author="Howie Harshaw" w:date="2021-05-03T14:00:00Z">
        <w:r w:rsidRPr="00432021" w:rsidDel="00DC298C">
          <w:rPr>
            <w:rFonts w:ascii="Times New Roman" w:hAnsi="Times New Roman" w:cs="Times New Roman"/>
            <w:vertAlign w:val="subscript"/>
            <w:lang w:val="en-CA"/>
          </w:rPr>
          <w:delText>5</w:delText>
        </w:r>
      </w:del>
      <w:r w:rsidRPr="00432021">
        <w:rPr>
          <w:rFonts w:ascii="Times New Roman" w:hAnsi="Times New Roman" w:cs="Times New Roman"/>
          <w:vertAlign w:val="superscript"/>
          <w:lang w:val="en-CA"/>
        </w:rPr>
        <w:t>2</w:t>
      </w:r>
      <w:r w:rsidRPr="00432021">
        <w:rPr>
          <w:rFonts w:ascii="Times New Roman" w:hAnsi="Times New Roman" w:cs="Times New Roman"/>
          <w:lang w:val="en-CA"/>
        </w:rPr>
        <w:t xml:space="preserve"> = 2879, </w:t>
      </w:r>
      <w:r w:rsidRPr="00432021">
        <w:rPr>
          <w:rFonts w:ascii="Times New Roman" w:hAnsi="Times New Roman" w:cs="Times New Roman"/>
          <w:i/>
          <w:iCs/>
          <w:lang w:val="en-CA"/>
        </w:rPr>
        <w:t>P</w:t>
      </w:r>
      <w:r w:rsidRPr="00432021">
        <w:rPr>
          <w:rFonts w:ascii="Times New Roman" w:hAnsi="Times New Roman" w:cs="Times New Roman"/>
          <w:lang w:val="en-CA"/>
        </w:rPr>
        <w:t xml:space="preserve"> &lt; 0.001; </w:t>
      </w:r>
      <w:commentRangeStart w:id="597"/>
      <w:r>
        <w:rPr>
          <w:rFonts w:ascii="Times New Roman" w:hAnsi="Times New Roman" w:cs="Times New Roman"/>
          <w:lang w:val="en-CA"/>
        </w:rPr>
        <w:t xml:space="preserve">Table 1, </w:t>
      </w:r>
      <w:r w:rsidRPr="00432021">
        <w:rPr>
          <w:rFonts w:ascii="Times New Roman" w:hAnsi="Times New Roman" w:cs="Times New Roman"/>
          <w:lang w:val="en-CA"/>
        </w:rPr>
        <w:t xml:space="preserve">Figure </w:t>
      </w:r>
      <w:r>
        <w:rPr>
          <w:rFonts w:ascii="Times New Roman" w:hAnsi="Times New Roman" w:cs="Times New Roman"/>
          <w:lang w:val="en-CA"/>
        </w:rPr>
        <w:t>3</w:t>
      </w:r>
      <w:commentRangeEnd w:id="597"/>
      <w:r w:rsidR="00F35F32">
        <w:rPr>
          <w:rStyle w:val="CommentReference"/>
        </w:rPr>
        <w:commentReference w:id="597"/>
      </w:r>
      <w:r w:rsidRPr="00432021">
        <w:rPr>
          <w:rFonts w:ascii="Times New Roman" w:hAnsi="Times New Roman" w:cs="Times New Roman"/>
          <w:lang w:val="en-CA"/>
        </w:rPr>
        <w:t xml:space="preserve">). Compared to </w:t>
      </w:r>
      <w:del w:id="598" w:author="Colleen Cassady St. Clair [2]" w:date="2021-06-07T12:23:00Z">
        <w:r w:rsidRPr="00432021" w:rsidDel="00B5336B">
          <w:rPr>
            <w:rFonts w:ascii="Times New Roman" w:hAnsi="Times New Roman" w:cs="Times New Roman"/>
            <w:lang w:val="en-CA"/>
          </w:rPr>
          <w:delText>non-report</w:delText>
        </w:r>
      </w:del>
      <w:ins w:id="599" w:author="Colleen Cassady St. Clair [2]" w:date="2021-06-07T12:23:00Z">
        <w:r w:rsidR="00B5336B">
          <w:rPr>
            <w:rFonts w:ascii="Times New Roman" w:hAnsi="Times New Roman" w:cs="Times New Roman"/>
            <w:lang w:val="en-CA"/>
          </w:rPr>
          <w:t>available</w:t>
        </w:r>
      </w:ins>
      <w:r w:rsidRPr="00432021">
        <w:rPr>
          <w:rFonts w:ascii="Times New Roman" w:hAnsi="Times New Roman" w:cs="Times New Roman"/>
          <w:lang w:val="en-CA"/>
        </w:rPr>
        <w:t xml:space="preserve"> locations, report</w:t>
      </w:r>
      <w:ins w:id="600" w:author="Howie Harshaw" w:date="2021-05-03T14:00:00Z">
        <w:r w:rsidR="00DC298C">
          <w:rPr>
            <w:rFonts w:ascii="Times New Roman" w:hAnsi="Times New Roman" w:cs="Times New Roman"/>
            <w:lang w:val="en-CA"/>
          </w:rPr>
          <w:t xml:space="preserve"> location</w:t>
        </w:r>
      </w:ins>
      <w:r w:rsidRPr="00432021">
        <w:rPr>
          <w:rFonts w:ascii="Times New Roman" w:hAnsi="Times New Roman" w:cs="Times New Roman"/>
          <w:lang w:val="en-CA"/>
        </w:rPr>
        <w:t xml:space="preserve">s were significantly closer to the river valley system, </w:t>
      </w:r>
      <w:commentRangeStart w:id="601"/>
      <w:r w:rsidRPr="00432021">
        <w:rPr>
          <w:rFonts w:ascii="Times New Roman" w:hAnsi="Times New Roman" w:cs="Times New Roman"/>
          <w:lang w:val="en-CA"/>
        </w:rPr>
        <w:t>roads</w:t>
      </w:r>
      <w:commentRangeEnd w:id="601"/>
      <w:r w:rsidR="00B5336B">
        <w:rPr>
          <w:rStyle w:val="CommentReference"/>
        </w:rPr>
        <w:commentReference w:id="601"/>
      </w:r>
      <w:r w:rsidRPr="00432021">
        <w:rPr>
          <w:rFonts w:ascii="Times New Roman" w:hAnsi="Times New Roman" w:cs="Times New Roman"/>
          <w:lang w:val="en-CA"/>
        </w:rPr>
        <w:t>, and buildings (Table 4). Reports were more common during day (59.1 %) than night (40.9 %). On a monthly basis, reporting was highest from October through March and lowest during spring and summer months (</w:t>
      </w:r>
      <w:commentRangeStart w:id="602"/>
      <w:r w:rsidRPr="00432021">
        <w:rPr>
          <w:rFonts w:ascii="Times New Roman" w:hAnsi="Times New Roman" w:cs="Times New Roman"/>
          <w:lang w:val="en-CA"/>
        </w:rPr>
        <w:t>Figure</w:t>
      </w:r>
      <w:commentRangeEnd w:id="602"/>
      <w:r w:rsidR="00B5336B">
        <w:rPr>
          <w:rStyle w:val="CommentReference"/>
        </w:rPr>
        <w:commentReference w:id="602"/>
      </w:r>
      <w:r w:rsidRPr="00432021">
        <w:rPr>
          <w:rFonts w:ascii="Times New Roman" w:hAnsi="Times New Roman" w:cs="Times New Roman"/>
          <w:lang w:val="en-CA"/>
        </w:rPr>
        <w:t xml:space="preserve"> </w:t>
      </w:r>
      <w:r>
        <w:rPr>
          <w:rFonts w:ascii="Times New Roman" w:hAnsi="Times New Roman" w:cs="Times New Roman"/>
          <w:lang w:val="en-CA"/>
        </w:rPr>
        <w:t>4</w:t>
      </w:r>
      <w:r w:rsidRPr="00432021">
        <w:rPr>
          <w:rFonts w:ascii="Times New Roman" w:hAnsi="Times New Roman" w:cs="Times New Roman"/>
          <w:lang w:val="en-CA"/>
        </w:rPr>
        <w:t xml:space="preserve">). </w:t>
      </w:r>
      <w:r>
        <w:rPr>
          <w:rFonts w:ascii="Times New Roman" w:hAnsi="Times New Roman" w:cs="Times New Roman"/>
          <w:lang w:val="en-CA"/>
        </w:rPr>
        <w:t xml:space="preserve">Monthly reports </w:t>
      </w:r>
      <w:commentRangeStart w:id="603"/>
      <w:r w:rsidRPr="00432021">
        <w:rPr>
          <w:rFonts w:ascii="Times New Roman" w:hAnsi="Times New Roman" w:cs="Times New Roman"/>
          <w:lang w:val="en-CA"/>
        </w:rPr>
        <w:t xml:space="preserve">converted to 37 % of reports </w:t>
      </w:r>
      <w:commentRangeEnd w:id="603"/>
      <w:r w:rsidR="00DC298C">
        <w:rPr>
          <w:rStyle w:val="CommentReference"/>
        </w:rPr>
        <w:commentReference w:id="603"/>
      </w:r>
      <w:r w:rsidRPr="00432021">
        <w:rPr>
          <w:rFonts w:ascii="Times New Roman" w:hAnsi="Times New Roman" w:cs="Times New Roman"/>
          <w:lang w:val="en-CA"/>
        </w:rPr>
        <w:t xml:space="preserve">during the breeding season and 21 % and 42 % in the pup rearing and dispersal seasons, respectively. </w:t>
      </w:r>
      <w:commentRangeStart w:id="604"/>
      <w:r w:rsidRPr="00432021">
        <w:rPr>
          <w:rFonts w:ascii="Times New Roman" w:hAnsi="Times New Roman" w:cs="Times New Roman"/>
          <w:lang w:val="en-CA"/>
        </w:rPr>
        <w:t>Reporting</w:t>
      </w:r>
      <w:commentRangeEnd w:id="604"/>
      <w:r w:rsidR="00B5336B">
        <w:rPr>
          <w:rStyle w:val="CommentReference"/>
        </w:rPr>
        <w:commentReference w:id="604"/>
      </w:r>
      <w:r w:rsidRPr="00432021">
        <w:rPr>
          <w:rFonts w:ascii="Times New Roman" w:hAnsi="Times New Roman" w:cs="Times New Roman"/>
          <w:lang w:val="en-CA"/>
        </w:rPr>
        <w:t xml:space="preserve"> increased throughout the duration of the website’s availability from 2011 to 2020 (Figure </w:t>
      </w:r>
      <w:r>
        <w:rPr>
          <w:rFonts w:ascii="Times New Roman" w:hAnsi="Times New Roman" w:cs="Times New Roman"/>
          <w:lang w:val="en-CA"/>
        </w:rPr>
        <w:t>5</w:t>
      </w:r>
      <w:r w:rsidRPr="00432021">
        <w:rPr>
          <w:rFonts w:ascii="Times New Roman" w:hAnsi="Times New Roman" w:cs="Times New Roman"/>
          <w:lang w:val="en-CA"/>
        </w:rPr>
        <w:t>).</w:t>
      </w:r>
      <w:del w:id="605" w:author="Colleen Cassady St. Clair [2]" w:date="2021-06-07T12:27:00Z">
        <w:r w:rsidRPr="00432021" w:rsidDel="00B5336B">
          <w:rPr>
            <w:rFonts w:ascii="Times New Roman" w:hAnsi="Times New Roman" w:cs="Times New Roman"/>
            <w:lang w:val="en-CA"/>
          </w:rPr>
          <w:delText xml:space="preserve"> </w:delText>
        </w:r>
      </w:del>
    </w:p>
    <w:p w14:paraId="54E4335B" w14:textId="6F66294D" w:rsidR="00431167" w:rsidRPr="00432021" w:rsidRDefault="00431167" w:rsidP="00315B74">
      <w:pPr>
        <w:spacing w:line="480" w:lineRule="auto"/>
        <w:rPr>
          <w:rFonts w:ascii="Times New Roman" w:hAnsi="Times New Roman" w:cs="Times New Roman"/>
          <w:i/>
          <w:iCs/>
          <w:lang w:val="en-CA"/>
        </w:rPr>
      </w:pPr>
      <w:r>
        <w:rPr>
          <w:rFonts w:ascii="Times New Roman" w:hAnsi="Times New Roman" w:cs="Times New Roman"/>
          <w:i/>
          <w:iCs/>
          <w:lang w:val="en-CA"/>
        </w:rPr>
        <w:t xml:space="preserve">Coyote response to humans and human perceptions as indicators of conflict. </w:t>
      </w:r>
    </w:p>
    <w:p w14:paraId="519313B5" w14:textId="74DB9FC6" w:rsidR="00431167" w:rsidRPr="004B2784" w:rsidRDefault="00431167" w:rsidP="00315B74">
      <w:pPr>
        <w:spacing w:line="480" w:lineRule="auto"/>
        <w:rPr>
          <w:rFonts w:ascii="Times New Roman" w:hAnsi="Times New Roman" w:cs="Times New Roman"/>
          <w:lang w:val="en-CA"/>
        </w:rPr>
      </w:pPr>
      <w:r w:rsidRPr="00432021">
        <w:rPr>
          <w:rFonts w:ascii="Times New Roman" w:hAnsi="Times New Roman" w:cs="Times New Roman"/>
          <w:lang w:val="en-CA"/>
        </w:rPr>
        <w:tab/>
      </w:r>
      <w:commentRangeStart w:id="606"/>
      <w:commentRangeStart w:id="607"/>
      <w:r w:rsidRPr="00432021">
        <w:rPr>
          <w:rFonts w:ascii="Times New Roman" w:hAnsi="Times New Roman" w:cs="Times New Roman"/>
          <w:lang w:val="en-CA"/>
        </w:rPr>
        <w:t>The</w:t>
      </w:r>
      <w:commentRangeEnd w:id="606"/>
      <w:commentRangeEnd w:id="607"/>
      <w:r w:rsidR="00B5336B">
        <w:rPr>
          <w:rStyle w:val="CommentReference"/>
        </w:rPr>
        <w:commentReference w:id="606"/>
      </w:r>
      <w:r w:rsidR="00B5336B">
        <w:rPr>
          <w:rStyle w:val="CommentReference"/>
        </w:rPr>
        <w:commentReference w:id="607"/>
      </w:r>
      <w:r w:rsidRPr="00432021">
        <w:rPr>
          <w:rFonts w:ascii="Times New Roman" w:hAnsi="Times New Roman" w:cs="Times New Roman"/>
          <w:lang w:val="en-CA"/>
        </w:rPr>
        <w:t xml:space="preserve"> mean total repeatability of report classification was 91%, and the mean repeatability of report classification for coyote response to humans or human perception categories were 77% and 96%, respectively. Among all classified reports, </w:t>
      </w:r>
      <w:commentRangeStart w:id="608"/>
      <w:r w:rsidRPr="00432021">
        <w:rPr>
          <w:rFonts w:ascii="Times New Roman" w:hAnsi="Times New Roman" w:cs="Times New Roman"/>
          <w:lang w:val="en-CA"/>
        </w:rPr>
        <w:t>59.6 % were observations with no human-coyote interaction</w:t>
      </w:r>
      <w:commentRangeEnd w:id="608"/>
      <w:r w:rsidR="009A7C9E">
        <w:rPr>
          <w:rStyle w:val="CommentReference"/>
        </w:rPr>
        <w:commentReference w:id="608"/>
      </w:r>
      <w:r w:rsidRPr="00432021">
        <w:rPr>
          <w:rFonts w:ascii="Times New Roman" w:hAnsi="Times New Roman" w:cs="Times New Roman"/>
          <w:lang w:val="en-CA"/>
        </w:rPr>
        <w:t xml:space="preserve">. </w:t>
      </w:r>
      <w:commentRangeStart w:id="609"/>
      <w:r w:rsidRPr="00432021">
        <w:rPr>
          <w:rFonts w:ascii="Times New Roman" w:hAnsi="Times New Roman" w:cs="Times New Roman"/>
          <w:lang w:val="en-CA"/>
        </w:rPr>
        <w:t>Within</w:t>
      </w:r>
      <w:commentRangeEnd w:id="609"/>
      <w:r w:rsidR="00B5336B">
        <w:rPr>
          <w:rStyle w:val="CommentReference"/>
        </w:rPr>
        <w:commentReference w:id="609"/>
      </w:r>
      <w:r w:rsidRPr="00432021">
        <w:rPr>
          <w:rFonts w:ascii="Times New Roman" w:hAnsi="Times New Roman" w:cs="Times New Roman"/>
          <w:lang w:val="en-CA"/>
        </w:rPr>
        <w:t xml:space="preserve"> the subset of reports used in the analyses of coyote responses to humans (</w:t>
      </w:r>
      <w:r w:rsidRPr="00432021">
        <w:rPr>
          <w:rFonts w:ascii="Times New Roman" w:hAnsi="Times New Roman" w:cs="Times New Roman"/>
          <w:i/>
          <w:iCs/>
          <w:lang w:val="en-CA"/>
        </w:rPr>
        <w:t>N</w:t>
      </w:r>
      <w:r w:rsidRPr="00432021">
        <w:rPr>
          <w:rFonts w:ascii="Times New Roman" w:hAnsi="Times New Roman" w:cs="Times New Roman"/>
          <w:lang w:val="en-CA"/>
        </w:rPr>
        <w:t xml:space="preserve"> = 2,585), </w:t>
      </w:r>
      <w:r>
        <w:rPr>
          <w:rFonts w:ascii="Times New Roman" w:hAnsi="Times New Roman" w:cs="Times New Roman"/>
          <w:lang w:val="en-CA"/>
        </w:rPr>
        <w:t xml:space="preserve">interactions characterized by avoidance </w:t>
      </w:r>
      <w:r w:rsidRPr="00432021">
        <w:rPr>
          <w:rFonts w:ascii="Times New Roman" w:hAnsi="Times New Roman" w:cs="Times New Roman"/>
          <w:lang w:val="en-CA"/>
        </w:rPr>
        <w:t>(</w:t>
      </w:r>
      <w:r>
        <w:rPr>
          <w:rFonts w:ascii="Times New Roman" w:hAnsi="Times New Roman" w:cs="Times New Roman"/>
          <w:lang w:val="en-CA"/>
        </w:rPr>
        <w:t xml:space="preserve">OSV = 1 or 2; </w:t>
      </w:r>
      <w:r w:rsidRPr="00432021">
        <w:rPr>
          <w:rFonts w:ascii="Times New Roman" w:hAnsi="Times New Roman" w:cs="Times New Roman"/>
          <w:lang w:val="en-CA"/>
        </w:rPr>
        <w:t>28.3%)</w:t>
      </w:r>
      <w:r>
        <w:rPr>
          <w:rFonts w:ascii="Times New Roman" w:hAnsi="Times New Roman" w:cs="Times New Roman"/>
          <w:lang w:val="en-CA"/>
        </w:rPr>
        <w:t xml:space="preserve"> or </w:t>
      </w:r>
      <w:del w:id="610" w:author="Howie Harshaw" w:date="2021-05-03T14:02:00Z">
        <w:r w:rsidDel="009A7C9E">
          <w:rPr>
            <w:rFonts w:ascii="Times New Roman" w:hAnsi="Times New Roman" w:cs="Times New Roman"/>
            <w:lang w:val="en-CA"/>
          </w:rPr>
          <w:delText xml:space="preserve">neutrality </w:delText>
        </w:r>
      </w:del>
      <w:ins w:id="611" w:author="Howie Harshaw" w:date="2021-05-03T14:02:00Z">
        <w:r w:rsidR="009A7C9E">
          <w:rPr>
            <w:rFonts w:ascii="Times New Roman" w:hAnsi="Times New Roman" w:cs="Times New Roman"/>
            <w:lang w:val="en-CA"/>
          </w:rPr>
          <w:t xml:space="preserve">neutral behaviours </w:t>
        </w:r>
      </w:ins>
      <w:r>
        <w:rPr>
          <w:rFonts w:ascii="Times New Roman" w:hAnsi="Times New Roman" w:cs="Times New Roman"/>
          <w:lang w:val="en-CA"/>
        </w:rPr>
        <w:t xml:space="preserve">(OSV = 3 or 4; </w:t>
      </w:r>
      <w:r w:rsidRPr="00432021">
        <w:rPr>
          <w:rFonts w:ascii="Times New Roman" w:hAnsi="Times New Roman" w:cs="Times New Roman"/>
          <w:lang w:val="en-CA"/>
        </w:rPr>
        <w:t xml:space="preserve">39.8%) </w:t>
      </w:r>
      <w:r>
        <w:rPr>
          <w:rFonts w:ascii="Times New Roman" w:hAnsi="Times New Roman" w:cs="Times New Roman"/>
          <w:lang w:val="en-CA"/>
        </w:rPr>
        <w:t xml:space="preserve">were </w:t>
      </w:r>
      <w:del w:id="612" w:author="Colleen Cassady St. Clair [2]" w:date="2021-06-07T13:03:00Z">
        <w:r w:rsidDel="00512222">
          <w:rPr>
            <w:rFonts w:ascii="Times New Roman" w:hAnsi="Times New Roman" w:cs="Times New Roman"/>
            <w:lang w:val="en-CA"/>
          </w:rPr>
          <w:delText xml:space="preserve">most </w:delText>
        </w:r>
      </w:del>
      <w:ins w:id="613" w:author="Colleen Cassady St. Clair [2]" w:date="2021-06-07T13:03:00Z">
        <w:r w:rsidR="00512222">
          <w:rPr>
            <w:rFonts w:ascii="Times New Roman" w:hAnsi="Times New Roman" w:cs="Times New Roman"/>
            <w:lang w:val="en-CA"/>
          </w:rPr>
          <w:t xml:space="preserve">more </w:t>
        </w:r>
      </w:ins>
      <w:r>
        <w:rPr>
          <w:rFonts w:ascii="Times New Roman" w:hAnsi="Times New Roman" w:cs="Times New Roman"/>
          <w:lang w:val="en-CA"/>
        </w:rPr>
        <w:t>common</w:t>
      </w:r>
      <w:ins w:id="614" w:author="Colleen Cassady St. Clair [2]" w:date="2021-06-07T13:03:00Z">
        <w:r w:rsidR="00512222">
          <w:rPr>
            <w:rFonts w:ascii="Times New Roman" w:hAnsi="Times New Roman" w:cs="Times New Roman"/>
            <w:lang w:val="en-CA"/>
          </w:rPr>
          <w:t xml:space="preserve"> than b</w:t>
        </w:r>
      </w:ins>
      <w:del w:id="615" w:author="Colleen Cassady St. Clair [2]" w:date="2021-06-07T13:03:00Z">
        <w:r w:rsidDel="00512222">
          <w:rPr>
            <w:rFonts w:ascii="Times New Roman" w:hAnsi="Times New Roman" w:cs="Times New Roman"/>
            <w:lang w:val="en-CA"/>
          </w:rPr>
          <w:delText>.</w:delText>
        </w:r>
        <w:r w:rsidRPr="00432021" w:rsidDel="00512222">
          <w:rPr>
            <w:rFonts w:ascii="Times New Roman" w:hAnsi="Times New Roman" w:cs="Times New Roman"/>
            <w:lang w:val="en-CA"/>
          </w:rPr>
          <w:delText xml:space="preserve"> B</w:delText>
        </w:r>
      </w:del>
      <w:r w:rsidRPr="00432021">
        <w:rPr>
          <w:rFonts w:ascii="Times New Roman" w:hAnsi="Times New Roman" w:cs="Times New Roman"/>
          <w:lang w:val="en-CA"/>
        </w:rPr>
        <w:t xml:space="preserve">old </w:t>
      </w:r>
      <w:r>
        <w:rPr>
          <w:rFonts w:ascii="Times New Roman" w:hAnsi="Times New Roman" w:cs="Times New Roman"/>
          <w:lang w:val="en-CA"/>
        </w:rPr>
        <w:t>(OSV = 5, 6</w:t>
      </w:r>
      <w:ins w:id="616" w:author="Colleen Cassady St. Clair [2]" w:date="2021-06-07T13:04:00Z">
        <w:r w:rsidR="00512222">
          <w:rPr>
            <w:rFonts w:ascii="Times New Roman" w:hAnsi="Times New Roman" w:cs="Times New Roman"/>
            <w:lang w:val="en-CA"/>
          </w:rPr>
          <w:t>, 7</w:t>
        </w:r>
      </w:ins>
      <w:ins w:id="617" w:author="Colleen Cassady St. Clair [2]" w:date="2021-06-07T13:03:00Z">
        <w:r w:rsidR="00512222">
          <w:rPr>
            <w:rFonts w:ascii="Times New Roman" w:hAnsi="Times New Roman" w:cs="Times New Roman"/>
            <w:lang w:val="en-CA"/>
          </w:rPr>
          <w:t xml:space="preserve">; </w:t>
        </w:r>
        <w:r w:rsidR="00512222">
          <w:rPr>
            <w:rFonts w:ascii="Times New Roman" w:hAnsi="Times New Roman" w:cs="Times New Roman"/>
            <w:lang w:val="en-CA"/>
          </w:rPr>
          <w:lastRenderedPageBreak/>
          <w:t xml:space="preserve">23.1%) </w:t>
        </w:r>
      </w:ins>
      <w:del w:id="618" w:author="Colleen Cassady St. Clair [2]" w:date="2021-06-07T13:03:00Z">
        <w:r w:rsidDel="00512222">
          <w:rPr>
            <w:rFonts w:ascii="Times New Roman" w:hAnsi="Times New Roman" w:cs="Times New Roman"/>
            <w:lang w:val="en-CA"/>
          </w:rPr>
          <w:delText xml:space="preserve"> </w:delText>
        </w:r>
      </w:del>
      <w:del w:id="619" w:author="Colleen Cassady St. Clair [2]" w:date="2021-06-07T13:04:00Z">
        <w:r w:rsidDel="00512222">
          <w:rPr>
            <w:rFonts w:ascii="Times New Roman" w:hAnsi="Times New Roman" w:cs="Times New Roman"/>
            <w:lang w:val="en-CA"/>
          </w:rPr>
          <w:delText xml:space="preserve">or 7) </w:delText>
        </w:r>
      </w:del>
      <w:r w:rsidRPr="00432021">
        <w:rPr>
          <w:rFonts w:ascii="Times New Roman" w:hAnsi="Times New Roman" w:cs="Times New Roman"/>
          <w:lang w:val="en-CA"/>
        </w:rPr>
        <w:t>and aggressive</w:t>
      </w:r>
      <w:ins w:id="620" w:author="Colleen Cassady St. Clair [2]" w:date="2021-06-07T13:04:00Z">
        <w:r w:rsidR="00512222">
          <w:rPr>
            <w:rFonts w:ascii="Times New Roman" w:hAnsi="Times New Roman" w:cs="Times New Roman"/>
            <w:lang w:val="en-CA"/>
          </w:rPr>
          <w:t xml:space="preserve"> reports</w:t>
        </w:r>
      </w:ins>
      <w:r>
        <w:rPr>
          <w:rFonts w:ascii="Times New Roman" w:hAnsi="Times New Roman" w:cs="Times New Roman"/>
          <w:lang w:val="en-CA"/>
        </w:rPr>
        <w:t xml:space="preserve"> (OSV = 8 or 9</w:t>
      </w:r>
      <w:ins w:id="621" w:author="Colleen Cassady St. Clair [2]" w:date="2021-06-07T13:04:00Z">
        <w:r w:rsidR="00512222">
          <w:rPr>
            <w:rFonts w:ascii="Times New Roman" w:hAnsi="Times New Roman" w:cs="Times New Roman"/>
            <w:lang w:val="en-CA"/>
          </w:rPr>
          <w:t>;</w:t>
        </w:r>
      </w:ins>
      <w:del w:id="622" w:author="Colleen Cassady St. Clair [2]" w:date="2021-06-07T13:04:00Z">
        <w:r w:rsidDel="00512222">
          <w:rPr>
            <w:rFonts w:ascii="Times New Roman" w:hAnsi="Times New Roman" w:cs="Times New Roman"/>
            <w:lang w:val="en-CA"/>
          </w:rPr>
          <w:delText>)</w:delText>
        </w:r>
        <w:r w:rsidRPr="00432021" w:rsidDel="00512222">
          <w:rPr>
            <w:rFonts w:ascii="Times New Roman" w:hAnsi="Times New Roman" w:cs="Times New Roman"/>
            <w:lang w:val="en-CA"/>
          </w:rPr>
          <w:delText xml:space="preserve"> reports </w:delText>
        </w:r>
        <w:r w:rsidDel="00512222">
          <w:rPr>
            <w:rFonts w:ascii="Times New Roman" w:hAnsi="Times New Roman" w:cs="Times New Roman"/>
            <w:lang w:val="en-CA"/>
          </w:rPr>
          <w:delText>constituted</w:delText>
        </w:r>
        <w:r w:rsidRPr="00432021" w:rsidDel="00512222">
          <w:rPr>
            <w:rFonts w:ascii="Times New Roman" w:hAnsi="Times New Roman" w:cs="Times New Roman"/>
            <w:lang w:val="en-CA"/>
          </w:rPr>
          <w:delText xml:space="preserve"> 23.1%</w:delText>
        </w:r>
        <w:r w:rsidDel="00512222">
          <w:rPr>
            <w:rFonts w:ascii="Times New Roman" w:hAnsi="Times New Roman" w:cs="Times New Roman"/>
            <w:lang w:val="en-CA"/>
          </w:rPr>
          <w:delText xml:space="preserve"> </w:delText>
        </w:r>
        <w:r w:rsidRPr="00432021" w:rsidDel="00512222">
          <w:rPr>
            <w:rFonts w:ascii="Times New Roman" w:hAnsi="Times New Roman" w:cs="Times New Roman"/>
            <w:lang w:val="en-CA"/>
          </w:rPr>
          <w:delText>and</w:delText>
        </w:r>
      </w:del>
      <w:r w:rsidRPr="00432021">
        <w:rPr>
          <w:rFonts w:ascii="Times New Roman" w:hAnsi="Times New Roman" w:cs="Times New Roman"/>
          <w:lang w:val="en-CA"/>
        </w:rPr>
        <w:t xml:space="preserve"> 8.8%</w:t>
      </w:r>
      <w:ins w:id="623" w:author="Colleen Cassady St. Clair [2]" w:date="2021-06-07T13:04:00Z">
        <w:r w:rsidR="00512222">
          <w:rPr>
            <w:rFonts w:ascii="Times New Roman" w:hAnsi="Times New Roman" w:cs="Times New Roman"/>
            <w:lang w:val="en-CA"/>
          </w:rPr>
          <w:t>)</w:t>
        </w:r>
      </w:ins>
      <w:del w:id="624" w:author="Colleen Cassady St. Clair [2]" w:date="2021-06-07T13:04:00Z">
        <w:r w:rsidRPr="00432021" w:rsidDel="00512222">
          <w:rPr>
            <w:rFonts w:ascii="Times New Roman" w:hAnsi="Times New Roman" w:cs="Times New Roman"/>
            <w:lang w:val="en-CA"/>
          </w:rPr>
          <w:delText xml:space="preserve"> of reports, respectively</w:delText>
        </w:r>
      </w:del>
      <w:r w:rsidRPr="00432021">
        <w:rPr>
          <w:rFonts w:ascii="Times New Roman" w:hAnsi="Times New Roman" w:cs="Times New Roman"/>
          <w:lang w:val="en-CA"/>
        </w:rPr>
        <w:t xml:space="preserve">. </w:t>
      </w:r>
      <w:del w:id="625" w:author="Colleen Cassady St. Clair [2]" w:date="2021-06-07T13:05:00Z">
        <w:r w:rsidRPr="00432021" w:rsidDel="00512222">
          <w:rPr>
            <w:rFonts w:ascii="Times New Roman" w:hAnsi="Times New Roman" w:cs="Times New Roman"/>
            <w:lang w:val="en-CA"/>
          </w:rPr>
          <w:delText>For the</w:delText>
        </w:r>
      </w:del>
      <w:ins w:id="626" w:author="Colleen Cassady St. Clair [2]" w:date="2021-06-07T13:05:00Z">
        <w:r w:rsidR="00512222">
          <w:rPr>
            <w:rFonts w:ascii="Times New Roman" w:hAnsi="Times New Roman" w:cs="Times New Roman"/>
            <w:lang w:val="en-CA"/>
          </w:rPr>
          <w:t>The</w:t>
        </w:r>
      </w:ins>
      <w:r w:rsidRPr="00432021">
        <w:rPr>
          <w:rFonts w:ascii="Times New Roman" w:hAnsi="Times New Roman" w:cs="Times New Roman"/>
          <w:lang w:val="en-CA"/>
        </w:rPr>
        <w:t xml:space="preserve"> reports </w:t>
      </w:r>
      <w:del w:id="627" w:author="Colleen Cassady St. Clair [2]" w:date="2021-06-07T13:05:00Z">
        <w:r w:rsidRPr="00432021" w:rsidDel="00512222">
          <w:rPr>
            <w:rFonts w:ascii="Times New Roman" w:hAnsi="Times New Roman" w:cs="Times New Roman"/>
            <w:lang w:val="en-CA"/>
          </w:rPr>
          <w:delText>used for the analyses of</w:delText>
        </w:r>
      </w:del>
      <w:ins w:id="628" w:author="Colleen Cassady St. Clair [2]" w:date="2021-06-07T13:05:00Z">
        <w:r w:rsidR="00512222">
          <w:rPr>
            <w:rFonts w:ascii="Times New Roman" w:hAnsi="Times New Roman" w:cs="Times New Roman"/>
            <w:lang w:val="en-CA"/>
          </w:rPr>
          <w:t>that revealed an aspect of</w:t>
        </w:r>
      </w:ins>
      <w:r w:rsidRPr="00432021">
        <w:rPr>
          <w:rFonts w:ascii="Times New Roman" w:hAnsi="Times New Roman" w:cs="Times New Roman"/>
          <w:lang w:val="en-CA"/>
        </w:rPr>
        <w:t xml:space="preserve"> human perceptions (</w:t>
      </w:r>
      <w:r w:rsidRPr="00432021">
        <w:rPr>
          <w:rFonts w:ascii="Times New Roman" w:hAnsi="Times New Roman" w:cs="Times New Roman"/>
          <w:i/>
          <w:iCs/>
          <w:lang w:val="en-CA"/>
        </w:rPr>
        <w:t>N</w:t>
      </w:r>
      <w:r w:rsidRPr="00432021">
        <w:rPr>
          <w:rFonts w:ascii="Times New Roman" w:hAnsi="Times New Roman" w:cs="Times New Roman"/>
          <w:lang w:val="en-CA"/>
        </w:rPr>
        <w:t xml:space="preserve"> = 920)</w:t>
      </w:r>
      <w:del w:id="629" w:author="Colleen Cassady St. Clair [2]" w:date="2021-06-07T13:05:00Z">
        <w:r w:rsidRPr="00432021" w:rsidDel="00512222">
          <w:rPr>
            <w:rFonts w:ascii="Times New Roman" w:hAnsi="Times New Roman" w:cs="Times New Roman"/>
            <w:lang w:val="en-CA"/>
          </w:rPr>
          <w:delText>,</w:delText>
        </w:r>
      </w:del>
      <w:r w:rsidRPr="00432021">
        <w:rPr>
          <w:rFonts w:ascii="Times New Roman" w:hAnsi="Times New Roman" w:cs="Times New Roman"/>
          <w:lang w:val="en-CA"/>
        </w:rPr>
        <w:t xml:space="preserve"> </w:t>
      </w:r>
      <w:del w:id="630" w:author="Colleen Cassady St. Clair [2]" w:date="2021-06-07T13:05:00Z">
        <w:r w:rsidRPr="00432021" w:rsidDel="00512222">
          <w:rPr>
            <w:rFonts w:ascii="Times New Roman" w:hAnsi="Times New Roman" w:cs="Times New Roman"/>
            <w:lang w:val="en-CA"/>
          </w:rPr>
          <w:delText xml:space="preserve">reports </w:delText>
        </w:r>
      </w:del>
      <w:r w:rsidRPr="00432021">
        <w:rPr>
          <w:rFonts w:ascii="Times New Roman" w:hAnsi="Times New Roman" w:cs="Times New Roman"/>
          <w:lang w:val="en-CA"/>
        </w:rPr>
        <w:t>were predominantly negative (67.2%)</w:t>
      </w:r>
      <w:r>
        <w:rPr>
          <w:rFonts w:ascii="Times New Roman" w:hAnsi="Times New Roman" w:cs="Times New Roman"/>
          <w:lang w:val="en-CA"/>
        </w:rPr>
        <w:t>,</w:t>
      </w:r>
      <w:r w:rsidRPr="00432021">
        <w:rPr>
          <w:rFonts w:ascii="Times New Roman" w:hAnsi="Times New Roman" w:cs="Times New Roman"/>
          <w:lang w:val="en-CA"/>
        </w:rPr>
        <w:t xml:space="preserve"> followed by neutral (18.1%) and positive </w:t>
      </w:r>
      <w:r>
        <w:rPr>
          <w:rFonts w:ascii="Times New Roman" w:hAnsi="Times New Roman" w:cs="Times New Roman"/>
          <w:lang w:val="en-CA"/>
        </w:rPr>
        <w:t xml:space="preserve">perceptions </w:t>
      </w:r>
      <w:r w:rsidRPr="00432021">
        <w:rPr>
          <w:rFonts w:ascii="Times New Roman" w:hAnsi="Times New Roman" w:cs="Times New Roman"/>
          <w:lang w:val="en-CA"/>
        </w:rPr>
        <w:t xml:space="preserve">(14.7%). </w:t>
      </w:r>
      <w:ins w:id="631" w:author="Colleen Cassady St. Clair [2]" w:date="2021-06-07T13:08:00Z">
        <w:r w:rsidR="00512222">
          <w:rPr>
            <w:rFonts w:ascii="Times New Roman" w:hAnsi="Times New Roman" w:cs="Times New Roman"/>
            <w:lang w:val="en-CA"/>
          </w:rPr>
          <w:t xml:space="preserve">Among the reports that permitted classification of both coyote </w:t>
        </w:r>
        <w:proofErr w:type="spellStart"/>
        <w:r w:rsidR="00512222">
          <w:rPr>
            <w:rFonts w:ascii="Times New Roman" w:hAnsi="Times New Roman" w:cs="Times New Roman"/>
            <w:lang w:val="en-CA"/>
          </w:rPr>
          <w:t>reponse</w:t>
        </w:r>
        <w:proofErr w:type="spellEnd"/>
        <w:r w:rsidR="00512222">
          <w:rPr>
            <w:rFonts w:ascii="Times New Roman" w:hAnsi="Times New Roman" w:cs="Times New Roman"/>
            <w:lang w:val="en-CA"/>
          </w:rPr>
          <w:t xml:space="preserve"> and human perception, </w:t>
        </w:r>
      </w:ins>
      <w:ins w:id="632" w:author="Colleen Cassady St. Clair [2]" w:date="2021-06-07T13:10:00Z">
        <w:r w:rsidR="00512222">
          <w:rPr>
            <w:rFonts w:ascii="Times New Roman" w:hAnsi="Times New Roman" w:cs="Times New Roman"/>
            <w:lang w:val="en-CA"/>
          </w:rPr>
          <w:t xml:space="preserve">there was a significant positive relationship in ordinal </w:t>
        </w:r>
      </w:ins>
      <w:ins w:id="633" w:author="Colleen Cassady St. Clair [2]" w:date="2021-06-07T13:11:00Z">
        <w:r w:rsidR="00512222">
          <w:rPr>
            <w:rFonts w:ascii="Times New Roman" w:hAnsi="Times New Roman" w:cs="Times New Roman"/>
            <w:lang w:val="en-CA"/>
          </w:rPr>
          <w:t xml:space="preserve">values </w:t>
        </w:r>
      </w:ins>
      <w:ins w:id="634" w:author="Colleen Cassady St. Clair [2]" w:date="2021-06-07T13:13:00Z">
        <w:r w:rsidR="00C87F42">
          <w:rPr>
            <w:rFonts w:ascii="Times New Roman" w:hAnsi="Times New Roman" w:cs="Times New Roman"/>
            <w:lang w:val="en-CA"/>
          </w:rPr>
          <w:t>wherein</w:t>
        </w:r>
      </w:ins>
      <w:ins w:id="635" w:author="Colleen Cassady St. Clair [2]" w:date="2021-06-07T13:11:00Z">
        <w:r w:rsidR="00512222">
          <w:rPr>
            <w:rFonts w:ascii="Times New Roman" w:hAnsi="Times New Roman" w:cs="Times New Roman"/>
            <w:lang w:val="en-CA"/>
          </w:rPr>
          <w:t xml:space="preserve"> negative perceptions</w:t>
        </w:r>
      </w:ins>
      <w:ins w:id="636" w:author="Colleen Cassady St. Clair [2]" w:date="2021-06-07T13:13:00Z">
        <w:r w:rsidR="00C87F42">
          <w:rPr>
            <w:rFonts w:ascii="Times New Roman" w:hAnsi="Times New Roman" w:cs="Times New Roman"/>
            <w:lang w:val="en-CA"/>
          </w:rPr>
          <w:t xml:space="preserve"> (OV = 3)</w:t>
        </w:r>
      </w:ins>
      <w:ins w:id="637" w:author="Colleen Cassady St. Clair [2]" w:date="2021-06-07T13:11:00Z">
        <w:r w:rsidR="00C87F42">
          <w:rPr>
            <w:rFonts w:ascii="Times New Roman" w:hAnsi="Times New Roman" w:cs="Times New Roman"/>
            <w:lang w:val="en-CA"/>
          </w:rPr>
          <w:t xml:space="preserve"> </w:t>
        </w:r>
      </w:ins>
      <w:ins w:id="638" w:author="Colleen Cassady St. Clair [2]" w:date="2021-06-07T13:13:00Z">
        <w:r w:rsidR="00C87F42">
          <w:rPr>
            <w:rFonts w:ascii="Times New Roman" w:hAnsi="Times New Roman" w:cs="Times New Roman"/>
            <w:lang w:val="en-CA"/>
          </w:rPr>
          <w:t xml:space="preserve">were </w:t>
        </w:r>
      </w:ins>
      <w:ins w:id="639" w:author="Colleen Cassady St. Clair [2]" w:date="2021-06-07T13:11:00Z">
        <w:r w:rsidR="00C87F42">
          <w:rPr>
            <w:rFonts w:ascii="Times New Roman" w:hAnsi="Times New Roman" w:cs="Times New Roman"/>
            <w:lang w:val="en-CA"/>
          </w:rPr>
          <w:t>associated</w:t>
        </w:r>
        <w:r w:rsidR="00512222">
          <w:rPr>
            <w:rFonts w:ascii="Times New Roman" w:hAnsi="Times New Roman" w:cs="Times New Roman"/>
            <w:lang w:val="en-CA"/>
          </w:rPr>
          <w:t xml:space="preserve"> with bolder coyote behaviours </w:t>
        </w:r>
      </w:ins>
      <w:ins w:id="640" w:author="Colleen Cassady St. Clair [2]" w:date="2021-06-07T13:14:00Z">
        <w:r w:rsidR="00C87F42">
          <w:rPr>
            <w:rFonts w:ascii="Times New Roman" w:hAnsi="Times New Roman" w:cs="Times New Roman"/>
            <w:lang w:val="en-CA"/>
          </w:rPr>
          <w:t>(</w:t>
        </w:r>
        <w:commentRangeStart w:id="641"/>
        <w:r w:rsidR="00C87F42">
          <w:rPr>
            <w:rFonts w:ascii="Times New Roman" w:hAnsi="Times New Roman" w:cs="Times New Roman"/>
            <w:lang w:val="en-CA"/>
          </w:rPr>
          <w:t>rho</w:t>
        </w:r>
      </w:ins>
      <w:commentRangeEnd w:id="641"/>
      <w:ins w:id="642" w:author="Colleen Cassady St. Clair [2]" w:date="2021-06-07T13:15:00Z">
        <w:r w:rsidR="00C87F42">
          <w:rPr>
            <w:rStyle w:val="CommentReference"/>
          </w:rPr>
          <w:commentReference w:id="641"/>
        </w:r>
      </w:ins>
      <w:ins w:id="643" w:author="Colleen Cassady St. Clair [2]" w:date="2021-06-07T13:14:00Z">
        <w:r w:rsidR="00C87F42">
          <w:rPr>
            <w:rFonts w:ascii="Times New Roman" w:hAnsi="Times New Roman" w:cs="Times New Roman"/>
            <w:lang w:val="en-CA"/>
          </w:rPr>
          <w:t xml:space="preserve"> = 0.29, </w:t>
        </w:r>
        <w:r w:rsidR="00C87F42">
          <w:rPr>
            <w:rFonts w:ascii="Times New Roman" w:hAnsi="Times New Roman" w:cs="Times New Roman"/>
            <w:i/>
            <w:iCs/>
            <w:lang w:val="en-CA"/>
          </w:rPr>
          <w:t xml:space="preserve">P </w:t>
        </w:r>
        <w:r w:rsidR="00C87F42">
          <w:rPr>
            <w:rFonts w:ascii="Times New Roman" w:hAnsi="Times New Roman" w:cs="Times New Roman"/>
            <w:lang w:val="en-CA"/>
          </w:rPr>
          <w:t>&lt; 0.001; Figure 6)</w:t>
        </w:r>
      </w:ins>
      <w:ins w:id="644" w:author="Colleen Cassady St. Clair [2]" w:date="2021-06-07T13:08:00Z">
        <w:r w:rsidR="00512222">
          <w:rPr>
            <w:rFonts w:ascii="Times New Roman" w:hAnsi="Times New Roman" w:cs="Times New Roman"/>
            <w:lang w:val="en-CA"/>
          </w:rPr>
          <w:t xml:space="preserve"> </w:t>
        </w:r>
      </w:ins>
      <w:del w:id="645" w:author="Colleen Cassady St. Clair [2]" w:date="2021-06-07T13:14:00Z">
        <w:r w:rsidDel="00C87F42">
          <w:rPr>
            <w:rFonts w:ascii="Times New Roman" w:hAnsi="Times New Roman" w:cs="Times New Roman"/>
            <w:lang w:val="en-CA"/>
          </w:rPr>
          <w:delText xml:space="preserve">Coyote response to humans was strongly correlated with human perception of coyotes, </w:delText>
        </w:r>
      </w:del>
      <w:commentRangeStart w:id="646"/>
      <w:del w:id="647" w:author="Colleen Cassady St. Clair [2]" w:date="2021-06-07T13:15:00Z">
        <w:r w:rsidDel="00C87F42">
          <w:rPr>
            <w:rFonts w:ascii="Times New Roman" w:hAnsi="Times New Roman" w:cs="Times New Roman"/>
            <w:lang w:val="en-CA"/>
          </w:rPr>
          <w:delText>although</w:delText>
        </w:r>
      </w:del>
      <w:commentRangeEnd w:id="646"/>
      <w:r w:rsidR="00C87F42">
        <w:rPr>
          <w:rStyle w:val="CommentReference"/>
        </w:rPr>
        <w:commentReference w:id="646"/>
      </w:r>
      <w:del w:id="648" w:author="Colleen Cassady St. Clair [2]" w:date="2021-06-07T13:15:00Z">
        <w:r w:rsidDel="00C87F42">
          <w:rPr>
            <w:rFonts w:ascii="Times New Roman" w:hAnsi="Times New Roman" w:cs="Times New Roman"/>
            <w:lang w:val="en-CA"/>
          </w:rPr>
          <w:delText xml:space="preserve"> there were many reports where coyote response and human behaviour were not equally representative of a negative interaction</w:delText>
        </w:r>
      </w:del>
      <w:del w:id="649" w:author="Colleen Cassady St. Clair [2]" w:date="2021-06-07T13:14:00Z">
        <w:r w:rsidDel="00C87F42">
          <w:rPr>
            <w:rFonts w:ascii="Times New Roman" w:hAnsi="Times New Roman" w:cs="Times New Roman"/>
            <w:lang w:val="en-CA"/>
          </w:rPr>
          <w:delText xml:space="preserve"> (rho = 0.29, </w:delText>
        </w:r>
        <w:r w:rsidDel="00C87F42">
          <w:rPr>
            <w:rFonts w:ascii="Times New Roman" w:hAnsi="Times New Roman" w:cs="Times New Roman"/>
            <w:i/>
            <w:iCs/>
            <w:lang w:val="en-CA"/>
          </w:rPr>
          <w:delText xml:space="preserve">P </w:delText>
        </w:r>
        <w:r w:rsidDel="00C87F42">
          <w:rPr>
            <w:rFonts w:ascii="Times New Roman" w:hAnsi="Times New Roman" w:cs="Times New Roman"/>
            <w:lang w:val="en-CA"/>
          </w:rPr>
          <w:delText>&lt; 0.001; Figure 6)</w:delText>
        </w:r>
      </w:del>
      <w:r>
        <w:rPr>
          <w:rFonts w:ascii="Times New Roman" w:hAnsi="Times New Roman" w:cs="Times New Roman"/>
          <w:lang w:val="en-CA"/>
        </w:rPr>
        <w:t>.</w:t>
      </w:r>
    </w:p>
    <w:p w14:paraId="1267E4F1" w14:textId="4C46B6EC" w:rsidR="00431167" w:rsidRPr="00432021" w:rsidRDefault="00431167" w:rsidP="00315B74">
      <w:pPr>
        <w:spacing w:line="480" w:lineRule="auto"/>
        <w:rPr>
          <w:rFonts w:ascii="Times New Roman" w:hAnsi="Times New Roman" w:cs="Times New Roman"/>
          <w:lang w:val="en-CA"/>
        </w:rPr>
      </w:pPr>
      <w:r w:rsidRPr="00432021">
        <w:rPr>
          <w:rFonts w:ascii="Times New Roman" w:hAnsi="Times New Roman" w:cs="Times New Roman"/>
          <w:lang w:val="en-CA"/>
        </w:rPr>
        <w:tab/>
      </w:r>
      <w:del w:id="650" w:author="Colleen Cassady St. Clair [2]" w:date="2021-06-07T13:17:00Z">
        <w:r w:rsidRPr="00432021" w:rsidDel="00C87F42">
          <w:rPr>
            <w:rFonts w:ascii="Times New Roman" w:hAnsi="Times New Roman" w:cs="Times New Roman"/>
            <w:lang w:val="en-CA"/>
          </w:rPr>
          <w:delText xml:space="preserve">For </w:delText>
        </w:r>
      </w:del>
      <w:ins w:id="651" w:author="Colleen Cassady St. Clair [2]" w:date="2021-06-07T14:56:00Z">
        <w:r w:rsidR="00E032DD">
          <w:rPr>
            <w:rFonts w:ascii="Times New Roman" w:hAnsi="Times New Roman" w:cs="Times New Roman"/>
            <w:lang w:val="en-CA"/>
          </w:rPr>
          <w:t xml:space="preserve">We examined </w:t>
        </w:r>
      </w:ins>
      <w:del w:id="652" w:author="Colleen Cassady St. Clair [2]" w:date="2021-06-07T14:56:00Z">
        <w:r w:rsidRPr="00432021" w:rsidDel="00E032DD">
          <w:rPr>
            <w:rFonts w:ascii="Times New Roman" w:hAnsi="Times New Roman" w:cs="Times New Roman"/>
            <w:lang w:val="en-CA"/>
          </w:rPr>
          <w:delText>the analysis of the</w:delText>
        </w:r>
      </w:del>
      <w:r w:rsidRPr="00432021">
        <w:rPr>
          <w:rFonts w:ascii="Times New Roman" w:hAnsi="Times New Roman" w:cs="Times New Roman"/>
          <w:lang w:val="en-CA"/>
        </w:rPr>
        <w:t xml:space="preserve"> land cover </w:t>
      </w:r>
      <w:del w:id="653" w:author="Colleen Cassady St. Clair [2]" w:date="2021-06-07T14:56:00Z">
        <w:r w:rsidRPr="00432021" w:rsidDel="00E032DD">
          <w:rPr>
            <w:rFonts w:ascii="Times New Roman" w:hAnsi="Times New Roman" w:cs="Times New Roman"/>
            <w:lang w:val="en-CA"/>
          </w:rPr>
          <w:delText xml:space="preserve">predictors </w:delText>
        </w:r>
      </w:del>
      <w:ins w:id="654" w:author="Colleen Cassady St. Clair [2]" w:date="2021-06-07T14:56:00Z">
        <w:r w:rsidR="00E032DD">
          <w:rPr>
            <w:rFonts w:ascii="Times New Roman" w:hAnsi="Times New Roman" w:cs="Times New Roman"/>
            <w:lang w:val="en-CA"/>
          </w:rPr>
          <w:t>variables to predict the boldness</w:t>
        </w:r>
        <w:r w:rsidR="00E032DD" w:rsidRPr="00432021">
          <w:rPr>
            <w:rFonts w:ascii="Times New Roman" w:hAnsi="Times New Roman" w:cs="Times New Roman"/>
            <w:lang w:val="en-CA"/>
          </w:rPr>
          <w:t xml:space="preserve"> </w:t>
        </w:r>
      </w:ins>
      <w:r w:rsidRPr="00432021">
        <w:rPr>
          <w:rFonts w:ascii="Times New Roman" w:hAnsi="Times New Roman" w:cs="Times New Roman"/>
          <w:lang w:val="en-CA"/>
        </w:rPr>
        <w:t>of coyote responses to humans</w:t>
      </w:r>
      <w:ins w:id="655" w:author="Colleen Cassady St. Clair [2]" w:date="2021-06-07T14:57:00Z">
        <w:r w:rsidR="00E032DD">
          <w:rPr>
            <w:rFonts w:ascii="Times New Roman" w:hAnsi="Times New Roman" w:cs="Times New Roman"/>
            <w:lang w:val="en-CA"/>
          </w:rPr>
          <w:t xml:space="preserve"> and </w:t>
        </w:r>
        <w:proofErr w:type="spellStart"/>
        <w:r w:rsidR="00E032DD">
          <w:rPr>
            <w:rFonts w:ascii="Times New Roman" w:hAnsi="Times New Roman" w:cs="Times New Roman"/>
            <w:lang w:val="en-CA"/>
          </w:rPr>
          <w:t>found</w:t>
        </w:r>
      </w:ins>
      <w:del w:id="656" w:author="Colleen Cassady St. Clair [2]" w:date="2021-06-07T14:57:00Z">
        <w:r w:rsidRPr="00432021" w:rsidDel="00E032DD">
          <w:rPr>
            <w:rFonts w:ascii="Times New Roman" w:hAnsi="Times New Roman" w:cs="Times New Roman"/>
            <w:lang w:val="en-CA"/>
          </w:rPr>
          <w:delText xml:space="preserve">, </w:delText>
        </w:r>
      </w:del>
      <w:r w:rsidRPr="00432021">
        <w:rPr>
          <w:rFonts w:ascii="Times New Roman" w:hAnsi="Times New Roman" w:cs="Times New Roman"/>
          <w:lang w:val="en-CA"/>
        </w:rPr>
        <w:t>six</w:t>
      </w:r>
      <w:proofErr w:type="spellEnd"/>
      <w:r w:rsidRPr="00432021">
        <w:rPr>
          <w:rFonts w:ascii="Times New Roman" w:hAnsi="Times New Roman" w:cs="Times New Roman"/>
          <w:lang w:val="en-CA"/>
        </w:rPr>
        <w:t xml:space="preserve"> </w:t>
      </w:r>
      <w:del w:id="657" w:author="Colleen Cassady St. Clair [2]" w:date="2021-06-07T13:19:00Z">
        <w:r w:rsidRPr="00432021" w:rsidDel="00C87F42">
          <w:rPr>
            <w:rFonts w:ascii="Times New Roman" w:hAnsi="Times New Roman" w:cs="Times New Roman"/>
            <w:lang w:val="en-CA"/>
          </w:rPr>
          <w:delText xml:space="preserve">top </w:delText>
        </w:r>
      </w:del>
      <w:r w:rsidRPr="00432021">
        <w:rPr>
          <w:rFonts w:ascii="Times New Roman" w:hAnsi="Times New Roman" w:cs="Times New Roman"/>
          <w:lang w:val="en-CA"/>
        </w:rPr>
        <w:t xml:space="preserve">ordinal regression models </w:t>
      </w:r>
      <w:ins w:id="658" w:author="Colleen Cassady St. Clair [2]" w:date="2021-06-07T13:19:00Z">
        <w:r w:rsidR="00C87F42">
          <w:rPr>
            <w:rFonts w:ascii="Times New Roman" w:hAnsi="Times New Roman" w:cs="Times New Roman"/>
            <w:lang w:val="en-CA"/>
          </w:rPr>
          <w:t>were within 2 AIC</w:t>
        </w:r>
        <w:r w:rsidR="00E032DD">
          <w:rPr>
            <w:rFonts w:ascii="Times New Roman" w:hAnsi="Times New Roman" w:cs="Times New Roman"/>
            <w:lang w:val="en-CA"/>
          </w:rPr>
          <w:t xml:space="preserve">; </w:t>
        </w:r>
      </w:ins>
      <w:del w:id="659" w:author="Colleen Cassady St. Clair [2]" w:date="2021-06-07T13:19:00Z">
        <w:r w:rsidRPr="00432021" w:rsidDel="00C87F42">
          <w:rPr>
            <w:rFonts w:ascii="Times New Roman" w:hAnsi="Times New Roman" w:cs="Times New Roman"/>
            <w:lang w:val="en-CA"/>
          </w:rPr>
          <w:delText>were selected</w:delText>
        </w:r>
        <w:r w:rsidDel="00C87F42">
          <w:rPr>
            <w:rFonts w:ascii="Times New Roman" w:hAnsi="Times New Roman" w:cs="Times New Roman"/>
            <w:lang w:val="en-CA"/>
          </w:rPr>
          <w:delText xml:space="preserve"> </w:delText>
        </w:r>
      </w:del>
      <w:del w:id="660" w:author="Colleen Cassady St. Clair [2]" w:date="2021-06-07T14:57:00Z">
        <w:r w:rsidDel="00E032DD">
          <w:rPr>
            <w:rFonts w:ascii="Times New Roman" w:hAnsi="Times New Roman" w:cs="Times New Roman"/>
            <w:lang w:val="en-CA"/>
          </w:rPr>
          <w:delText xml:space="preserve">and </w:delText>
        </w:r>
      </w:del>
      <w:r>
        <w:rPr>
          <w:rFonts w:ascii="Times New Roman" w:hAnsi="Times New Roman" w:cs="Times New Roman"/>
          <w:lang w:val="en-CA"/>
        </w:rPr>
        <w:t>all</w:t>
      </w:r>
      <w:r w:rsidRPr="00432021">
        <w:rPr>
          <w:rFonts w:ascii="Times New Roman" w:hAnsi="Times New Roman" w:cs="Times New Roman"/>
          <w:lang w:val="en-CA"/>
        </w:rPr>
        <w:t xml:space="preserve"> </w:t>
      </w:r>
      <w:ins w:id="661" w:author="Colleen Cassady St. Clair [2]" w:date="2021-06-07T14:57:00Z">
        <w:r w:rsidR="00E032DD">
          <w:rPr>
            <w:rFonts w:ascii="Times New Roman" w:hAnsi="Times New Roman" w:cs="Times New Roman"/>
            <w:lang w:val="en-CA"/>
          </w:rPr>
          <w:t xml:space="preserve">models </w:t>
        </w:r>
      </w:ins>
      <w:r>
        <w:rPr>
          <w:rFonts w:ascii="Times New Roman" w:hAnsi="Times New Roman" w:cs="Times New Roman"/>
          <w:lang w:val="en-CA"/>
        </w:rPr>
        <w:t xml:space="preserve">included </w:t>
      </w:r>
      <w:r w:rsidRPr="00432021">
        <w:rPr>
          <w:rFonts w:ascii="Times New Roman" w:hAnsi="Times New Roman" w:cs="Times New Roman"/>
          <w:lang w:val="en-CA"/>
        </w:rPr>
        <w:t xml:space="preserve">building density (200 m), </w:t>
      </w:r>
      <w:ins w:id="662" w:author="Colleen Cassady St. Clair [2]" w:date="2021-06-07T13:20:00Z">
        <w:r w:rsidR="00C87F42">
          <w:rPr>
            <w:rFonts w:ascii="Times New Roman" w:hAnsi="Times New Roman" w:cs="Times New Roman"/>
            <w:lang w:val="en-CA"/>
          </w:rPr>
          <w:t xml:space="preserve">and proportion of habitat comprised by </w:t>
        </w:r>
      </w:ins>
      <w:r w:rsidRPr="00432021">
        <w:rPr>
          <w:rFonts w:ascii="Times New Roman" w:hAnsi="Times New Roman" w:cs="Times New Roman"/>
          <w:lang w:val="en-CA"/>
        </w:rPr>
        <w:t>modified open (</w:t>
      </w:r>
      <w:ins w:id="663" w:author="Colleen Cassady St. Clair [2]" w:date="2021-06-07T13:20:00Z">
        <w:r w:rsidR="00C87F42">
          <w:rPr>
            <w:rFonts w:ascii="Times New Roman" w:hAnsi="Times New Roman" w:cs="Times New Roman"/>
            <w:lang w:val="en-CA"/>
          </w:rPr>
          <w:t xml:space="preserve">within </w:t>
        </w:r>
      </w:ins>
      <w:r w:rsidRPr="00432021">
        <w:rPr>
          <w:rFonts w:ascii="Times New Roman" w:hAnsi="Times New Roman" w:cs="Times New Roman"/>
          <w:lang w:val="en-CA"/>
        </w:rPr>
        <w:t>200 m), commercial (</w:t>
      </w:r>
      <w:ins w:id="664" w:author="Colleen Cassady St. Clair [2]" w:date="2021-06-07T13:20:00Z">
        <w:r w:rsidR="00C87F42">
          <w:rPr>
            <w:rFonts w:ascii="Times New Roman" w:hAnsi="Times New Roman" w:cs="Times New Roman"/>
            <w:lang w:val="en-CA"/>
          </w:rPr>
          <w:t xml:space="preserve">within </w:t>
        </w:r>
      </w:ins>
      <w:r w:rsidRPr="00432021">
        <w:rPr>
          <w:rFonts w:ascii="Times New Roman" w:hAnsi="Times New Roman" w:cs="Times New Roman"/>
          <w:lang w:val="en-CA"/>
        </w:rPr>
        <w:t>1600 m) and open maintained (</w:t>
      </w:r>
      <w:ins w:id="665" w:author="Colleen Cassady St. Clair [2]" w:date="2021-06-07T13:20:00Z">
        <w:r w:rsidR="00C87F42">
          <w:rPr>
            <w:rFonts w:ascii="Times New Roman" w:hAnsi="Times New Roman" w:cs="Times New Roman"/>
            <w:lang w:val="en-CA"/>
          </w:rPr>
          <w:t xml:space="preserve">within </w:t>
        </w:r>
      </w:ins>
      <w:r w:rsidRPr="00432021">
        <w:rPr>
          <w:rFonts w:ascii="Times New Roman" w:hAnsi="Times New Roman" w:cs="Times New Roman"/>
          <w:lang w:val="en-CA"/>
        </w:rPr>
        <w:t>100 m)</w:t>
      </w:r>
      <w:r>
        <w:rPr>
          <w:rFonts w:ascii="Times New Roman" w:hAnsi="Times New Roman" w:cs="Times New Roman"/>
          <w:lang w:val="en-CA"/>
        </w:rPr>
        <w:t xml:space="preserve"> as variables</w:t>
      </w:r>
      <w:ins w:id="666" w:author="Colleen Cassady St. Clair [2]" w:date="2021-06-07T13:18:00Z">
        <w:r w:rsidR="00C87F42">
          <w:rPr>
            <w:rFonts w:ascii="Times New Roman" w:hAnsi="Times New Roman" w:cs="Times New Roman"/>
            <w:lang w:val="en-CA"/>
          </w:rPr>
          <w:t xml:space="preserve"> (</w:t>
        </w:r>
        <w:commentRangeStart w:id="667"/>
        <w:r w:rsidR="00C87F42">
          <w:rPr>
            <w:rFonts w:ascii="Times New Roman" w:hAnsi="Times New Roman" w:cs="Times New Roman"/>
            <w:lang w:val="en-CA"/>
          </w:rPr>
          <w:t>Table</w:t>
        </w:r>
        <w:commentRangeEnd w:id="667"/>
        <w:r w:rsidR="00C87F42">
          <w:rPr>
            <w:rStyle w:val="CommentReference"/>
          </w:rPr>
          <w:commentReference w:id="667"/>
        </w:r>
        <w:r w:rsidR="00C87F42">
          <w:rPr>
            <w:rFonts w:ascii="Times New Roman" w:hAnsi="Times New Roman" w:cs="Times New Roman"/>
            <w:lang w:val="en-CA"/>
          </w:rPr>
          <w:t xml:space="preserve"> SI?)</w:t>
        </w:r>
      </w:ins>
      <w:r w:rsidRPr="00432021">
        <w:rPr>
          <w:rFonts w:ascii="Times New Roman" w:hAnsi="Times New Roman" w:cs="Times New Roman"/>
          <w:lang w:val="en-CA"/>
        </w:rPr>
        <w:t>. The distance decay to roads and water (</w:t>
      </w:r>
      <w:ins w:id="668" w:author="Colleen Cassady St. Clair [2]" w:date="2021-06-07T13:20:00Z">
        <w:r w:rsidR="00C87F42">
          <w:rPr>
            <w:rFonts w:ascii="Times New Roman" w:hAnsi="Times New Roman" w:cs="Times New Roman"/>
            <w:lang w:val="en-CA"/>
          </w:rPr>
          <w:t xml:space="preserve">within </w:t>
        </w:r>
      </w:ins>
      <w:commentRangeStart w:id="669"/>
      <w:r w:rsidRPr="00432021">
        <w:rPr>
          <w:rFonts w:ascii="Times New Roman" w:hAnsi="Times New Roman" w:cs="Times New Roman"/>
          <w:lang w:val="en-CA"/>
        </w:rPr>
        <w:t>200</w:t>
      </w:r>
      <w:commentRangeEnd w:id="669"/>
      <w:r w:rsidR="00C87F42">
        <w:rPr>
          <w:rStyle w:val="CommentReference"/>
        </w:rPr>
        <w:commentReference w:id="669"/>
      </w:r>
      <w:r w:rsidRPr="00432021">
        <w:rPr>
          <w:rFonts w:ascii="Times New Roman" w:hAnsi="Times New Roman" w:cs="Times New Roman"/>
          <w:lang w:val="en-CA"/>
        </w:rPr>
        <w:t xml:space="preserve"> m) were present in three of the top models and natural </w:t>
      </w:r>
      <w:ins w:id="670" w:author="Colleen Cassady St. Clair [2]" w:date="2021-06-07T13:21:00Z">
        <w:r w:rsidR="00C87F42">
          <w:rPr>
            <w:rFonts w:ascii="Times New Roman" w:hAnsi="Times New Roman" w:cs="Times New Roman"/>
            <w:lang w:val="en-CA"/>
          </w:rPr>
          <w:t xml:space="preserve">habitat </w:t>
        </w:r>
      </w:ins>
      <w:r w:rsidRPr="00432021">
        <w:rPr>
          <w:rFonts w:ascii="Times New Roman" w:hAnsi="Times New Roman" w:cs="Times New Roman"/>
          <w:lang w:val="en-CA"/>
        </w:rPr>
        <w:t>(</w:t>
      </w:r>
      <w:proofErr w:type="spellStart"/>
      <w:ins w:id="671" w:author="Colleen Cassady St. Clair [2]" w:date="2021-06-07T13:21:00Z">
        <w:r w:rsidR="00C87F42">
          <w:rPr>
            <w:rFonts w:ascii="Times New Roman" w:hAnsi="Times New Roman" w:cs="Times New Roman"/>
            <w:lang w:val="en-CA"/>
          </w:rPr>
          <w:t>witin</w:t>
        </w:r>
        <w:proofErr w:type="spellEnd"/>
        <w:r w:rsidR="00C87F42">
          <w:rPr>
            <w:rFonts w:ascii="Times New Roman" w:hAnsi="Times New Roman" w:cs="Times New Roman"/>
            <w:lang w:val="en-CA"/>
          </w:rPr>
          <w:t xml:space="preserve"> </w:t>
        </w:r>
      </w:ins>
      <w:r w:rsidRPr="00432021">
        <w:rPr>
          <w:rFonts w:ascii="Times New Roman" w:hAnsi="Times New Roman" w:cs="Times New Roman"/>
          <w:lang w:val="en-CA"/>
        </w:rPr>
        <w:t xml:space="preserve">800 m) was in two models. </w:t>
      </w:r>
      <w:r>
        <w:rPr>
          <w:rFonts w:ascii="Times New Roman" w:hAnsi="Times New Roman" w:cs="Times New Roman"/>
          <w:lang w:val="en-CA"/>
        </w:rPr>
        <w:t xml:space="preserve">The proportion of modified open habitat and mowed habitat predicted </w:t>
      </w:r>
      <w:ins w:id="672" w:author="Colleen Cassady St. Clair [2]" w:date="2021-06-07T14:41:00Z">
        <w:r w:rsidR="00950212">
          <w:rPr>
            <w:rFonts w:ascii="Times New Roman" w:hAnsi="Times New Roman" w:cs="Times New Roman"/>
            <w:lang w:val="en-CA"/>
          </w:rPr>
          <w:t xml:space="preserve">significantly bolder </w:t>
        </w:r>
      </w:ins>
      <w:del w:id="673" w:author="Colleen Cassady St. Clair [2]" w:date="2021-06-07T14:41:00Z">
        <w:r w:rsidDel="00950212">
          <w:rPr>
            <w:rFonts w:ascii="Times New Roman" w:hAnsi="Times New Roman" w:cs="Times New Roman"/>
            <w:lang w:val="en-CA"/>
          </w:rPr>
          <w:delText xml:space="preserve">a </w:delText>
        </w:r>
        <w:commentRangeStart w:id="674"/>
        <w:r w:rsidDel="00950212">
          <w:rPr>
            <w:rFonts w:ascii="Times New Roman" w:hAnsi="Times New Roman" w:cs="Times New Roman"/>
            <w:lang w:val="en-CA"/>
          </w:rPr>
          <w:delText>significantly</w:delText>
        </w:r>
      </w:del>
      <w:commentRangeEnd w:id="674"/>
      <w:r w:rsidR="00950212">
        <w:rPr>
          <w:rStyle w:val="CommentReference"/>
        </w:rPr>
        <w:commentReference w:id="674"/>
      </w:r>
      <w:del w:id="675" w:author="Colleen Cassady St. Clair [2]" w:date="2021-06-07T14:41:00Z">
        <w:r w:rsidDel="00950212">
          <w:rPr>
            <w:rFonts w:ascii="Times New Roman" w:hAnsi="Times New Roman" w:cs="Times New Roman"/>
            <w:lang w:val="en-CA"/>
          </w:rPr>
          <w:delText xml:space="preserve"> higher log odds likelihood of a negative interaction as indicated by the</w:delText>
        </w:r>
      </w:del>
      <w:r>
        <w:rPr>
          <w:rFonts w:ascii="Times New Roman" w:hAnsi="Times New Roman" w:cs="Times New Roman"/>
          <w:lang w:val="en-CA"/>
        </w:rPr>
        <w:t xml:space="preserve"> coyote response</w:t>
      </w:r>
      <w:ins w:id="676" w:author="Colleen Cassady St. Clair [2]" w:date="2021-06-07T14:41:00Z">
        <w:r w:rsidR="00950212">
          <w:rPr>
            <w:rFonts w:ascii="Times New Roman" w:hAnsi="Times New Roman" w:cs="Times New Roman"/>
            <w:lang w:val="en-CA"/>
          </w:rPr>
          <w:t>s</w:t>
        </w:r>
      </w:ins>
      <w:r>
        <w:rPr>
          <w:rFonts w:ascii="Times New Roman" w:hAnsi="Times New Roman" w:cs="Times New Roman"/>
          <w:lang w:val="en-CA"/>
        </w:rPr>
        <w:t xml:space="preserve"> to humans, while building density predicted a significant </w:t>
      </w:r>
      <w:del w:id="677" w:author="Colleen Cassady St. Clair [2]" w:date="2021-06-07T13:25:00Z">
        <w:r w:rsidDel="00C006A3">
          <w:rPr>
            <w:rFonts w:ascii="Times New Roman" w:hAnsi="Times New Roman" w:cs="Times New Roman"/>
            <w:lang w:val="en-CA"/>
          </w:rPr>
          <w:delText xml:space="preserve">decrease in the likelihood of a </w:delText>
        </w:r>
        <w:commentRangeStart w:id="678"/>
        <w:r w:rsidDel="00C006A3">
          <w:rPr>
            <w:rFonts w:ascii="Times New Roman" w:hAnsi="Times New Roman" w:cs="Times New Roman"/>
            <w:lang w:val="en-CA"/>
          </w:rPr>
          <w:delText>negative</w:delText>
        </w:r>
      </w:del>
      <w:commentRangeEnd w:id="678"/>
      <w:r w:rsidR="00C006A3">
        <w:rPr>
          <w:rStyle w:val="CommentReference"/>
        </w:rPr>
        <w:commentReference w:id="678"/>
      </w:r>
      <w:del w:id="679" w:author="Colleen Cassady St. Clair [2]" w:date="2021-06-07T13:25:00Z">
        <w:r w:rsidDel="00C006A3">
          <w:rPr>
            <w:rFonts w:ascii="Times New Roman" w:hAnsi="Times New Roman" w:cs="Times New Roman"/>
            <w:lang w:val="en-CA"/>
          </w:rPr>
          <w:delText xml:space="preserve"> interaction</w:delText>
        </w:r>
      </w:del>
      <w:ins w:id="680" w:author="Colleen Cassady St. Clair [2]" w:date="2021-06-07T13:25:00Z">
        <w:r w:rsidR="00C006A3">
          <w:rPr>
            <w:rFonts w:ascii="Times New Roman" w:hAnsi="Times New Roman" w:cs="Times New Roman"/>
            <w:lang w:val="en-CA"/>
          </w:rPr>
          <w:t>decline in the boldness of coyote response</w:t>
        </w:r>
      </w:ins>
      <w:r>
        <w:rPr>
          <w:rFonts w:ascii="Times New Roman" w:hAnsi="Times New Roman" w:cs="Times New Roman"/>
          <w:lang w:val="en-CA"/>
        </w:rPr>
        <w:t xml:space="preserve"> (Figure 7). </w:t>
      </w:r>
      <w:ins w:id="681" w:author="Colleen Cassady St. Clair [2]" w:date="2021-06-07T13:25:00Z">
        <w:r w:rsidR="00C006A3">
          <w:rPr>
            <w:rFonts w:ascii="Times New Roman" w:hAnsi="Times New Roman" w:cs="Times New Roman"/>
            <w:lang w:val="en-CA"/>
          </w:rPr>
          <w:t xml:space="preserve">In a similar analysis of human perception, </w:t>
        </w:r>
      </w:ins>
      <w:ins w:id="682" w:author="Colleen Cassady St. Clair [2]" w:date="2021-06-07T13:26:00Z">
        <w:r w:rsidR="00C006A3">
          <w:rPr>
            <w:rFonts w:ascii="Times New Roman" w:hAnsi="Times New Roman" w:cs="Times New Roman"/>
            <w:lang w:val="en-CA"/>
          </w:rPr>
          <w:t>t</w:t>
        </w:r>
      </w:ins>
      <w:commentRangeStart w:id="683"/>
      <w:del w:id="684" w:author="Colleen Cassady St. Clair [2]" w:date="2021-06-07T13:26:00Z">
        <w:r w:rsidRPr="00432021" w:rsidDel="00C006A3">
          <w:rPr>
            <w:rFonts w:ascii="Times New Roman" w:hAnsi="Times New Roman" w:cs="Times New Roman"/>
            <w:lang w:val="en-CA"/>
          </w:rPr>
          <w:delText>T</w:delText>
        </w:r>
      </w:del>
      <w:r w:rsidRPr="00432021">
        <w:rPr>
          <w:rFonts w:ascii="Times New Roman" w:hAnsi="Times New Roman" w:cs="Times New Roman"/>
          <w:lang w:val="en-CA"/>
        </w:rPr>
        <w:t>wenty</w:t>
      </w:r>
      <w:commentRangeEnd w:id="683"/>
      <w:r w:rsidR="00C87F42">
        <w:rPr>
          <w:rStyle w:val="CommentReference"/>
        </w:rPr>
        <w:commentReference w:id="683"/>
      </w:r>
      <w:r w:rsidRPr="00432021">
        <w:rPr>
          <w:rFonts w:ascii="Times New Roman" w:hAnsi="Times New Roman" w:cs="Times New Roman"/>
          <w:lang w:val="en-CA"/>
        </w:rPr>
        <w:t xml:space="preserve">-six models </w:t>
      </w:r>
      <w:del w:id="685" w:author="Colleen Cassady St. Clair [2]" w:date="2021-06-07T13:26:00Z">
        <w:r w:rsidRPr="00432021" w:rsidDel="00C006A3">
          <w:rPr>
            <w:rFonts w:ascii="Times New Roman" w:hAnsi="Times New Roman" w:cs="Times New Roman"/>
            <w:lang w:val="en-CA"/>
          </w:rPr>
          <w:delText xml:space="preserve">of human perceptions </w:delText>
        </w:r>
      </w:del>
      <w:r w:rsidRPr="00432021">
        <w:rPr>
          <w:rFonts w:ascii="Times New Roman" w:hAnsi="Times New Roman" w:cs="Times New Roman"/>
          <w:lang w:val="en-CA"/>
        </w:rPr>
        <w:t>had ΔAIC</w:t>
      </w:r>
      <w:r w:rsidRPr="00432021">
        <w:rPr>
          <w:rFonts w:ascii="Times New Roman" w:hAnsi="Times New Roman" w:cs="Times New Roman"/>
          <w:vertAlign w:val="subscript"/>
          <w:lang w:val="en-CA"/>
        </w:rPr>
        <w:t xml:space="preserve"> </w:t>
      </w:r>
      <w:r w:rsidRPr="00432021">
        <w:rPr>
          <w:rFonts w:ascii="Times New Roman" w:hAnsi="Times New Roman" w:cs="Times New Roman"/>
          <w:lang w:val="en-CA"/>
        </w:rPr>
        <w:t>&lt; 2</w:t>
      </w:r>
      <w:ins w:id="686" w:author="Colleen Cassady St. Clair [2]" w:date="2021-06-07T13:23:00Z">
        <w:r w:rsidR="00C87F42">
          <w:rPr>
            <w:rFonts w:ascii="Times New Roman" w:hAnsi="Times New Roman" w:cs="Times New Roman"/>
            <w:lang w:val="en-CA"/>
          </w:rPr>
          <w:t xml:space="preserve">, </w:t>
        </w:r>
      </w:ins>
      <w:del w:id="687" w:author="Colleen Cassady St. Clair [2]" w:date="2021-06-07T13:23:00Z">
        <w:r w:rsidRPr="00432021" w:rsidDel="00C87F42">
          <w:rPr>
            <w:rFonts w:ascii="Times New Roman" w:hAnsi="Times New Roman" w:cs="Times New Roman"/>
            <w:lang w:val="en-CA"/>
          </w:rPr>
          <w:delText xml:space="preserve"> </w:delText>
        </w:r>
      </w:del>
      <w:r w:rsidRPr="00432021">
        <w:rPr>
          <w:rFonts w:ascii="Times New Roman" w:hAnsi="Times New Roman" w:cs="Times New Roman"/>
          <w:lang w:val="en-CA"/>
        </w:rPr>
        <w:t>and</w:t>
      </w:r>
      <w:r>
        <w:rPr>
          <w:rFonts w:ascii="Times New Roman" w:hAnsi="Times New Roman" w:cs="Times New Roman"/>
          <w:lang w:val="en-CA"/>
        </w:rPr>
        <w:t xml:space="preserve"> </w:t>
      </w:r>
      <w:ins w:id="688" w:author="Colleen Cassady St. Clair [2]" w:date="2021-06-07T13:23:00Z">
        <w:r w:rsidR="00C87F42">
          <w:rPr>
            <w:rFonts w:ascii="Times New Roman" w:hAnsi="Times New Roman" w:cs="Times New Roman"/>
            <w:lang w:val="en-CA"/>
          </w:rPr>
          <w:t xml:space="preserve">this subset </w:t>
        </w:r>
      </w:ins>
      <w:r>
        <w:rPr>
          <w:rFonts w:ascii="Times New Roman" w:hAnsi="Times New Roman" w:cs="Times New Roman"/>
          <w:lang w:val="en-CA"/>
        </w:rPr>
        <w:t>included all of the predictor variables</w:t>
      </w:r>
      <w:ins w:id="689" w:author="Colleen Cassady St. Clair [2]" w:date="2021-06-07T13:23:00Z">
        <w:r w:rsidR="00C87F42">
          <w:rPr>
            <w:rFonts w:ascii="Times New Roman" w:hAnsi="Times New Roman" w:cs="Times New Roman"/>
            <w:lang w:val="en-CA"/>
          </w:rPr>
          <w:t>,</w:t>
        </w:r>
        <w:r w:rsidR="00C87F42" w:rsidRPr="00C87F42">
          <w:rPr>
            <w:rFonts w:ascii="Times New Roman" w:hAnsi="Times New Roman" w:cs="Times New Roman"/>
            <w:lang w:val="en-CA"/>
          </w:rPr>
          <w:t xml:space="preserve"> </w:t>
        </w:r>
        <w:r w:rsidR="00C87F42">
          <w:rPr>
            <w:rFonts w:ascii="Times New Roman" w:hAnsi="Times New Roman" w:cs="Times New Roman"/>
            <w:lang w:val="en-CA"/>
          </w:rPr>
          <w:t xml:space="preserve">reveling that </w:t>
        </w:r>
      </w:ins>
      <w:ins w:id="690" w:author="Colleen Cassady St. Clair [2]" w:date="2021-06-07T14:43:00Z">
        <w:r w:rsidR="0083508C">
          <w:rPr>
            <w:rFonts w:ascii="Times New Roman" w:hAnsi="Times New Roman" w:cs="Times New Roman"/>
            <w:lang w:val="en-CA"/>
          </w:rPr>
          <w:t>all variables had some influence on human perceptions</w:t>
        </w:r>
      </w:ins>
      <w:ins w:id="691" w:author="Colleen Cassady St. Clair [2]" w:date="2021-06-07T13:23:00Z">
        <w:r w:rsidR="00C87F42">
          <w:rPr>
            <w:rFonts w:ascii="Times New Roman" w:hAnsi="Times New Roman" w:cs="Times New Roman"/>
            <w:lang w:val="en-CA"/>
          </w:rPr>
          <w:t xml:space="preserve">. </w:t>
        </w:r>
      </w:ins>
      <w:del w:id="692" w:author="Colleen Cassady St. Clair [2]" w:date="2021-06-07T13:23:00Z">
        <w:r w:rsidDel="00C87F42">
          <w:rPr>
            <w:rFonts w:ascii="Times New Roman" w:hAnsi="Times New Roman" w:cs="Times New Roman"/>
            <w:lang w:val="en-CA"/>
          </w:rPr>
          <w:delText xml:space="preserve">. </w:delText>
        </w:r>
      </w:del>
      <w:ins w:id="693" w:author="Colleen Cassady St. Clair [2]" w:date="2021-06-07T14:43:00Z">
        <w:r w:rsidR="0083508C">
          <w:rPr>
            <w:rFonts w:ascii="Times New Roman" w:hAnsi="Times New Roman" w:cs="Times New Roman"/>
            <w:lang w:val="en-CA"/>
          </w:rPr>
          <w:t xml:space="preserve">However, </w:t>
        </w:r>
      </w:ins>
      <w:del w:id="694" w:author="Colleen Cassady St. Clair [2]" w:date="2021-06-07T14:43:00Z">
        <w:r w:rsidDel="0083508C">
          <w:rPr>
            <w:rFonts w:ascii="Times New Roman" w:hAnsi="Times New Roman" w:cs="Times New Roman"/>
            <w:lang w:val="en-CA"/>
          </w:rPr>
          <w:delText>T</w:delText>
        </w:r>
        <w:r w:rsidRPr="00432021" w:rsidDel="0083508C">
          <w:rPr>
            <w:rFonts w:ascii="Times New Roman" w:hAnsi="Times New Roman" w:cs="Times New Roman"/>
            <w:lang w:val="en-CA"/>
          </w:rPr>
          <w:delText xml:space="preserve">he predictor </w:delText>
        </w:r>
        <w:r w:rsidDel="0083508C">
          <w:rPr>
            <w:rFonts w:ascii="Times New Roman" w:hAnsi="Times New Roman" w:cs="Times New Roman"/>
            <w:lang w:val="en-CA"/>
          </w:rPr>
          <w:delText xml:space="preserve">variable with the greatest impact on </w:delText>
        </w:r>
        <w:r w:rsidDel="0083508C">
          <w:rPr>
            <w:rFonts w:ascii="Times New Roman" w:hAnsi="Times New Roman" w:cs="Times New Roman"/>
            <w:lang w:val="en-CA"/>
          </w:rPr>
          <w:lastRenderedPageBreak/>
          <w:delText>human perceptions, and the only significant one,</w:delText>
        </w:r>
        <w:r w:rsidRPr="00432021" w:rsidDel="0083508C">
          <w:rPr>
            <w:rFonts w:ascii="Times New Roman" w:hAnsi="Times New Roman" w:cs="Times New Roman"/>
            <w:lang w:val="en-CA"/>
          </w:rPr>
          <w:delText xml:space="preserve"> was</w:delText>
        </w:r>
      </w:del>
      <w:ins w:id="695" w:author="Colleen Cassady St. Clair [2]" w:date="2021-06-07T14:43:00Z">
        <w:r w:rsidR="0083508C">
          <w:rPr>
            <w:rFonts w:ascii="Times New Roman" w:hAnsi="Times New Roman" w:cs="Times New Roman"/>
            <w:lang w:val="en-CA"/>
          </w:rPr>
          <w:t>only</w:t>
        </w:r>
      </w:ins>
      <w:r w:rsidRPr="00432021">
        <w:rPr>
          <w:rFonts w:ascii="Times New Roman" w:hAnsi="Times New Roman" w:cs="Times New Roman"/>
          <w:lang w:val="en-CA"/>
        </w:rPr>
        <w:t xml:space="preserve"> </w:t>
      </w:r>
      <w:r>
        <w:rPr>
          <w:rFonts w:ascii="Times New Roman" w:hAnsi="Times New Roman" w:cs="Times New Roman"/>
          <w:lang w:val="en-CA"/>
        </w:rPr>
        <w:t xml:space="preserve">the proportion of </w:t>
      </w:r>
      <w:r w:rsidRPr="00432021">
        <w:rPr>
          <w:rFonts w:ascii="Times New Roman" w:hAnsi="Times New Roman" w:cs="Times New Roman"/>
          <w:lang w:val="en-CA"/>
        </w:rPr>
        <w:t>residential</w:t>
      </w:r>
      <w:r>
        <w:rPr>
          <w:rFonts w:ascii="Times New Roman" w:hAnsi="Times New Roman" w:cs="Times New Roman"/>
          <w:lang w:val="en-CA"/>
        </w:rPr>
        <w:t xml:space="preserve"> area</w:t>
      </w:r>
      <w:r w:rsidRPr="00432021">
        <w:rPr>
          <w:rFonts w:ascii="Times New Roman" w:hAnsi="Times New Roman" w:cs="Times New Roman"/>
          <w:lang w:val="en-CA"/>
        </w:rPr>
        <w:t xml:space="preserve"> (800 m)</w:t>
      </w:r>
      <w:ins w:id="696" w:author="Colleen Cassady St. Clair [2]" w:date="2021-06-07T14:43:00Z">
        <w:r w:rsidR="0083508C">
          <w:rPr>
            <w:rFonts w:ascii="Times New Roman" w:hAnsi="Times New Roman" w:cs="Times New Roman"/>
            <w:lang w:val="en-CA"/>
          </w:rPr>
          <w:t xml:space="preserve"> was significant</w:t>
        </w:r>
      </w:ins>
      <w:del w:id="697" w:author="Colleen Cassady St. Clair [2]" w:date="2021-06-07T14:43:00Z">
        <w:r w:rsidRPr="00432021" w:rsidDel="0083508C">
          <w:rPr>
            <w:rFonts w:ascii="Times New Roman" w:hAnsi="Times New Roman" w:cs="Times New Roman"/>
            <w:lang w:val="en-CA"/>
          </w:rPr>
          <w:delText>,</w:delText>
        </w:r>
      </w:del>
      <w:r w:rsidRPr="00432021">
        <w:rPr>
          <w:rFonts w:ascii="Times New Roman" w:hAnsi="Times New Roman" w:cs="Times New Roman"/>
          <w:lang w:val="en-CA"/>
        </w:rPr>
        <w:t xml:space="preserve"> appearing in all but one of the top models</w:t>
      </w:r>
      <w:ins w:id="698" w:author="Colleen Cassady St. Clair [2]" w:date="2021-06-07T14:44:00Z">
        <w:r w:rsidR="0083508C">
          <w:rPr>
            <w:rFonts w:ascii="Times New Roman" w:hAnsi="Times New Roman" w:cs="Times New Roman"/>
            <w:lang w:val="en-CA"/>
          </w:rPr>
          <w:t>,</w:t>
        </w:r>
      </w:ins>
      <w:r>
        <w:rPr>
          <w:rFonts w:ascii="Times New Roman" w:hAnsi="Times New Roman" w:cs="Times New Roman"/>
          <w:lang w:val="en-CA"/>
        </w:rPr>
        <w:t xml:space="preserve"> and predicting more negative perceptions </w:t>
      </w:r>
      <w:r w:rsidRPr="00432021">
        <w:rPr>
          <w:rFonts w:ascii="Times New Roman" w:hAnsi="Times New Roman" w:cs="Times New Roman"/>
          <w:lang w:val="en-CA"/>
        </w:rPr>
        <w:t>(</w:t>
      </w:r>
      <w:ins w:id="699" w:author="Colleen Cassady St. Clair [2]" w:date="2021-06-07T13:27:00Z">
        <w:r w:rsidR="00C006A3">
          <w:rPr>
            <w:rFonts w:ascii="Times New Roman" w:hAnsi="Times New Roman" w:cs="Times New Roman"/>
            <w:lang w:val="en-CA"/>
          </w:rPr>
          <w:t xml:space="preserve">Table SI X; </w:t>
        </w:r>
      </w:ins>
      <w:r w:rsidRPr="00432021">
        <w:rPr>
          <w:rFonts w:ascii="Times New Roman" w:hAnsi="Times New Roman" w:cs="Times New Roman"/>
          <w:lang w:val="en-CA"/>
        </w:rPr>
        <w:t xml:space="preserve">Figure </w:t>
      </w:r>
      <w:r>
        <w:rPr>
          <w:rFonts w:ascii="Times New Roman" w:hAnsi="Times New Roman" w:cs="Times New Roman"/>
          <w:lang w:val="en-CA"/>
        </w:rPr>
        <w:t>7</w:t>
      </w:r>
      <w:r w:rsidRPr="00432021">
        <w:rPr>
          <w:rFonts w:ascii="Times New Roman" w:hAnsi="Times New Roman" w:cs="Times New Roman"/>
          <w:lang w:val="en-CA"/>
        </w:rPr>
        <w:t xml:space="preserve">). </w:t>
      </w:r>
    </w:p>
    <w:p w14:paraId="36C6B164" w14:textId="538773D9" w:rsidR="00431167" w:rsidRDefault="00C006A3" w:rsidP="00950212">
      <w:pPr>
        <w:spacing w:line="480" w:lineRule="auto"/>
        <w:ind w:firstLine="720"/>
        <w:rPr>
          <w:rFonts w:ascii="Times New Roman" w:hAnsi="Times New Roman" w:cs="Times New Roman"/>
          <w:lang w:val="en-CA"/>
        </w:rPr>
      </w:pPr>
      <w:ins w:id="700" w:author="Colleen Cassady St. Clair [2]" w:date="2021-06-07T13:27:00Z">
        <w:r>
          <w:rPr>
            <w:rFonts w:ascii="Times New Roman" w:hAnsi="Times New Roman" w:cs="Times New Roman"/>
            <w:lang w:val="en-CA"/>
          </w:rPr>
          <w:t xml:space="preserve">Analysis of </w:t>
        </w:r>
      </w:ins>
      <w:ins w:id="701" w:author="Colleen Cassady St. Clair [2]" w:date="2021-06-07T13:29:00Z">
        <w:r>
          <w:rPr>
            <w:rFonts w:ascii="Times New Roman" w:hAnsi="Times New Roman" w:cs="Times New Roman"/>
            <w:lang w:val="en-CA"/>
          </w:rPr>
          <w:t>season</w:t>
        </w:r>
      </w:ins>
      <w:ins w:id="702" w:author="Colleen Cassady St. Clair [2]" w:date="2021-06-07T13:27:00Z">
        <w:r>
          <w:rPr>
            <w:rFonts w:ascii="Times New Roman" w:hAnsi="Times New Roman" w:cs="Times New Roman"/>
            <w:lang w:val="en-CA"/>
          </w:rPr>
          <w:t xml:space="preserve"> revealed that coyote responses to people were bolder </w:t>
        </w:r>
      </w:ins>
      <w:del w:id="703" w:author="Colleen Cassady St. Clair [2]" w:date="2021-06-07T13:28:00Z">
        <w:r w:rsidR="00431167" w:rsidDel="00C006A3">
          <w:rPr>
            <w:rFonts w:ascii="Times New Roman" w:hAnsi="Times New Roman" w:cs="Times New Roman"/>
            <w:lang w:val="en-CA"/>
          </w:rPr>
          <w:delText xml:space="preserve">Negative human-coyote interactions, based on coyote response to humans, are predicted to be significantly more likely </w:delText>
        </w:r>
      </w:del>
      <w:r w:rsidR="00431167">
        <w:rPr>
          <w:rFonts w:ascii="Times New Roman" w:hAnsi="Times New Roman" w:cs="Times New Roman"/>
          <w:lang w:val="en-CA"/>
        </w:rPr>
        <w:t xml:space="preserve">during the pup-rearing season, relative to the dispersal or breeding seasons (Figure 8). </w:t>
      </w:r>
      <w:ins w:id="704" w:author="Colleen Cassady St. Clair [2]" w:date="2021-06-07T13:28:00Z">
        <w:r>
          <w:rPr>
            <w:rFonts w:ascii="Times New Roman" w:hAnsi="Times New Roman" w:cs="Times New Roman"/>
            <w:lang w:val="en-CA"/>
          </w:rPr>
          <w:t>Conversely, t</w:t>
        </w:r>
      </w:ins>
      <w:del w:id="705" w:author="Colleen Cassady St. Clair [2]" w:date="2021-06-07T13:28:00Z">
        <w:r w:rsidR="00431167" w:rsidDel="00C006A3">
          <w:rPr>
            <w:rFonts w:ascii="Times New Roman" w:hAnsi="Times New Roman" w:cs="Times New Roman"/>
            <w:lang w:val="en-CA"/>
          </w:rPr>
          <w:delText>T</w:delText>
        </w:r>
      </w:del>
      <w:r w:rsidR="00431167">
        <w:rPr>
          <w:rFonts w:ascii="Times New Roman" w:hAnsi="Times New Roman" w:cs="Times New Roman"/>
          <w:lang w:val="en-CA"/>
        </w:rPr>
        <w:t xml:space="preserve">he human perception of coyotes was slightly, but not significantly, more likely </w:t>
      </w:r>
      <w:ins w:id="706" w:author="Colleen Cassady St. Clair [2]" w:date="2021-06-07T13:28:00Z">
        <w:r>
          <w:rPr>
            <w:rFonts w:ascii="Times New Roman" w:hAnsi="Times New Roman" w:cs="Times New Roman"/>
            <w:lang w:val="en-CA"/>
          </w:rPr>
          <w:t xml:space="preserve">to be </w:t>
        </w:r>
      </w:ins>
      <w:r w:rsidR="00431167">
        <w:rPr>
          <w:rFonts w:ascii="Times New Roman" w:hAnsi="Times New Roman" w:cs="Times New Roman"/>
          <w:lang w:val="en-CA"/>
        </w:rPr>
        <w:t xml:space="preserve">negative during the dispersal season (Figure 8). </w:t>
      </w:r>
      <w:ins w:id="707" w:author="Colleen Cassady St. Clair [2]" w:date="2021-06-07T13:30:00Z">
        <w:r>
          <w:rPr>
            <w:rFonts w:ascii="Times New Roman" w:hAnsi="Times New Roman" w:cs="Times New Roman"/>
            <w:lang w:val="en-CA"/>
          </w:rPr>
          <w:t xml:space="preserve">Analysis diel patterns showed that </w:t>
        </w:r>
      </w:ins>
      <w:del w:id="708" w:author="Colleen Cassady St. Clair [2]" w:date="2021-06-07T13:30:00Z">
        <w:r w:rsidR="00431167" w:rsidDel="00C006A3">
          <w:rPr>
            <w:rFonts w:ascii="Times New Roman" w:hAnsi="Times New Roman" w:cs="Times New Roman"/>
            <w:lang w:val="en-CA"/>
          </w:rPr>
          <w:delText>Based on coyote response to humans, there was an almost significantly</w:delText>
        </w:r>
      </w:del>
      <w:ins w:id="709" w:author="Colleen Cassady St. Clair [2]" w:date="2021-06-07T13:30:00Z">
        <w:r>
          <w:rPr>
            <w:rFonts w:ascii="Times New Roman" w:hAnsi="Times New Roman" w:cs="Times New Roman"/>
            <w:lang w:val="en-CA"/>
          </w:rPr>
          <w:t xml:space="preserve">coyotes tended to </w:t>
        </w:r>
      </w:ins>
      <w:ins w:id="710" w:author="Colleen Cassady St. Clair [2]" w:date="2021-06-07T13:31:00Z">
        <w:r>
          <w:rPr>
            <w:rFonts w:ascii="Times New Roman" w:hAnsi="Times New Roman" w:cs="Times New Roman"/>
            <w:lang w:val="en-CA"/>
          </w:rPr>
          <w:t>exhibit</w:t>
        </w:r>
      </w:ins>
      <w:ins w:id="711" w:author="Colleen Cassady St. Clair [2]" w:date="2021-06-07T13:30:00Z">
        <w:r>
          <w:rPr>
            <w:rFonts w:ascii="Times New Roman" w:hAnsi="Times New Roman" w:cs="Times New Roman"/>
            <w:lang w:val="en-CA"/>
          </w:rPr>
          <w:t xml:space="preserve"> bolder </w:t>
        </w:r>
      </w:ins>
      <w:ins w:id="712" w:author="Colleen Cassady St. Clair [2]" w:date="2021-06-07T13:31:00Z">
        <w:r>
          <w:rPr>
            <w:rFonts w:ascii="Times New Roman" w:hAnsi="Times New Roman" w:cs="Times New Roman"/>
            <w:lang w:val="en-CA"/>
          </w:rPr>
          <w:t xml:space="preserve">responses </w:t>
        </w:r>
      </w:ins>
      <w:ins w:id="713" w:author="Colleen Cassady St. Clair [2]" w:date="2021-06-07T13:30:00Z">
        <w:r>
          <w:rPr>
            <w:rFonts w:ascii="Times New Roman" w:hAnsi="Times New Roman" w:cs="Times New Roman"/>
            <w:lang w:val="en-CA"/>
          </w:rPr>
          <w:t xml:space="preserve">during the day, when human perceptions were more likely to be </w:t>
        </w:r>
      </w:ins>
      <w:ins w:id="714" w:author="Colleen Cassady St. Clair [2]" w:date="2021-06-07T13:33:00Z">
        <w:r>
          <w:rPr>
            <w:rFonts w:ascii="Times New Roman" w:hAnsi="Times New Roman" w:cs="Times New Roman"/>
            <w:lang w:val="en-CA"/>
          </w:rPr>
          <w:t xml:space="preserve">positive (OV = 1; </w:t>
        </w:r>
      </w:ins>
      <w:ins w:id="715" w:author="Colleen Cassady St. Clair [2]" w:date="2021-06-07T13:32:00Z">
        <w:r>
          <w:rPr>
            <w:rFonts w:ascii="Times New Roman" w:hAnsi="Times New Roman" w:cs="Times New Roman"/>
            <w:lang w:val="en-CA"/>
          </w:rPr>
          <w:t xml:space="preserve">Figure 8), but </w:t>
        </w:r>
        <w:commentRangeStart w:id="716"/>
        <w:r>
          <w:rPr>
            <w:rFonts w:ascii="Times New Roman" w:hAnsi="Times New Roman" w:cs="Times New Roman"/>
            <w:lang w:val="en-CA"/>
          </w:rPr>
          <w:t>99</w:t>
        </w:r>
        <w:commentRangeEnd w:id="716"/>
        <w:r>
          <w:rPr>
            <w:rStyle w:val="CommentReference"/>
          </w:rPr>
          <w:commentReference w:id="716"/>
        </w:r>
        <w:r>
          <w:rPr>
            <w:rFonts w:ascii="Times New Roman" w:hAnsi="Times New Roman" w:cs="Times New Roman"/>
            <w:lang w:val="en-CA"/>
          </w:rPr>
          <w:t>%</w:t>
        </w:r>
      </w:ins>
      <w:ins w:id="717" w:author="Colleen Cassady St. Clair [2]" w:date="2021-06-07T13:30:00Z">
        <w:r>
          <w:rPr>
            <w:rFonts w:ascii="Times New Roman" w:hAnsi="Times New Roman" w:cs="Times New Roman"/>
            <w:lang w:val="en-CA"/>
          </w:rPr>
          <w:t xml:space="preserve"> c</w:t>
        </w:r>
      </w:ins>
      <w:ins w:id="718" w:author="Colleen Cassady St. Clair [2]" w:date="2021-06-07T13:31:00Z">
        <w:r>
          <w:rPr>
            <w:rFonts w:ascii="Times New Roman" w:hAnsi="Times New Roman" w:cs="Times New Roman"/>
            <w:lang w:val="en-CA"/>
          </w:rPr>
          <w:t xml:space="preserve">onfidence intervals for both relationships included zero. </w:t>
        </w:r>
      </w:ins>
      <w:ins w:id="719" w:author="Colleen Cassady St. Clair [2]" w:date="2021-06-07T13:30:00Z">
        <w:r>
          <w:rPr>
            <w:rFonts w:ascii="Times New Roman" w:hAnsi="Times New Roman" w:cs="Times New Roman"/>
            <w:lang w:val="en-CA"/>
          </w:rPr>
          <w:t xml:space="preserve"> </w:t>
        </w:r>
      </w:ins>
      <w:r w:rsidR="00431167">
        <w:rPr>
          <w:rFonts w:ascii="Times New Roman" w:hAnsi="Times New Roman" w:cs="Times New Roman"/>
          <w:lang w:val="en-CA"/>
        </w:rPr>
        <w:t xml:space="preserve"> </w:t>
      </w:r>
      <w:commentRangeStart w:id="720"/>
      <w:commentRangeStart w:id="721"/>
      <w:r w:rsidR="00431167">
        <w:rPr>
          <w:rFonts w:ascii="Times New Roman" w:hAnsi="Times New Roman" w:cs="Times New Roman"/>
          <w:lang w:val="en-CA"/>
        </w:rPr>
        <w:t xml:space="preserve">higher log odds likelihood of a negative interaction </w:t>
      </w:r>
      <w:r w:rsidR="00431167" w:rsidRPr="00432021">
        <w:rPr>
          <w:rFonts w:ascii="Times New Roman" w:hAnsi="Times New Roman" w:cs="Times New Roman"/>
          <w:lang w:val="en-CA"/>
        </w:rPr>
        <w:t>during daylight hours</w:t>
      </w:r>
      <w:commentRangeEnd w:id="720"/>
      <w:r w:rsidR="009A7C9E">
        <w:rPr>
          <w:rStyle w:val="CommentReference"/>
        </w:rPr>
        <w:commentReference w:id="720"/>
      </w:r>
      <w:commentRangeEnd w:id="721"/>
      <w:r w:rsidR="00554102">
        <w:rPr>
          <w:rStyle w:val="CommentReference"/>
        </w:rPr>
        <w:commentReference w:id="721"/>
      </w:r>
      <w:r w:rsidR="00431167" w:rsidRPr="00432021">
        <w:rPr>
          <w:rFonts w:ascii="Times New Roman" w:hAnsi="Times New Roman" w:cs="Times New Roman"/>
          <w:lang w:val="en-CA"/>
        </w:rPr>
        <w:t>, although the human perception was more likely positive during the day</w:t>
      </w:r>
      <w:r w:rsidR="00431167">
        <w:rPr>
          <w:rFonts w:ascii="Times New Roman" w:hAnsi="Times New Roman" w:cs="Times New Roman"/>
          <w:lang w:val="en-CA"/>
        </w:rPr>
        <w:t xml:space="preserve"> but with low significance</w:t>
      </w:r>
      <w:r w:rsidR="00431167" w:rsidRPr="00432021">
        <w:rPr>
          <w:rFonts w:ascii="Times New Roman" w:hAnsi="Times New Roman" w:cs="Times New Roman"/>
          <w:lang w:val="en-CA"/>
        </w:rPr>
        <w:t xml:space="preserve"> (Figure </w:t>
      </w:r>
      <w:r w:rsidR="00431167">
        <w:rPr>
          <w:rFonts w:ascii="Times New Roman" w:hAnsi="Times New Roman" w:cs="Times New Roman"/>
          <w:lang w:val="en-CA"/>
        </w:rPr>
        <w:t>8</w:t>
      </w:r>
      <w:r w:rsidR="00431167" w:rsidRPr="00432021">
        <w:rPr>
          <w:rFonts w:ascii="Times New Roman" w:hAnsi="Times New Roman" w:cs="Times New Roman"/>
          <w:lang w:val="en-CA"/>
        </w:rPr>
        <w:t>).</w:t>
      </w:r>
      <w:r w:rsidR="00431167">
        <w:rPr>
          <w:rFonts w:ascii="Times New Roman" w:hAnsi="Times New Roman" w:cs="Times New Roman"/>
          <w:lang w:val="en-CA"/>
        </w:rPr>
        <w:t xml:space="preserve"> </w:t>
      </w:r>
      <w:commentRangeStart w:id="722"/>
      <w:r w:rsidR="00431167">
        <w:rPr>
          <w:rFonts w:ascii="Times New Roman" w:hAnsi="Times New Roman" w:cs="Times New Roman"/>
          <w:lang w:val="en-CA"/>
        </w:rPr>
        <w:t xml:space="preserve">The percentage of monthly reports </w:t>
      </w:r>
      <w:del w:id="723" w:author="Colleen Cassady St. Clair [2]" w:date="2021-06-07T13:36:00Z">
        <w:r w:rsidR="00431167" w:rsidDel="00554102">
          <w:rPr>
            <w:rFonts w:ascii="Times New Roman" w:hAnsi="Times New Roman" w:cs="Times New Roman"/>
            <w:lang w:val="en-CA"/>
          </w:rPr>
          <w:delText xml:space="preserve">featuring </w:delText>
        </w:r>
      </w:del>
      <w:ins w:id="724" w:author="Colleen Cassady St. Clair [2]" w:date="2021-06-07T13:36:00Z">
        <w:r w:rsidR="00554102">
          <w:rPr>
            <w:rFonts w:ascii="Times New Roman" w:hAnsi="Times New Roman" w:cs="Times New Roman"/>
            <w:lang w:val="en-CA"/>
          </w:rPr>
          <w:t xml:space="preserve">describing </w:t>
        </w:r>
      </w:ins>
      <w:r w:rsidR="00431167">
        <w:rPr>
          <w:rFonts w:ascii="Times New Roman" w:hAnsi="Times New Roman" w:cs="Times New Roman"/>
          <w:lang w:val="en-CA"/>
        </w:rPr>
        <w:t xml:space="preserve">bold or aggressive coyote responses was </w:t>
      </w:r>
      <w:commentRangeStart w:id="725"/>
      <w:r w:rsidR="00431167">
        <w:rPr>
          <w:rFonts w:ascii="Times New Roman" w:hAnsi="Times New Roman" w:cs="Times New Roman"/>
          <w:lang w:val="en-CA"/>
        </w:rPr>
        <w:t>highest</w:t>
      </w:r>
      <w:commentRangeEnd w:id="725"/>
      <w:r w:rsidR="00554102">
        <w:rPr>
          <w:rStyle w:val="CommentReference"/>
        </w:rPr>
        <w:commentReference w:id="725"/>
      </w:r>
      <w:r w:rsidR="00431167">
        <w:rPr>
          <w:rFonts w:ascii="Times New Roman" w:hAnsi="Times New Roman" w:cs="Times New Roman"/>
          <w:lang w:val="en-CA"/>
        </w:rPr>
        <w:t xml:space="preserve"> during </w:t>
      </w:r>
      <w:del w:id="726" w:author="Colleen Cassady St. Clair [2]" w:date="2021-06-07T13:36:00Z">
        <w:r w:rsidR="00431167" w:rsidDel="00554102">
          <w:rPr>
            <w:rFonts w:ascii="Times New Roman" w:hAnsi="Times New Roman" w:cs="Times New Roman"/>
            <w:lang w:val="en-CA"/>
          </w:rPr>
          <w:delText>spring and summer months that coincide with the coyote</w:delText>
        </w:r>
      </w:del>
      <w:ins w:id="727" w:author="Colleen Cassady St. Clair [2]" w:date="2021-06-07T13:36:00Z">
        <w:r w:rsidR="00554102">
          <w:rPr>
            <w:rFonts w:ascii="Times New Roman" w:hAnsi="Times New Roman" w:cs="Times New Roman"/>
            <w:lang w:val="en-CA"/>
          </w:rPr>
          <w:t>the</w:t>
        </w:r>
      </w:ins>
      <w:r w:rsidR="00431167">
        <w:rPr>
          <w:rFonts w:ascii="Times New Roman" w:hAnsi="Times New Roman" w:cs="Times New Roman"/>
          <w:lang w:val="en-CA"/>
        </w:rPr>
        <w:t xml:space="preserve"> pup-rearing season</w:t>
      </w:r>
      <w:commentRangeEnd w:id="722"/>
      <w:r w:rsidR="008A6234">
        <w:rPr>
          <w:rStyle w:val="CommentReference"/>
        </w:rPr>
        <w:commentReference w:id="722"/>
      </w:r>
      <w:r w:rsidR="00431167">
        <w:rPr>
          <w:rFonts w:ascii="Times New Roman" w:hAnsi="Times New Roman" w:cs="Times New Roman"/>
          <w:lang w:val="en-CA"/>
        </w:rPr>
        <w:t>, while the percentage of negative human perceptions did not vary among months (Figure 9). Poisson model outputs indicated that bold or aggressive reports have increased significantly since data collection started in 2010 (</w:t>
      </w:r>
      <w:commentRangeStart w:id="728"/>
      <w:r w:rsidR="00431167">
        <w:rPr>
          <w:rFonts w:ascii="Times New Roman" w:hAnsi="Times New Roman" w:cs="Times New Roman"/>
          <w:lang w:val="en-CA"/>
        </w:rPr>
        <w:t>Table</w:t>
      </w:r>
      <w:commentRangeEnd w:id="728"/>
      <w:r w:rsidR="00554102">
        <w:rPr>
          <w:rStyle w:val="CommentReference"/>
        </w:rPr>
        <w:commentReference w:id="728"/>
      </w:r>
      <w:r w:rsidR="00431167">
        <w:rPr>
          <w:rFonts w:ascii="Times New Roman" w:hAnsi="Times New Roman" w:cs="Times New Roman"/>
          <w:lang w:val="en-CA"/>
        </w:rPr>
        <w:t xml:space="preserve"> 5)</w:t>
      </w:r>
      <w:ins w:id="729" w:author="Colleen Cassady St. Clair [2]" w:date="2021-06-07T13:38:00Z">
        <w:r w:rsidR="00554102">
          <w:rPr>
            <w:rFonts w:ascii="Times New Roman" w:hAnsi="Times New Roman" w:cs="Times New Roman"/>
            <w:lang w:val="en-CA"/>
          </w:rPr>
          <w:t>, but</w:t>
        </w:r>
      </w:ins>
      <w:del w:id="730" w:author="Colleen Cassady St. Clair [2]" w:date="2021-06-07T13:38:00Z">
        <w:r w:rsidR="00431167" w:rsidDel="00554102">
          <w:rPr>
            <w:rFonts w:ascii="Times New Roman" w:hAnsi="Times New Roman" w:cs="Times New Roman"/>
            <w:lang w:val="en-CA"/>
          </w:rPr>
          <w:delText>;</w:delText>
        </w:r>
      </w:del>
      <w:r w:rsidR="00431167">
        <w:rPr>
          <w:rFonts w:ascii="Times New Roman" w:hAnsi="Times New Roman" w:cs="Times New Roman"/>
          <w:lang w:val="en-CA"/>
        </w:rPr>
        <w:t xml:space="preserve"> the number of reports expressing negative human perceptions has decreased over time (Table 6). </w:t>
      </w:r>
    </w:p>
    <w:p w14:paraId="7F9019DF" w14:textId="7ADAF1EF" w:rsidR="00431167" w:rsidRDefault="00431167" w:rsidP="00315B74">
      <w:pPr>
        <w:spacing w:line="480" w:lineRule="auto"/>
        <w:ind w:firstLine="720"/>
        <w:rPr>
          <w:rFonts w:ascii="Times New Roman" w:hAnsi="Times New Roman" w:cs="Times New Roman"/>
          <w:lang w:val="en-CA"/>
        </w:rPr>
      </w:pPr>
      <w:r w:rsidRPr="00432021">
        <w:rPr>
          <w:rFonts w:ascii="Times New Roman" w:hAnsi="Times New Roman" w:cs="Times New Roman"/>
          <w:lang w:val="en-CA"/>
        </w:rPr>
        <w:t>Contextual variables were important predictors of both the coyote response to humans and human perceptions (</w:t>
      </w:r>
      <w:commentRangeStart w:id="731"/>
      <w:r w:rsidRPr="00432021">
        <w:rPr>
          <w:rFonts w:ascii="Times New Roman" w:hAnsi="Times New Roman" w:cs="Times New Roman"/>
          <w:lang w:val="en-CA"/>
        </w:rPr>
        <w:t>Figure</w:t>
      </w:r>
      <w:commentRangeEnd w:id="731"/>
      <w:r w:rsidR="00A06561">
        <w:rPr>
          <w:rStyle w:val="CommentReference"/>
        </w:rPr>
        <w:commentReference w:id="731"/>
      </w:r>
      <w:r w:rsidRPr="00432021">
        <w:rPr>
          <w:rFonts w:ascii="Times New Roman" w:hAnsi="Times New Roman" w:cs="Times New Roman"/>
          <w:lang w:val="en-CA"/>
        </w:rPr>
        <w:t xml:space="preserve"> </w:t>
      </w:r>
      <w:r>
        <w:rPr>
          <w:rFonts w:ascii="Times New Roman" w:hAnsi="Times New Roman" w:cs="Times New Roman"/>
          <w:lang w:val="en-CA"/>
        </w:rPr>
        <w:t>1</w:t>
      </w:r>
      <w:r w:rsidR="009863FF">
        <w:rPr>
          <w:rFonts w:ascii="Times New Roman" w:hAnsi="Times New Roman" w:cs="Times New Roman"/>
          <w:lang w:val="en-CA"/>
        </w:rPr>
        <w:t>0</w:t>
      </w:r>
      <w:r>
        <w:rPr>
          <w:rFonts w:ascii="Times New Roman" w:hAnsi="Times New Roman" w:cs="Times New Roman"/>
          <w:lang w:val="en-CA"/>
        </w:rPr>
        <w:t>)</w:t>
      </w:r>
      <w:r w:rsidRPr="00432021">
        <w:rPr>
          <w:rFonts w:ascii="Times New Roman" w:hAnsi="Times New Roman" w:cs="Times New Roman"/>
          <w:lang w:val="en-CA"/>
        </w:rPr>
        <w:t xml:space="preserve">. The presence or mention of </w:t>
      </w:r>
      <w:r>
        <w:rPr>
          <w:rFonts w:ascii="Times New Roman" w:hAnsi="Times New Roman" w:cs="Times New Roman"/>
          <w:lang w:val="en-CA"/>
        </w:rPr>
        <w:t xml:space="preserve">cats, </w:t>
      </w:r>
      <w:r w:rsidRPr="00432021">
        <w:rPr>
          <w:rFonts w:ascii="Times New Roman" w:hAnsi="Times New Roman" w:cs="Times New Roman"/>
          <w:lang w:val="en-CA"/>
        </w:rPr>
        <w:t xml:space="preserve">dogs, children or multiple vulnerable individuals significantly increased the likelihood of more </w:t>
      </w:r>
      <w:commentRangeStart w:id="732"/>
      <w:r w:rsidRPr="00432021">
        <w:rPr>
          <w:rFonts w:ascii="Times New Roman" w:hAnsi="Times New Roman" w:cs="Times New Roman"/>
          <w:lang w:val="en-CA"/>
        </w:rPr>
        <w:t xml:space="preserve">conflict-indicative </w:t>
      </w:r>
      <w:commentRangeEnd w:id="732"/>
      <w:r w:rsidR="00A06561">
        <w:rPr>
          <w:rStyle w:val="CommentReference"/>
        </w:rPr>
        <w:commentReference w:id="732"/>
      </w:r>
      <w:r w:rsidRPr="00432021">
        <w:rPr>
          <w:rFonts w:ascii="Times New Roman" w:hAnsi="Times New Roman" w:cs="Times New Roman"/>
          <w:lang w:val="en-CA"/>
        </w:rPr>
        <w:t xml:space="preserve">coyote responses to humans, which was paralleled by a similarly significant rise in negative perceptions </w:t>
      </w:r>
      <w:r w:rsidRPr="00432021">
        <w:rPr>
          <w:rFonts w:ascii="Times New Roman" w:hAnsi="Times New Roman" w:cs="Times New Roman"/>
          <w:lang w:val="en-CA"/>
        </w:rPr>
        <w:lastRenderedPageBreak/>
        <w:t xml:space="preserve">when any of the vulnerable individual groups were mentioned. </w:t>
      </w:r>
      <w:commentRangeStart w:id="733"/>
      <w:r w:rsidRPr="00432021">
        <w:rPr>
          <w:rFonts w:ascii="Times New Roman" w:hAnsi="Times New Roman" w:cs="Times New Roman"/>
          <w:lang w:val="en-CA"/>
        </w:rPr>
        <w:t>Of</w:t>
      </w:r>
      <w:commentRangeEnd w:id="733"/>
      <w:r w:rsidR="00A06561">
        <w:rPr>
          <w:rStyle w:val="CommentReference"/>
        </w:rPr>
        <w:commentReference w:id="733"/>
      </w:r>
      <w:r w:rsidRPr="00432021">
        <w:rPr>
          <w:rFonts w:ascii="Times New Roman" w:hAnsi="Times New Roman" w:cs="Times New Roman"/>
          <w:lang w:val="en-CA"/>
        </w:rPr>
        <w:t xml:space="preserve"> the human activity categories, </w:t>
      </w:r>
      <w:r>
        <w:rPr>
          <w:rFonts w:ascii="Times New Roman" w:hAnsi="Times New Roman" w:cs="Times New Roman"/>
          <w:lang w:val="en-CA"/>
        </w:rPr>
        <w:t xml:space="preserve">negative responses of coyotes were more likely </w:t>
      </w:r>
      <w:r w:rsidRPr="00432021">
        <w:rPr>
          <w:rFonts w:ascii="Times New Roman" w:hAnsi="Times New Roman" w:cs="Times New Roman"/>
          <w:lang w:val="en-CA"/>
        </w:rPr>
        <w:t>while walking and less likely while cycling</w:t>
      </w:r>
      <w:r>
        <w:rPr>
          <w:rFonts w:ascii="Times New Roman" w:hAnsi="Times New Roman" w:cs="Times New Roman"/>
          <w:lang w:val="en-CA"/>
        </w:rPr>
        <w:t>, driving</w:t>
      </w:r>
      <w:r w:rsidRPr="00432021">
        <w:rPr>
          <w:rFonts w:ascii="Times New Roman" w:hAnsi="Times New Roman" w:cs="Times New Roman"/>
          <w:lang w:val="en-CA"/>
        </w:rPr>
        <w:t xml:space="preserve"> or in the home or yard. Human perceptions were significantly less negative when cycling or driving. For the number of coyotes, both indicators of conflict were significantly lower when reporters mentioned seeing only one coyote. When coyote health was</w:t>
      </w:r>
      <w:r>
        <w:rPr>
          <w:rFonts w:ascii="Times New Roman" w:hAnsi="Times New Roman" w:cs="Times New Roman"/>
          <w:lang w:val="en-CA"/>
        </w:rPr>
        <w:t xml:space="preserve"> indicated</w:t>
      </w:r>
      <w:r w:rsidRPr="00432021">
        <w:rPr>
          <w:rFonts w:ascii="Times New Roman" w:hAnsi="Times New Roman" w:cs="Times New Roman"/>
          <w:lang w:val="en-CA"/>
        </w:rPr>
        <w:t xml:space="preserve"> </w:t>
      </w:r>
      <w:r>
        <w:rPr>
          <w:rFonts w:ascii="Times New Roman" w:hAnsi="Times New Roman" w:cs="Times New Roman"/>
          <w:lang w:val="en-CA"/>
        </w:rPr>
        <w:t xml:space="preserve">the coyote </w:t>
      </w:r>
      <w:r w:rsidRPr="00432021">
        <w:rPr>
          <w:rFonts w:ascii="Times New Roman" w:hAnsi="Times New Roman" w:cs="Times New Roman"/>
          <w:lang w:val="en-CA"/>
        </w:rPr>
        <w:t>response to humans was significantly less indicative of conflict.</w:t>
      </w:r>
      <w:r>
        <w:rPr>
          <w:rFonts w:ascii="Times New Roman" w:hAnsi="Times New Roman" w:cs="Times New Roman"/>
          <w:lang w:val="en-CA"/>
        </w:rPr>
        <w:t xml:space="preserve"> When coyotes were identified as healthy humans perceived them more positively, but apparent poor health had no effect on human perceptions. </w:t>
      </w:r>
    </w:p>
    <w:p w14:paraId="563D8A54" w14:textId="7D3F357D" w:rsidR="00431167" w:rsidRDefault="00431167" w:rsidP="00315B74">
      <w:pPr>
        <w:spacing w:line="480" w:lineRule="auto"/>
        <w:rPr>
          <w:rFonts w:ascii="Times New Roman" w:hAnsi="Times New Roman" w:cs="Times New Roman"/>
          <w:lang w:val="en-CA"/>
        </w:rPr>
      </w:pPr>
      <w:r>
        <w:rPr>
          <w:rFonts w:ascii="Times New Roman" w:hAnsi="Times New Roman" w:cs="Times New Roman"/>
          <w:b/>
          <w:bCs/>
          <w:lang w:val="en-CA"/>
        </w:rPr>
        <w:t xml:space="preserve">DISCUSSION </w:t>
      </w:r>
    </w:p>
    <w:p w14:paraId="11F09E59" w14:textId="2CB3FED3" w:rsidR="00431167" w:rsidRDefault="00431167" w:rsidP="00315B74">
      <w:pPr>
        <w:spacing w:line="480" w:lineRule="auto"/>
        <w:rPr>
          <w:rFonts w:ascii="Times New Roman" w:hAnsi="Times New Roman" w:cs="Times New Roman"/>
          <w:lang w:val="en-CA"/>
        </w:rPr>
      </w:pPr>
      <w:r>
        <w:rPr>
          <w:rFonts w:ascii="Times New Roman" w:hAnsi="Times New Roman" w:cs="Times New Roman"/>
          <w:i/>
          <w:iCs/>
          <w:lang w:val="en-CA"/>
        </w:rPr>
        <w:tab/>
      </w:r>
      <w:ins w:id="734" w:author="Colleen Cassady St. Clair [2]" w:date="2021-06-07T14:46:00Z">
        <w:r w:rsidR="0083508C">
          <w:rPr>
            <w:rFonts w:ascii="Times New Roman" w:hAnsi="Times New Roman" w:cs="Times New Roman"/>
            <w:iCs/>
            <w:lang w:val="en-CA"/>
          </w:rPr>
          <w:t>Human-coyote conflict is increasing in urban areas throughout North America (refs), creating a need to better understand the correlates of conflict that may result from spati</w:t>
        </w:r>
      </w:ins>
      <w:ins w:id="735" w:author="Colleen Cassady St. Clair [2]" w:date="2021-06-07T14:47:00Z">
        <w:r w:rsidR="0083508C">
          <w:rPr>
            <w:rFonts w:ascii="Times New Roman" w:hAnsi="Times New Roman" w:cs="Times New Roman"/>
            <w:iCs/>
            <w:lang w:val="en-CA"/>
          </w:rPr>
          <w:t xml:space="preserve">al, temporal, and contextual variables that might be future subjects of mitigation.  </w:t>
        </w:r>
      </w:ins>
      <w:commentRangeStart w:id="736"/>
      <w:r>
        <w:rPr>
          <w:rFonts w:ascii="Times New Roman" w:hAnsi="Times New Roman" w:cs="Times New Roman"/>
          <w:lang w:val="en-CA"/>
        </w:rPr>
        <w:t>We</w:t>
      </w:r>
      <w:commentRangeEnd w:id="736"/>
      <w:r w:rsidR="00950212">
        <w:rPr>
          <w:rStyle w:val="CommentReference"/>
        </w:rPr>
        <w:commentReference w:id="736"/>
      </w:r>
      <w:r>
        <w:rPr>
          <w:rFonts w:ascii="Times New Roman" w:hAnsi="Times New Roman" w:cs="Times New Roman"/>
          <w:lang w:val="en-CA"/>
        </w:rPr>
        <w:t xml:space="preserve"> </w:t>
      </w:r>
      <w:del w:id="737" w:author="Colleen Cassady St. Clair [2]" w:date="2021-06-07T14:48:00Z">
        <w:r w:rsidDel="0083508C">
          <w:rPr>
            <w:rFonts w:ascii="Times New Roman" w:hAnsi="Times New Roman" w:cs="Times New Roman"/>
            <w:lang w:val="en-CA"/>
          </w:rPr>
          <w:delText xml:space="preserve">identified several spatial, temporal and contextual predictors of negative human-coyote interactions </w:delText>
        </w:r>
      </w:del>
      <w:ins w:id="738" w:author="Colleen Cassady St. Clair [2]" w:date="2021-06-07T14:48:00Z">
        <w:r w:rsidR="0083508C">
          <w:rPr>
            <w:rFonts w:ascii="Times New Roman" w:hAnsi="Times New Roman" w:cs="Times New Roman"/>
            <w:lang w:val="en-CA"/>
          </w:rPr>
          <w:t xml:space="preserve">approached this goal </w:t>
        </w:r>
      </w:ins>
      <w:r>
        <w:rPr>
          <w:rFonts w:ascii="Times New Roman" w:hAnsi="Times New Roman" w:cs="Times New Roman"/>
          <w:lang w:val="en-CA"/>
        </w:rPr>
        <w:t>using</w:t>
      </w:r>
      <w:ins w:id="739" w:author="Colleen Cassady St. Clair [2]" w:date="2021-06-07T14:48:00Z">
        <w:r w:rsidR="0083508C">
          <w:rPr>
            <w:rFonts w:ascii="Times New Roman" w:hAnsi="Times New Roman" w:cs="Times New Roman"/>
            <w:lang w:val="en-CA"/>
          </w:rPr>
          <w:t xml:space="preserve"> almost 8000</w:t>
        </w:r>
      </w:ins>
      <w:r>
        <w:rPr>
          <w:rFonts w:ascii="Times New Roman" w:hAnsi="Times New Roman" w:cs="Times New Roman"/>
          <w:lang w:val="en-CA"/>
        </w:rPr>
        <w:t xml:space="preserve"> </w:t>
      </w:r>
      <w:commentRangeStart w:id="740"/>
      <w:ins w:id="741" w:author="Colleen Cassady St. Clair [2]" w:date="2021-06-07T14:36:00Z">
        <w:r w:rsidR="00950212">
          <w:rPr>
            <w:rFonts w:ascii="Times New Roman" w:hAnsi="Times New Roman" w:cs="Times New Roman"/>
            <w:lang w:val="en-CA"/>
          </w:rPr>
          <w:t>reports</w:t>
        </w:r>
        <w:commentRangeEnd w:id="740"/>
        <w:r w:rsidR="00950212">
          <w:rPr>
            <w:rStyle w:val="CommentReference"/>
          </w:rPr>
          <w:commentReference w:id="740"/>
        </w:r>
        <w:r w:rsidR="00950212">
          <w:rPr>
            <w:rFonts w:ascii="Times New Roman" w:hAnsi="Times New Roman" w:cs="Times New Roman"/>
            <w:lang w:val="en-CA"/>
          </w:rPr>
          <w:t xml:space="preserve"> </w:t>
        </w:r>
      </w:ins>
      <w:ins w:id="742" w:author="Colleen Cassady St. Clair [2]" w:date="2021-06-07T14:48:00Z">
        <w:r w:rsidR="0083508C">
          <w:rPr>
            <w:rFonts w:ascii="Times New Roman" w:hAnsi="Times New Roman" w:cs="Times New Roman"/>
            <w:lang w:val="en-CA"/>
          </w:rPr>
          <w:t xml:space="preserve">collected over 10 years on </w:t>
        </w:r>
      </w:ins>
      <w:r>
        <w:rPr>
          <w:rFonts w:ascii="Times New Roman" w:hAnsi="Times New Roman" w:cs="Times New Roman"/>
          <w:lang w:val="en-CA"/>
        </w:rPr>
        <w:t>a website-based community reporting database (</w:t>
      </w:r>
      <w:commentRangeStart w:id="743"/>
      <w:commentRangeStart w:id="744"/>
      <w:r>
        <w:rPr>
          <w:rFonts w:ascii="Times New Roman" w:hAnsi="Times New Roman" w:cs="Times New Roman"/>
          <w:lang w:val="en-CA"/>
        </w:rPr>
        <w:t>Figure 1</w:t>
      </w:r>
      <w:r w:rsidR="009863FF">
        <w:rPr>
          <w:rFonts w:ascii="Times New Roman" w:hAnsi="Times New Roman" w:cs="Times New Roman"/>
          <w:lang w:val="en-CA"/>
        </w:rPr>
        <w:t>1</w:t>
      </w:r>
      <w:commentRangeEnd w:id="743"/>
      <w:r w:rsidR="00342515">
        <w:rPr>
          <w:rStyle w:val="CommentReference"/>
        </w:rPr>
        <w:commentReference w:id="743"/>
      </w:r>
      <w:commentRangeEnd w:id="744"/>
      <w:r w:rsidR="00950212">
        <w:rPr>
          <w:rStyle w:val="CommentReference"/>
        </w:rPr>
        <w:commentReference w:id="744"/>
      </w:r>
      <w:r>
        <w:rPr>
          <w:rFonts w:ascii="Times New Roman" w:hAnsi="Times New Roman" w:cs="Times New Roman"/>
          <w:lang w:val="en-CA"/>
        </w:rPr>
        <w:t xml:space="preserve">). </w:t>
      </w:r>
      <w:del w:id="745" w:author="Colleen Cassady St. Clair [2]" w:date="2021-06-07T14:48:00Z">
        <w:r w:rsidDel="0083508C">
          <w:rPr>
            <w:rFonts w:ascii="Times New Roman" w:hAnsi="Times New Roman" w:cs="Times New Roman"/>
            <w:lang w:val="en-CA"/>
          </w:rPr>
          <w:delText xml:space="preserve">Using the comments provided by reporters and a standardized classification form, we quantified two indicators of human-coyote conflict, the coyote response to humans and the human perception of coyotes. </w:delText>
        </w:r>
      </w:del>
      <w:ins w:id="746" w:author="Colleen Cassady St. Clair [2]" w:date="2021-06-07T14:37:00Z">
        <w:r w:rsidR="00950212">
          <w:rPr>
            <w:rFonts w:ascii="Times New Roman" w:hAnsi="Times New Roman" w:cs="Times New Roman"/>
            <w:lang w:val="en-CA"/>
          </w:rPr>
          <w:t xml:space="preserve">As broad patterns, we </w:t>
        </w:r>
        <w:commentRangeStart w:id="747"/>
        <w:r w:rsidR="00950212">
          <w:rPr>
            <w:rFonts w:ascii="Times New Roman" w:hAnsi="Times New Roman" w:cs="Times New Roman"/>
            <w:lang w:val="en-CA"/>
          </w:rPr>
          <w:t>found</w:t>
        </w:r>
      </w:ins>
      <w:commentRangeEnd w:id="747"/>
      <w:ins w:id="748" w:author="Colleen Cassady St. Clair [2]" w:date="2021-06-07T14:38:00Z">
        <w:r w:rsidR="00950212">
          <w:rPr>
            <w:rStyle w:val="CommentReference"/>
          </w:rPr>
          <w:commentReference w:id="747"/>
        </w:r>
      </w:ins>
      <w:ins w:id="749" w:author="Colleen Cassady St. Clair [2]" w:date="2021-06-07T14:48:00Z">
        <w:r w:rsidR="0083508C">
          <w:rPr>
            <w:rFonts w:ascii="Times New Roman" w:hAnsi="Times New Roman" w:cs="Times New Roman"/>
            <w:lang w:val="en-CA"/>
          </w:rPr>
          <w:t xml:space="preserve"> that reports of coyote were more prevalent </w:t>
        </w:r>
      </w:ins>
      <w:ins w:id="750" w:author="Colleen Cassady St. Clair [2]" w:date="2021-06-07T14:50:00Z">
        <w:r w:rsidR="0083508C">
          <w:rPr>
            <w:rFonts w:ascii="Times New Roman" w:hAnsi="Times New Roman" w:cs="Times New Roman"/>
            <w:lang w:val="en-CA"/>
          </w:rPr>
          <w:t xml:space="preserve">than expected </w:t>
        </w:r>
      </w:ins>
      <w:ins w:id="751" w:author="Colleen Cassady St. Clair [2]" w:date="2021-06-07T14:48:00Z">
        <w:r w:rsidR="0083508C">
          <w:rPr>
            <w:rFonts w:ascii="Times New Roman" w:hAnsi="Times New Roman" w:cs="Times New Roman"/>
            <w:lang w:val="en-CA"/>
          </w:rPr>
          <w:t xml:space="preserve">in </w:t>
        </w:r>
      </w:ins>
      <w:ins w:id="752" w:author="Colleen Cassady St. Clair [2]" w:date="2021-06-07T14:49:00Z">
        <w:r w:rsidR="0083508C">
          <w:rPr>
            <w:rFonts w:ascii="Times New Roman" w:hAnsi="Times New Roman" w:cs="Times New Roman"/>
            <w:lang w:val="en-CA"/>
          </w:rPr>
          <w:t>mowed areas and during the fall dispersal period</w:t>
        </w:r>
      </w:ins>
      <w:ins w:id="753" w:author="Colleen Cassady St. Clair [2]" w:date="2021-06-07T14:52:00Z">
        <w:r w:rsidR="0083508C">
          <w:rPr>
            <w:rFonts w:ascii="Times New Roman" w:hAnsi="Times New Roman" w:cs="Times New Roman"/>
            <w:lang w:val="en-CA"/>
          </w:rPr>
          <w:t>, and increased over time</w:t>
        </w:r>
      </w:ins>
      <w:ins w:id="754" w:author="Colleen Cassady St. Clair [2]" w:date="2021-06-07T14:49:00Z">
        <w:r w:rsidR="0083508C">
          <w:rPr>
            <w:rFonts w:ascii="Times New Roman" w:hAnsi="Times New Roman" w:cs="Times New Roman"/>
            <w:lang w:val="en-CA"/>
          </w:rPr>
          <w:t xml:space="preserve">. </w:t>
        </w:r>
      </w:ins>
      <w:ins w:id="755" w:author="Colleen Cassady St. Clair [2]" w:date="2021-06-07T14:55:00Z">
        <w:r w:rsidR="00E032DD">
          <w:rPr>
            <w:rFonts w:ascii="Times New Roman" w:hAnsi="Times New Roman" w:cs="Times New Roman"/>
            <w:lang w:val="en-CA"/>
          </w:rPr>
          <w:t>By classifying</w:t>
        </w:r>
      </w:ins>
      <w:ins w:id="756" w:author="Colleen Cassady St. Clair [2]" w:date="2021-06-07T14:54:00Z">
        <w:r w:rsidR="0083508C">
          <w:rPr>
            <w:rFonts w:ascii="Times New Roman" w:hAnsi="Times New Roman" w:cs="Times New Roman"/>
            <w:lang w:val="en-CA"/>
          </w:rPr>
          <w:t xml:space="preserve"> report comments to describe each of coyote responses and human receptions</w:t>
        </w:r>
      </w:ins>
      <w:ins w:id="757" w:author="Colleen Cassady St. Clair [2]" w:date="2021-06-07T14:56:00Z">
        <w:r w:rsidR="00E032DD">
          <w:rPr>
            <w:rFonts w:ascii="Times New Roman" w:hAnsi="Times New Roman" w:cs="Times New Roman"/>
            <w:lang w:val="en-CA"/>
          </w:rPr>
          <w:t>, we</w:t>
        </w:r>
      </w:ins>
      <w:ins w:id="758" w:author="Colleen Cassady St. Clair [2]" w:date="2021-06-07T14:54:00Z">
        <w:r w:rsidR="0083508C">
          <w:rPr>
            <w:rFonts w:ascii="Times New Roman" w:hAnsi="Times New Roman" w:cs="Times New Roman"/>
            <w:lang w:val="en-CA"/>
          </w:rPr>
          <w:t xml:space="preserve"> found that </w:t>
        </w:r>
      </w:ins>
      <w:ins w:id="759" w:author="Colleen Cassady St. Clair [2]" w:date="2021-06-07T14:55:00Z">
        <w:r w:rsidR="00E032DD">
          <w:rPr>
            <w:rFonts w:ascii="Times New Roman" w:hAnsi="Times New Roman" w:cs="Times New Roman"/>
            <w:lang w:val="en-CA"/>
          </w:rPr>
          <w:t xml:space="preserve">bolder behaviours by coyotes were associated with negative perceptions of coyotes by people. </w:t>
        </w:r>
      </w:ins>
      <w:ins w:id="760" w:author="Colleen Cassady St. Clair [2]" w:date="2021-06-07T14:58:00Z">
        <w:r w:rsidR="00E032DD">
          <w:rPr>
            <w:rFonts w:ascii="Times New Roman" w:hAnsi="Times New Roman" w:cs="Times New Roman"/>
            <w:lang w:val="en-CA"/>
          </w:rPr>
          <w:t>The boldness of coyote responses</w:t>
        </w:r>
      </w:ins>
      <w:ins w:id="761" w:author="Colleen Cassady St. Clair [2]" w:date="2021-06-07T14:49:00Z">
        <w:r w:rsidR="0083508C">
          <w:rPr>
            <w:rFonts w:ascii="Times New Roman" w:hAnsi="Times New Roman" w:cs="Times New Roman"/>
            <w:lang w:val="en-CA"/>
          </w:rPr>
          <w:t xml:space="preserve"> </w:t>
        </w:r>
      </w:ins>
      <w:ins w:id="762" w:author="Colleen Cassady St. Clair [2]" w:date="2021-06-07T14:59:00Z">
        <w:r w:rsidR="00E032DD">
          <w:rPr>
            <w:rFonts w:ascii="Times New Roman" w:hAnsi="Times New Roman" w:cs="Times New Roman"/>
            <w:lang w:val="en-CA"/>
          </w:rPr>
          <w:t xml:space="preserve">increased in </w:t>
        </w:r>
      </w:ins>
      <w:ins w:id="763" w:author="Colleen Cassady St. Clair [2]" w:date="2021-06-07T15:00:00Z">
        <w:r w:rsidR="00E032DD">
          <w:rPr>
            <w:rFonts w:ascii="Times New Roman" w:hAnsi="Times New Roman" w:cs="Times New Roman"/>
            <w:lang w:val="en-CA"/>
          </w:rPr>
          <w:t xml:space="preserve">modified open and mowed areas and declined with building density, while negative perceptions of coyotes by people </w:t>
        </w:r>
      </w:ins>
      <w:ins w:id="764" w:author="Colleen Cassady St. Clair [2]" w:date="2021-06-07T15:01:00Z">
        <w:r w:rsidR="00E032DD">
          <w:rPr>
            <w:rFonts w:ascii="Times New Roman" w:hAnsi="Times New Roman" w:cs="Times New Roman"/>
            <w:lang w:val="en-CA"/>
          </w:rPr>
          <w:t>increased with the amount of residential area</w:t>
        </w:r>
      </w:ins>
      <w:ins w:id="765" w:author="Colleen Cassady St. Clair [2]" w:date="2021-06-07T14:59:00Z">
        <w:r w:rsidR="00E032DD">
          <w:rPr>
            <w:rFonts w:ascii="Times New Roman" w:hAnsi="Times New Roman" w:cs="Times New Roman"/>
            <w:lang w:val="en-CA"/>
          </w:rPr>
          <w:t xml:space="preserve">. </w:t>
        </w:r>
      </w:ins>
      <w:ins w:id="766" w:author="Colleen Cassady St. Clair [2]" w:date="2021-06-07T15:02:00Z">
        <w:r w:rsidR="00E032DD">
          <w:rPr>
            <w:rFonts w:ascii="Times New Roman" w:hAnsi="Times New Roman" w:cs="Times New Roman"/>
            <w:lang w:val="en-CA"/>
          </w:rPr>
          <w:t xml:space="preserve">Seasonally, </w:t>
        </w:r>
        <w:proofErr w:type="gramStart"/>
        <w:r w:rsidR="00E032DD">
          <w:rPr>
            <w:rFonts w:ascii="Times New Roman" w:hAnsi="Times New Roman" w:cs="Times New Roman"/>
            <w:lang w:val="en-CA"/>
          </w:rPr>
          <w:lastRenderedPageBreak/>
          <w:t>coyotes</w:t>
        </w:r>
        <w:proofErr w:type="gramEnd"/>
        <w:r w:rsidR="00E032DD">
          <w:rPr>
            <w:rFonts w:ascii="Times New Roman" w:hAnsi="Times New Roman" w:cs="Times New Roman"/>
            <w:lang w:val="en-CA"/>
          </w:rPr>
          <w:t xml:space="preserve"> responses were bolder during the pup-rearing period, but there was little seasonal change in human perceptions.  </w:t>
        </w:r>
      </w:ins>
      <w:ins w:id="767" w:author="Colleen Cassady St. Clair [2]" w:date="2021-06-07T15:04:00Z">
        <w:r w:rsidR="00E032DD">
          <w:rPr>
            <w:rFonts w:ascii="Times New Roman" w:hAnsi="Times New Roman" w:cs="Times New Roman"/>
            <w:lang w:val="en-CA"/>
          </w:rPr>
          <w:t xml:space="preserve">Over years, boldness scores of coyotes have increased while the frequency of negative perceptions by people has declined. </w:t>
        </w:r>
      </w:ins>
      <w:ins w:id="768" w:author="Colleen Cassady St. Clair [2]" w:date="2021-06-07T15:06:00Z">
        <w:r w:rsidR="00CC0772">
          <w:rPr>
            <w:rFonts w:ascii="Times New Roman" w:hAnsi="Times New Roman" w:cs="Times New Roman"/>
            <w:lang w:val="en-CA"/>
          </w:rPr>
          <w:t xml:space="preserve">Both the boldness of described coyote responses and </w:t>
        </w:r>
      </w:ins>
      <w:ins w:id="769" w:author="Colleen Cassady St. Clair [2]" w:date="2021-06-07T15:07:00Z">
        <w:r w:rsidR="00CC0772">
          <w:rPr>
            <w:rFonts w:ascii="Times New Roman" w:hAnsi="Times New Roman" w:cs="Times New Roman"/>
            <w:lang w:val="en-CA"/>
          </w:rPr>
          <w:t xml:space="preserve">negative perceptions by people increased when vulnerable individuals, including children and pets, were present or mentioned. </w:t>
        </w:r>
      </w:ins>
      <w:ins w:id="770" w:author="Colleen Cassady St. Clair [2]" w:date="2021-06-07T14:59:00Z">
        <w:r w:rsidR="00E032DD">
          <w:rPr>
            <w:rFonts w:ascii="Times New Roman" w:hAnsi="Times New Roman" w:cs="Times New Roman"/>
            <w:lang w:val="en-CA"/>
          </w:rPr>
          <w:t xml:space="preserve"> </w:t>
        </w:r>
      </w:ins>
      <w:ins w:id="771" w:author="Colleen Cassady St. Clair [2]" w:date="2021-06-07T14:37:00Z">
        <w:r w:rsidR="00950212">
          <w:rPr>
            <w:rFonts w:ascii="Times New Roman" w:hAnsi="Times New Roman" w:cs="Times New Roman"/>
            <w:lang w:val="en-CA"/>
          </w:rPr>
          <w:t xml:space="preserve"> </w:t>
        </w:r>
      </w:ins>
      <w:commentRangeStart w:id="772"/>
      <w:commentRangeStart w:id="773"/>
      <w:r>
        <w:rPr>
          <w:rFonts w:ascii="Times New Roman" w:hAnsi="Times New Roman" w:cs="Times New Roman"/>
          <w:lang w:val="en-CA"/>
        </w:rPr>
        <w:t>We found that coyote response</w:t>
      </w:r>
      <w:ins w:id="774" w:author="Howie Harshaw" w:date="2021-05-03T14:45:00Z">
        <w:r w:rsidR="00342515">
          <w:rPr>
            <w:rFonts w:ascii="Times New Roman" w:hAnsi="Times New Roman" w:cs="Times New Roman"/>
            <w:lang w:val="en-CA"/>
          </w:rPr>
          <w:t>s</w:t>
        </w:r>
      </w:ins>
      <w:r>
        <w:rPr>
          <w:rFonts w:ascii="Times New Roman" w:hAnsi="Times New Roman" w:cs="Times New Roman"/>
          <w:lang w:val="en-CA"/>
        </w:rPr>
        <w:t xml:space="preserve"> to humans </w:t>
      </w:r>
      <w:del w:id="775" w:author="Howie Harshaw" w:date="2021-05-03T14:45:00Z">
        <w:r w:rsidDel="00342515">
          <w:rPr>
            <w:rFonts w:ascii="Times New Roman" w:hAnsi="Times New Roman" w:cs="Times New Roman"/>
            <w:lang w:val="en-CA"/>
          </w:rPr>
          <w:delText xml:space="preserve">was </w:delText>
        </w:r>
      </w:del>
      <w:ins w:id="776" w:author="Howie Harshaw" w:date="2021-05-03T14:45:00Z">
        <w:r w:rsidR="00342515">
          <w:rPr>
            <w:rFonts w:ascii="Times New Roman" w:hAnsi="Times New Roman" w:cs="Times New Roman"/>
            <w:lang w:val="en-CA"/>
          </w:rPr>
          <w:t xml:space="preserve">were </w:t>
        </w:r>
      </w:ins>
      <w:r>
        <w:rPr>
          <w:rFonts w:ascii="Times New Roman" w:hAnsi="Times New Roman" w:cs="Times New Roman"/>
          <w:lang w:val="en-CA"/>
        </w:rPr>
        <w:t xml:space="preserve">more indicative of conflict in modified open areas or mowed areas but less indicative of conflict in areas </w:t>
      </w:r>
      <w:commentRangeEnd w:id="772"/>
      <w:r w:rsidR="00342515">
        <w:rPr>
          <w:rStyle w:val="CommentReference"/>
        </w:rPr>
        <w:commentReference w:id="772"/>
      </w:r>
      <w:commentRangeEnd w:id="773"/>
      <w:r w:rsidR="00950212">
        <w:rPr>
          <w:rStyle w:val="CommentReference"/>
        </w:rPr>
        <w:commentReference w:id="773"/>
      </w:r>
      <w:r>
        <w:rPr>
          <w:rFonts w:ascii="Times New Roman" w:hAnsi="Times New Roman" w:cs="Times New Roman"/>
          <w:lang w:val="en-CA"/>
        </w:rPr>
        <w:t>with greater building densities. By contrast, we found that the strength of negative human perceptions was significantly higher in residential areas. We also found that reports that occurred during the pup-rearing season indicated more negative interactions based on the coyote response to humans. We identified a significant increase in bold and aggressive coyote responses to humans over the past ten years, and found that human perceptions had become less negative. We also found that real or perceived negative interactions were more likely when cats, dogs, or children were mentioned in the report.</w:t>
      </w:r>
    </w:p>
    <w:p w14:paraId="56F76A0A" w14:textId="5D03C4F4" w:rsidR="00431167" w:rsidRDefault="00431167" w:rsidP="00315B74">
      <w:pPr>
        <w:spacing w:line="480" w:lineRule="auto"/>
        <w:rPr>
          <w:rFonts w:ascii="Times New Roman" w:hAnsi="Times New Roman" w:cs="Times New Roman"/>
          <w:lang w:val="en-CA"/>
        </w:rPr>
      </w:pPr>
      <w:r>
        <w:rPr>
          <w:rFonts w:ascii="Times New Roman" w:hAnsi="Times New Roman" w:cs="Times New Roman"/>
          <w:lang w:val="en-CA"/>
        </w:rPr>
        <w:tab/>
      </w:r>
      <w:ins w:id="777" w:author="Colleen Cassady St. Clair [2]" w:date="2021-06-07T15:14:00Z">
        <w:r w:rsidR="00CC0772">
          <w:rPr>
            <w:rFonts w:ascii="Times New Roman" w:hAnsi="Times New Roman" w:cs="Times New Roman"/>
            <w:lang w:val="en-CA"/>
          </w:rPr>
          <w:t>Because coyotes are more likely to have territories and dens in natural or open areas</w:t>
        </w:r>
      </w:ins>
      <w:ins w:id="778" w:author="Colleen Cassady St. Clair [2]" w:date="2021-06-07T15:17:00Z">
        <w:r w:rsidR="006C73C2">
          <w:rPr>
            <w:rFonts w:ascii="Times New Roman" w:hAnsi="Times New Roman" w:cs="Times New Roman"/>
            <w:lang w:val="en-CA"/>
          </w:rPr>
          <w:t xml:space="preserve"> </w:t>
        </w:r>
        <w:r w:rsidR="006C73C2">
          <w:rPr>
            <w:rFonts w:ascii="Times New Roman" w:hAnsi="Times New Roman" w:cs="Times New Roman"/>
            <w:noProof/>
            <w:lang w:val="en-CA"/>
          </w:rPr>
          <w:t>(Gehrt et al. 2009; Dodge &amp; Kashian 2013)</w:t>
        </w:r>
      </w:ins>
      <w:ins w:id="779" w:author="Colleen Cassady St. Clair [2]" w:date="2021-06-07T15:14:00Z">
        <w:r w:rsidR="00CC0772">
          <w:rPr>
            <w:rFonts w:ascii="Times New Roman" w:hAnsi="Times New Roman" w:cs="Times New Roman"/>
            <w:lang w:val="en-CA"/>
          </w:rPr>
          <w:t xml:space="preserve">, we predicted </w:t>
        </w:r>
      </w:ins>
      <w:ins w:id="780" w:author="Colleen Cassady St. Clair [2]" w:date="2021-06-07T15:15:00Z">
        <w:r w:rsidR="006C73C2">
          <w:rPr>
            <w:rFonts w:ascii="Times New Roman" w:hAnsi="Times New Roman" w:cs="Times New Roman"/>
            <w:lang w:val="en-CA"/>
          </w:rPr>
          <w:t>that coyotes in these areas would exhibit bolder responses to people</w:t>
        </w:r>
      </w:ins>
      <w:ins w:id="781" w:author="Colleen Cassady St. Clair [2]" w:date="2021-06-07T15:16:00Z">
        <w:r w:rsidR="006C73C2">
          <w:rPr>
            <w:rFonts w:ascii="Times New Roman" w:hAnsi="Times New Roman" w:cs="Times New Roman"/>
            <w:lang w:val="en-CA"/>
          </w:rPr>
          <w:t xml:space="preserve">.  We found partial support for this prediction; </w:t>
        </w:r>
      </w:ins>
      <w:del w:id="782" w:author="Colleen Cassady St. Clair [2]" w:date="2021-06-07T15:16:00Z">
        <w:r w:rsidDel="006C73C2">
          <w:rPr>
            <w:rFonts w:ascii="Times New Roman" w:hAnsi="Times New Roman" w:cs="Times New Roman"/>
            <w:lang w:val="en-CA"/>
          </w:rPr>
          <w:delText xml:space="preserve">Our prediction that negative interactions between coyotes and humans would </w:delText>
        </w:r>
      </w:del>
      <w:del w:id="783" w:author="Colleen Cassady St. Clair [2]" w:date="2021-06-07T15:11:00Z">
        <w:r w:rsidDel="00CC0772">
          <w:rPr>
            <w:rFonts w:ascii="Times New Roman" w:hAnsi="Times New Roman" w:cs="Times New Roman"/>
            <w:lang w:val="en-CA"/>
          </w:rPr>
          <w:delText>be more probable in</w:delText>
        </w:r>
      </w:del>
      <w:del w:id="784" w:author="Colleen Cassady St. Clair [2]" w:date="2021-06-07T15:16:00Z">
        <w:r w:rsidDel="006C73C2">
          <w:rPr>
            <w:rFonts w:ascii="Times New Roman" w:hAnsi="Times New Roman" w:cs="Times New Roman"/>
            <w:lang w:val="en-CA"/>
          </w:rPr>
          <w:delText xml:space="preserve"> natural or open areas was partially true</w:delText>
        </w:r>
      </w:del>
      <w:ins w:id="785" w:author="Howie Harshaw" w:date="2021-05-03T14:13:00Z">
        <w:del w:id="786" w:author="Colleen Cassady St. Clair [2]" w:date="2021-06-07T15:16:00Z">
          <w:r w:rsidR="001E175F" w:rsidDel="006C73C2">
            <w:rPr>
              <w:rFonts w:ascii="Times New Roman" w:hAnsi="Times New Roman" w:cs="Times New Roman"/>
              <w:lang w:val="en-CA"/>
            </w:rPr>
            <w:delText>supported</w:delText>
          </w:r>
        </w:del>
      </w:ins>
      <w:del w:id="787" w:author="Colleen Cassady St. Clair [2]" w:date="2021-06-07T15:16:00Z">
        <w:r w:rsidDel="006C73C2">
          <w:rPr>
            <w:rFonts w:ascii="Times New Roman" w:hAnsi="Times New Roman" w:cs="Times New Roman"/>
            <w:lang w:val="en-CA"/>
          </w:rPr>
          <w:delText>. C</w:delText>
        </w:r>
      </w:del>
      <w:ins w:id="788" w:author="Colleen Cassady St. Clair [2]" w:date="2021-06-07T15:16:00Z">
        <w:r w:rsidR="006C73C2">
          <w:rPr>
            <w:rFonts w:ascii="Times New Roman" w:hAnsi="Times New Roman" w:cs="Times New Roman"/>
            <w:lang w:val="en-CA"/>
          </w:rPr>
          <w:t>c</w:t>
        </w:r>
      </w:ins>
      <w:r>
        <w:rPr>
          <w:rFonts w:ascii="Times New Roman" w:hAnsi="Times New Roman" w:cs="Times New Roman"/>
          <w:lang w:val="en-CA"/>
        </w:rPr>
        <w:t xml:space="preserve">oyote responses to humans were </w:t>
      </w:r>
      <w:ins w:id="789" w:author="Colleen Cassady St. Clair [2]" w:date="2021-06-07T15:13:00Z">
        <w:r w:rsidR="00CC0772">
          <w:rPr>
            <w:rFonts w:ascii="Times New Roman" w:hAnsi="Times New Roman" w:cs="Times New Roman"/>
            <w:lang w:val="en-CA"/>
          </w:rPr>
          <w:t xml:space="preserve">bolder </w:t>
        </w:r>
      </w:ins>
      <w:commentRangeStart w:id="790"/>
      <w:r>
        <w:rPr>
          <w:rFonts w:ascii="Times New Roman" w:hAnsi="Times New Roman" w:cs="Times New Roman"/>
          <w:lang w:val="en-CA"/>
        </w:rPr>
        <w:t xml:space="preserve">significantly more </w:t>
      </w:r>
      <w:commentRangeStart w:id="791"/>
      <w:commentRangeStart w:id="792"/>
      <w:r>
        <w:rPr>
          <w:rFonts w:ascii="Times New Roman" w:hAnsi="Times New Roman" w:cs="Times New Roman"/>
          <w:lang w:val="en-CA"/>
        </w:rPr>
        <w:t>indicative</w:t>
      </w:r>
      <w:commentRangeEnd w:id="791"/>
      <w:r w:rsidR="001E175F">
        <w:rPr>
          <w:rStyle w:val="CommentReference"/>
        </w:rPr>
        <w:commentReference w:id="791"/>
      </w:r>
      <w:commentRangeEnd w:id="792"/>
      <w:r w:rsidR="0083508C">
        <w:rPr>
          <w:rStyle w:val="CommentReference"/>
        </w:rPr>
        <w:commentReference w:id="792"/>
      </w:r>
      <w:r>
        <w:rPr>
          <w:rFonts w:ascii="Times New Roman" w:hAnsi="Times New Roman" w:cs="Times New Roman"/>
          <w:lang w:val="en-CA"/>
        </w:rPr>
        <w:t xml:space="preserve"> of conflict </w:t>
      </w:r>
      <w:commentRangeEnd w:id="790"/>
      <w:r w:rsidR="00CC0772">
        <w:rPr>
          <w:rStyle w:val="CommentReference"/>
        </w:rPr>
        <w:commentReference w:id="790"/>
      </w:r>
      <w:r>
        <w:rPr>
          <w:rFonts w:ascii="Times New Roman" w:hAnsi="Times New Roman" w:cs="Times New Roman"/>
          <w:lang w:val="en-CA"/>
        </w:rPr>
        <w:t>in modified open and mowed areas</w:t>
      </w:r>
      <w:ins w:id="793" w:author="Colleen Cassady St. Clair [2]" w:date="2021-06-07T15:13:00Z">
        <w:r w:rsidR="00CC0772">
          <w:rPr>
            <w:rFonts w:ascii="Times New Roman" w:hAnsi="Times New Roman" w:cs="Times New Roman"/>
            <w:lang w:val="en-CA"/>
          </w:rPr>
          <w:t>,</w:t>
        </w:r>
      </w:ins>
      <w:r>
        <w:rPr>
          <w:rFonts w:ascii="Times New Roman" w:hAnsi="Times New Roman" w:cs="Times New Roman"/>
          <w:lang w:val="en-CA"/>
        </w:rPr>
        <w:t xml:space="preserve"> but not in natural areas</w:t>
      </w:r>
      <w:ins w:id="794" w:author="Colleen Cassady St. Clair [2]" w:date="2021-06-07T15:19:00Z">
        <w:r w:rsidR="006C73C2">
          <w:rPr>
            <w:rFonts w:ascii="Times New Roman" w:hAnsi="Times New Roman" w:cs="Times New Roman"/>
            <w:lang w:val="en-CA"/>
          </w:rPr>
          <w:t xml:space="preserve">. </w:t>
        </w:r>
      </w:ins>
      <w:del w:id="795" w:author="Colleen Cassady St. Clair [2]" w:date="2021-06-07T15:19:00Z">
        <w:r w:rsidDel="006C73C2">
          <w:rPr>
            <w:rFonts w:ascii="Times New Roman" w:hAnsi="Times New Roman" w:cs="Times New Roman"/>
            <w:lang w:val="en-CA"/>
          </w:rPr>
          <w:delText>,</w:delText>
        </w:r>
      </w:del>
      <w:r>
        <w:rPr>
          <w:rFonts w:ascii="Times New Roman" w:hAnsi="Times New Roman" w:cs="Times New Roman"/>
          <w:lang w:val="en-CA"/>
        </w:rPr>
        <w:t xml:space="preserve"> </w:t>
      </w:r>
      <w:del w:id="796" w:author="Colleen Cassady St. Clair [2]" w:date="2021-06-07T15:17:00Z">
        <w:r w:rsidDel="006C73C2">
          <w:rPr>
            <w:rFonts w:ascii="Times New Roman" w:hAnsi="Times New Roman" w:cs="Times New Roman"/>
            <w:lang w:val="en-CA"/>
          </w:rPr>
          <w:delText>suggesting that coyote behaviour differs in these land cover classes despite both being relatively likely to be occupied by coyote territories and dens</w:delText>
        </w:r>
      </w:del>
      <w:ins w:id="797" w:author="Colleen Cassady St. Clair [2]" w:date="2021-06-07T15:17:00Z">
        <w:r w:rsidR="006C73C2">
          <w:rPr>
            <w:rFonts w:ascii="Times New Roman" w:hAnsi="Times New Roman" w:cs="Times New Roman"/>
            <w:lang w:val="en-CA"/>
          </w:rPr>
          <w:t>perhaps because coyotes remained visible for longer in open areas</w:t>
        </w:r>
      </w:ins>
      <w:ins w:id="798" w:author="Colleen Cassady St. Clair [2]" w:date="2021-06-07T15:18:00Z">
        <w:r w:rsidR="006C73C2">
          <w:rPr>
            <w:rFonts w:ascii="Times New Roman" w:hAnsi="Times New Roman" w:cs="Times New Roman"/>
            <w:lang w:val="en-CA"/>
          </w:rPr>
          <w:t xml:space="preserve">. </w:t>
        </w:r>
      </w:ins>
      <w:del w:id="799" w:author="Colleen Cassady St. Clair [2]" w:date="2021-06-07T15:17:00Z">
        <w:r w:rsidDel="006C73C2">
          <w:rPr>
            <w:rFonts w:ascii="Times New Roman" w:hAnsi="Times New Roman" w:cs="Times New Roman"/>
            <w:lang w:val="en-CA"/>
          </w:rPr>
          <w:delText xml:space="preserve"> </w:delText>
        </w:r>
        <w:r w:rsidDel="006C73C2">
          <w:rPr>
            <w:rFonts w:ascii="Times New Roman" w:hAnsi="Times New Roman" w:cs="Times New Roman"/>
            <w:noProof/>
            <w:lang w:val="en-CA"/>
          </w:rPr>
          <w:delText>(Gehrt et al. 2009; Dodge &amp; Kashian 2013)</w:delText>
        </w:r>
      </w:del>
      <w:r>
        <w:rPr>
          <w:rFonts w:ascii="Times New Roman" w:hAnsi="Times New Roman" w:cs="Times New Roman"/>
          <w:lang w:val="en-CA"/>
        </w:rPr>
        <w:t xml:space="preserve">. Our findings </w:t>
      </w:r>
      <w:del w:id="800" w:author="Colleen Cassady St. Clair [2]" w:date="2021-06-07T15:19:00Z">
        <w:r w:rsidDel="006C73C2">
          <w:rPr>
            <w:rFonts w:ascii="Times New Roman" w:hAnsi="Times New Roman" w:cs="Times New Roman"/>
            <w:lang w:val="en-CA"/>
          </w:rPr>
          <w:delText>align with those</w:delText>
        </w:r>
      </w:del>
      <w:ins w:id="801" w:author="Colleen Cassady St. Clair [2]" w:date="2021-06-07T15:19:00Z">
        <w:r w:rsidR="006C73C2">
          <w:rPr>
            <w:rFonts w:ascii="Times New Roman" w:hAnsi="Times New Roman" w:cs="Times New Roman"/>
            <w:lang w:val="en-CA"/>
          </w:rPr>
          <w:t>are similar to those</w:t>
        </w:r>
      </w:ins>
      <w:r>
        <w:rPr>
          <w:rFonts w:ascii="Times New Roman" w:hAnsi="Times New Roman" w:cs="Times New Roman"/>
          <w:lang w:val="en-CA"/>
        </w:rPr>
        <w:t xml:space="preserve"> of </w:t>
      </w:r>
      <w:proofErr w:type="spellStart"/>
      <w:r>
        <w:rPr>
          <w:rFonts w:ascii="Times New Roman" w:hAnsi="Times New Roman" w:cs="Times New Roman"/>
          <w:lang w:val="en-CA"/>
        </w:rPr>
        <w:t>Poessel</w:t>
      </w:r>
      <w:proofErr w:type="spellEnd"/>
      <w:r>
        <w:rPr>
          <w:rFonts w:ascii="Times New Roman" w:hAnsi="Times New Roman" w:cs="Times New Roman"/>
          <w:lang w:val="en-CA"/>
        </w:rPr>
        <w:t xml:space="preserve"> et al. </w:t>
      </w:r>
      <w:r>
        <w:rPr>
          <w:rFonts w:ascii="Times New Roman" w:hAnsi="Times New Roman" w:cs="Times New Roman"/>
          <w:noProof/>
          <w:lang w:val="en-CA"/>
        </w:rPr>
        <w:t>(2013)</w:t>
      </w:r>
      <w:r>
        <w:rPr>
          <w:rFonts w:ascii="Times New Roman" w:hAnsi="Times New Roman" w:cs="Times New Roman"/>
          <w:lang w:val="en-CA"/>
        </w:rPr>
        <w:t xml:space="preserve">, who also reported increased negative </w:t>
      </w:r>
      <w:r>
        <w:rPr>
          <w:rFonts w:ascii="Times New Roman" w:hAnsi="Times New Roman" w:cs="Times New Roman"/>
          <w:lang w:val="en-CA"/>
        </w:rPr>
        <w:lastRenderedPageBreak/>
        <w:t xml:space="preserve">encounters in open areas but not natural areas in Denver, Colorado, and with Wine et al. </w:t>
      </w:r>
      <w:r>
        <w:rPr>
          <w:rFonts w:ascii="Times New Roman" w:hAnsi="Times New Roman" w:cs="Times New Roman"/>
          <w:noProof/>
          <w:lang w:val="en-CA"/>
        </w:rPr>
        <w:t>(2015)</w:t>
      </w:r>
      <w:r>
        <w:rPr>
          <w:rFonts w:ascii="Times New Roman" w:hAnsi="Times New Roman" w:cs="Times New Roman"/>
          <w:lang w:val="en-CA"/>
        </w:rPr>
        <w:t xml:space="preserve"> who found that coyote encounters were more likely in managed clearings in Mecklenburg County, North Carolina. </w:t>
      </w:r>
      <w:del w:id="802" w:author="Colleen Cassady St. Clair [2]" w:date="2021-06-07T15:19:00Z">
        <w:r w:rsidDel="006C73C2">
          <w:rPr>
            <w:rFonts w:ascii="Times New Roman" w:hAnsi="Times New Roman" w:cs="Times New Roman"/>
            <w:lang w:val="en-CA"/>
          </w:rPr>
          <w:delText xml:space="preserve">One </w:delText>
        </w:r>
      </w:del>
      <w:ins w:id="803" w:author="Colleen Cassady St. Clair [2]" w:date="2021-06-07T15:19:00Z">
        <w:r w:rsidR="006C73C2">
          <w:rPr>
            <w:rFonts w:ascii="Times New Roman" w:hAnsi="Times New Roman" w:cs="Times New Roman"/>
            <w:lang w:val="en-CA"/>
          </w:rPr>
          <w:t xml:space="preserve">This pattern may occur because coyotes are visible for longer, thus appearing to be bolder, in open areas, or because bolder animals are more likely to occupy areas with less vegetative cover  </w:t>
        </w:r>
      </w:ins>
      <w:commentRangeStart w:id="804"/>
      <w:r>
        <w:rPr>
          <w:rFonts w:ascii="Times New Roman" w:hAnsi="Times New Roman" w:cs="Times New Roman"/>
          <w:lang w:val="en-CA"/>
        </w:rPr>
        <w:t xml:space="preserve">possible explanation is that </w:t>
      </w:r>
      <w:commentRangeStart w:id="805"/>
      <w:r>
        <w:rPr>
          <w:rFonts w:ascii="Times New Roman" w:hAnsi="Times New Roman" w:cs="Times New Roman"/>
          <w:lang w:val="en-CA"/>
        </w:rPr>
        <w:t>individual coyotes with higher boldness are more likely to use open environments because of a greater risk-tolerance, the trait measured by boldness</w:t>
      </w:r>
      <w:commentRangeEnd w:id="805"/>
      <w:r w:rsidR="001E175F">
        <w:rPr>
          <w:rStyle w:val="CommentReference"/>
        </w:rPr>
        <w:commentReference w:id="805"/>
      </w:r>
      <w:r>
        <w:rPr>
          <w:rFonts w:ascii="Times New Roman" w:hAnsi="Times New Roman" w:cs="Times New Roman"/>
          <w:lang w:val="en-CA"/>
        </w:rPr>
        <w:t xml:space="preserve"> </w:t>
      </w:r>
      <w:commentRangeEnd w:id="804"/>
      <w:r w:rsidR="006C73C2">
        <w:rPr>
          <w:rStyle w:val="CommentReference"/>
        </w:rPr>
        <w:commentReference w:id="804"/>
      </w:r>
      <w:r>
        <w:rPr>
          <w:rFonts w:ascii="Times New Roman" w:hAnsi="Times New Roman" w:cs="Times New Roman"/>
          <w:noProof/>
          <w:lang w:val="en-CA"/>
        </w:rPr>
        <w:t>(Carter et al. 2013)</w:t>
      </w:r>
      <w:ins w:id="806" w:author="Colleen Cassady St. Clair [2]" w:date="2021-06-07T15:20:00Z">
        <w:r w:rsidR="006C73C2">
          <w:rPr>
            <w:rFonts w:ascii="Times New Roman" w:hAnsi="Times New Roman" w:cs="Times New Roman"/>
            <w:noProof/>
            <w:lang w:val="en-CA"/>
          </w:rPr>
          <w:t xml:space="preserve">, as has been reported </w:t>
        </w:r>
      </w:ins>
      <w:del w:id="807" w:author="Colleen Cassady St. Clair [2]" w:date="2021-06-07T15:20:00Z">
        <w:r w:rsidDel="006C73C2">
          <w:rPr>
            <w:rFonts w:ascii="Times New Roman" w:hAnsi="Times New Roman" w:cs="Times New Roman"/>
            <w:lang w:val="en-CA"/>
          </w:rPr>
          <w:delText xml:space="preserve">, in </w:delText>
        </w:r>
      </w:del>
      <w:ins w:id="808" w:author="Howie Harshaw" w:date="2021-05-03T14:14:00Z">
        <w:del w:id="809" w:author="Colleen Cassady St. Clair [2]" w:date="2021-06-07T15:20:00Z">
          <w:r w:rsidR="001E175F" w:rsidDel="006C73C2">
            <w:rPr>
              <w:rFonts w:ascii="Times New Roman" w:hAnsi="Times New Roman" w:cs="Times New Roman"/>
              <w:lang w:val="en-CA"/>
            </w:rPr>
            <w:delText xml:space="preserve">as </w:delText>
          </w:r>
        </w:del>
      </w:ins>
      <w:del w:id="810" w:author="Colleen Cassady St. Clair [2]" w:date="2021-06-07T15:20:00Z">
        <w:r w:rsidDel="006C73C2">
          <w:rPr>
            <w:rFonts w:ascii="Times New Roman" w:hAnsi="Times New Roman" w:cs="Times New Roman"/>
            <w:lang w:val="en-CA"/>
          </w:rPr>
          <w:delText>these areas that lack extensive vegetation cover.</w:delText>
        </w:r>
      </w:del>
      <w:del w:id="811" w:author="Colleen Cassady St. Clair [2]" w:date="2021-06-07T15:24:00Z">
        <w:r w:rsidDel="006C73C2">
          <w:rPr>
            <w:rFonts w:ascii="Times New Roman" w:hAnsi="Times New Roman" w:cs="Times New Roman"/>
            <w:lang w:val="en-CA"/>
          </w:rPr>
          <w:delText xml:space="preserve"> Increased selection for open habitat by bold individuals has been reported in other large carnivores like B</w:delText>
        </w:r>
      </w:del>
      <w:ins w:id="812" w:author="Colleen Cassady St. Clair [2]" w:date="2021-06-07T15:24:00Z">
        <w:r w:rsidR="006C73C2">
          <w:rPr>
            <w:rFonts w:ascii="Times New Roman" w:hAnsi="Times New Roman" w:cs="Times New Roman"/>
            <w:lang w:val="en-CA"/>
          </w:rPr>
          <w:t>b</w:t>
        </w:r>
      </w:ins>
      <w:r>
        <w:rPr>
          <w:rFonts w:ascii="Times New Roman" w:hAnsi="Times New Roman" w:cs="Times New Roman"/>
          <w:lang w:val="en-CA"/>
        </w:rPr>
        <w:t xml:space="preserve">rown bears </w:t>
      </w:r>
      <w:r>
        <w:rPr>
          <w:rFonts w:ascii="Times New Roman" w:hAnsi="Times New Roman" w:cs="Times New Roman"/>
          <w:noProof/>
          <w:lang w:val="en-CA"/>
        </w:rPr>
        <w:t>(</w:t>
      </w:r>
      <w:r w:rsidRPr="00E66827">
        <w:rPr>
          <w:rFonts w:ascii="Times New Roman" w:hAnsi="Times New Roman" w:cs="Times New Roman"/>
          <w:i/>
          <w:iCs/>
          <w:noProof/>
          <w:lang w:val="en-CA"/>
        </w:rPr>
        <w:t>Ursus arctos</w:t>
      </w:r>
      <w:r>
        <w:rPr>
          <w:rFonts w:ascii="Times New Roman" w:hAnsi="Times New Roman" w:cs="Times New Roman"/>
          <w:noProof/>
          <w:lang w:val="en-CA"/>
        </w:rPr>
        <w:t>; Bombieri et al. 2021)</w:t>
      </w:r>
      <w:del w:id="813" w:author="Colleen Cassady St. Clair [2]" w:date="2021-06-07T15:25:00Z">
        <w:r w:rsidDel="006C73C2">
          <w:rPr>
            <w:rFonts w:ascii="Times New Roman" w:hAnsi="Times New Roman" w:cs="Times New Roman"/>
            <w:lang w:val="en-CA"/>
          </w:rPr>
          <w:delText>, and, if bolder coyotes are preferentially using open habitat, it could explain why coyotes encountered in open areas are bolder and more aggressive towards people</w:delText>
        </w:r>
      </w:del>
      <w:r>
        <w:rPr>
          <w:rFonts w:ascii="Times New Roman" w:hAnsi="Times New Roman" w:cs="Times New Roman"/>
          <w:lang w:val="en-CA"/>
        </w:rPr>
        <w:t xml:space="preserve">. </w:t>
      </w:r>
    </w:p>
    <w:p w14:paraId="6CABD3D4" w14:textId="4B50F6A5" w:rsidR="00431167" w:rsidRDefault="00431167" w:rsidP="00315B74">
      <w:pPr>
        <w:spacing w:line="480" w:lineRule="auto"/>
        <w:rPr>
          <w:rFonts w:ascii="Times New Roman" w:hAnsi="Times New Roman" w:cs="Times New Roman"/>
          <w:lang w:val="en-CA"/>
        </w:rPr>
      </w:pPr>
      <w:r>
        <w:rPr>
          <w:rFonts w:ascii="Times New Roman" w:hAnsi="Times New Roman" w:cs="Times New Roman"/>
          <w:lang w:val="en-CA"/>
        </w:rPr>
        <w:tab/>
      </w:r>
      <w:del w:id="814" w:author="Colleen Cassady St. Clair [2]" w:date="2021-06-07T15:26:00Z">
        <w:r w:rsidDel="001C2871">
          <w:rPr>
            <w:rFonts w:ascii="Times New Roman" w:hAnsi="Times New Roman" w:cs="Times New Roman"/>
            <w:lang w:val="en-CA"/>
          </w:rPr>
          <w:delText xml:space="preserve">As we hypothesized, </w:delText>
        </w:r>
        <w:commentRangeStart w:id="815"/>
        <w:r w:rsidDel="001C2871">
          <w:rPr>
            <w:rFonts w:ascii="Times New Roman" w:hAnsi="Times New Roman" w:cs="Times New Roman"/>
            <w:lang w:val="en-CA"/>
          </w:rPr>
          <w:delText>the</w:delText>
        </w:r>
      </w:del>
      <w:ins w:id="816" w:author="Colleen Cassady St. Clair [2]" w:date="2021-06-07T15:26:00Z">
        <w:r w:rsidR="001C2871">
          <w:rPr>
            <w:rFonts w:ascii="Times New Roman" w:hAnsi="Times New Roman" w:cs="Times New Roman"/>
            <w:lang w:val="en-CA"/>
          </w:rPr>
          <w:t>Our</w:t>
        </w:r>
      </w:ins>
      <w:commentRangeEnd w:id="815"/>
      <w:ins w:id="817" w:author="Colleen Cassady St. Clair [2]" w:date="2021-06-07T15:29:00Z">
        <w:r w:rsidR="001C2871">
          <w:rPr>
            <w:rStyle w:val="CommentReference"/>
          </w:rPr>
          <w:commentReference w:id="815"/>
        </w:r>
      </w:ins>
      <w:ins w:id="818" w:author="Colleen Cassady St. Clair [2]" w:date="2021-06-07T15:26:00Z">
        <w:r w:rsidR="001C2871">
          <w:rPr>
            <w:rFonts w:ascii="Times New Roman" w:hAnsi="Times New Roman" w:cs="Times New Roman"/>
            <w:lang w:val="en-CA"/>
          </w:rPr>
          <w:t xml:space="preserve"> finding that</w:t>
        </w:r>
      </w:ins>
      <w:r>
        <w:rPr>
          <w:rFonts w:ascii="Times New Roman" w:hAnsi="Times New Roman" w:cs="Times New Roman"/>
          <w:lang w:val="en-CA"/>
        </w:rPr>
        <w:t xml:space="preserve"> human perception</w:t>
      </w:r>
      <w:ins w:id="819" w:author="Colleen Cassady St. Clair [2]" w:date="2021-06-07T15:26:00Z">
        <w:r w:rsidR="001C2871">
          <w:rPr>
            <w:rFonts w:ascii="Times New Roman" w:hAnsi="Times New Roman" w:cs="Times New Roman"/>
            <w:lang w:val="en-CA"/>
          </w:rPr>
          <w:t>s</w:t>
        </w:r>
      </w:ins>
      <w:r>
        <w:rPr>
          <w:rFonts w:ascii="Times New Roman" w:hAnsi="Times New Roman" w:cs="Times New Roman"/>
          <w:lang w:val="en-CA"/>
        </w:rPr>
        <w:t xml:space="preserve"> of coyotes was more frequently negative in residential areas, </w:t>
      </w:r>
      <w:ins w:id="820" w:author="Colleen Cassady St. Clair [2]" w:date="2021-06-07T15:27:00Z">
        <w:r w:rsidR="001C2871">
          <w:rPr>
            <w:rFonts w:ascii="Times New Roman" w:hAnsi="Times New Roman" w:cs="Times New Roman"/>
            <w:lang w:val="en-CA"/>
          </w:rPr>
          <w:t xml:space="preserve">supports an initial prediction that human tolerance for coyotes would decline in this context.  </w:t>
        </w:r>
      </w:ins>
      <w:ins w:id="821" w:author="Colleen Cassady St. Clair [2]" w:date="2021-06-07T15:28:00Z">
        <w:r w:rsidR="001C2871">
          <w:rPr>
            <w:rFonts w:ascii="Times New Roman" w:hAnsi="Times New Roman" w:cs="Times New Roman"/>
            <w:lang w:val="en-CA"/>
          </w:rPr>
          <w:t xml:space="preserve">This result </w:t>
        </w:r>
      </w:ins>
      <w:del w:id="822" w:author="Colleen Cassady St. Clair [2]" w:date="2021-06-07T15:28:00Z">
        <w:r w:rsidDel="001C2871">
          <w:rPr>
            <w:rFonts w:ascii="Times New Roman" w:hAnsi="Times New Roman" w:cs="Times New Roman"/>
            <w:lang w:val="en-CA"/>
          </w:rPr>
          <w:delText>in contrast to the effect of building density on coyote response to humans, which indicates less real risk to human or pet safety in these areas. Our finding adds to the body of evidence</w:delText>
        </w:r>
      </w:del>
      <w:ins w:id="823" w:author="Colleen Cassady St. Clair [2]" w:date="2021-06-07T15:28:00Z">
        <w:r w:rsidR="001C2871">
          <w:rPr>
            <w:rFonts w:ascii="Times New Roman" w:hAnsi="Times New Roman" w:cs="Times New Roman"/>
            <w:lang w:val="en-CA"/>
          </w:rPr>
          <w:t>supports similar findings by others that</w:t>
        </w:r>
      </w:ins>
      <w:r>
        <w:rPr>
          <w:rFonts w:ascii="Times New Roman" w:hAnsi="Times New Roman" w:cs="Times New Roman"/>
          <w:lang w:val="en-CA"/>
        </w:rPr>
        <w:t xml:space="preserve"> </w:t>
      </w:r>
      <w:del w:id="824" w:author="Colleen Cassady St. Clair [2]" w:date="2021-06-07T15:28:00Z">
        <w:r w:rsidDel="001C2871">
          <w:rPr>
            <w:rFonts w:ascii="Times New Roman" w:hAnsi="Times New Roman" w:cs="Times New Roman"/>
            <w:lang w:val="en-CA"/>
          </w:rPr>
          <w:delText xml:space="preserve">suggesting that </w:delText>
        </w:r>
      </w:del>
      <w:r>
        <w:rPr>
          <w:rFonts w:ascii="Times New Roman" w:hAnsi="Times New Roman" w:cs="Times New Roman"/>
          <w:lang w:val="en-CA"/>
        </w:rPr>
        <w:t xml:space="preserve">people are less tolerant of urban coyotes near their homes compared to tolerance for their broader presence in cities </w:t>
      </w:r>
      <w:r>
        <w:rPr>
          <w:rFonts w:ascii="Times New Roman" w:hAnsi="Times New Roman" w:cs="Times New Roman"/>
          <w:noProof/>
          <w:lang w:val="en-CA"/>
        </w:rPr>
        <w:t>(Bonnell &amp; Breck 2017; Drake et al. 2020)</w:t>
      </w:r>
      <w:r>
        <w:rPr>
          <w:rFonts w:ascii="Times New Roman" w:hAnsi="Times New Roman" w:cs="Times New Roman"/>
          <w:lang w:val="en-CA"/>
        </w:rPr>
        <w:t xml:space="preserve">. Anecdotally, many reports expressed concern that coyotes may pose a threat to children in their neighborhoods who are playing in parks or walking outside, and this sentiment likely fuels much of this negative perception of coyotes in neighborhoods. </w:t>
      </w:r>
    </w:p>
    <w:p w14:paraId="16EA4FD3" w14:textId="446D5991" w:rsidR="00431167" w:rsidRDefault="00431167" w:rsidP="00315B74">
      <w:pPr>
        <w:spacing w:line="480" w:lineRule="auto"/>
        <w:ind w:firstLine="720"/>
        <w:rPr>
          <w:rFonts w:ascii="Times New Roman" w:hAnsi="Times New Roman" w:cs="Times New Roman"/>
          <w:lang w:val="en-CA"/>
        </w:rPr>
      </w:pPr>
      <w:r w:rsidRPr="0022543E">
        <w:rPr>
          <w:rFonts w:ascii="Times New Roman" w:hAnsi="Times New Roman" w:cs="Times New Roman"/>
          <w:lang w:val="en-CA"/>
        </w:rPr>
        <w:t xml:space="preserve">We identified a strong seasonal trend in negative interactions, with </w:t>
      </w:r>
      <w:del w:id="825" w:author="Colleen Cassady St. Clair [2]" w:date="2021-06-07T15:30:00Z">
        <w:r w:rsidRPr="0022543E" w:rsidDel="001C2871">
          <w:rPr>
            <w:rFonts w:ascii="Times New Roman" w:hAnsi="Times New Roman" w:cs="Times New Roman"/>
            <w:lang w:val="en-CA"/>
          </w:rPr>
          <w:delText xml:space="preserve">a greater probability of bold or aggressive </w:delText>
        </w:r>
        <w:commentRangeStart w:id="826"/>
        <w:r w:rsidRPr="0022543E" w:rsidDel="001C2871">
          <w:rPr>
            <w:rFonts w:ascii="Times New Roman" w:hAnsi="Times New Roman" w:cs="Times New Roman"/>
            <w:lang w:val="en-CA"/>
          </w:rPr>
          <w:delText>interactions</w:delText>
        </w:r>
      </w:del>
      <w:commentRangeEnd w:id="826"/>
      <w:r w:rsidR="001C2871">
        <w:rPr>
          <w:rStyle w:val="CommentReference"/>
        </w:rPr>
        <w:commentReference w:id="826"/>
      </w:r>
      <w:del w:id="827" w:author="Colleen Cassady St. Clair [2]" w:date="2021-06-07T15:30:00Z">
        <w:r w:rsidRPr="0022543E" w:rsidDel="001C2871">
          <w:rPr>
            <w:rFonts w:ascii="Times New Roman" w:hAnsi="Times New Roman" w:cs="Times New Roman"/>
            <w:lang w:val="en-CA"/>
          </w:rPr>
          <w:delText xml:space="preserve"> </w:delText>
        </w:r>
      </w:del>
      <w:ins w:id="828" w:author="Colleen Cassady St. Clair [2]" w:date="2021-06-07T15:30:00Z">
        <w:r w:rsidR="001C2871">
          <w:rPr>
            <w:rFonts w:ascii="Times New Roman" w:hAnsi="Times New Roman" w:cs="Times New Roman"/>
            <w:lang w:val="en-CA"/>
          </w:rPr>
          <w:t xml:space="preserve">bolder responses to people </w:t>
        </w:r>
      </w:ins>
      <w:r>
        <w:rPr>
          <w:rFonts w:ascii="Times New Roman" w:hAnsi="Times New Roman" w:cs="Times New Roman"/>
          <w:lang w:val="en-CA"/>
        </w:rPr>
        <w:t>during</w:t>
      </w:r>
      <w:r w:rsidRPr="0022543E">
        <w:rPr>
          <w:rFonts w:ascii="Times New Roman" w:hAnsi="Times New Roman" w:cs="Times New Roman"/>
          <w:lang w:val="en-CA"/>
        </w:rPr>
        <w:t xml:space="preserve"> the pup-rearing season. This </w:t>
      </w:r>
      <w:r w:rsidRPr="0022543E">
        <w:rPr>
          <w:rFonts w:ascii="Times New Roman" w:hAnsi="Times New Roman" w:cs="Times New Roman"/>
          <w:lang w:val="en-CA"/>
        </w:rPr>
        <w:lastRenderedPageBreak/>
        <w:t xml:space="preserve">trend in coyote behaviour matches our </w:t>
      </w:r>
      <w:ins w:id="829" w:author="Colleen Cassady St. Clair [2]" w:date="2021-06-07T15:32:00Z">
        <w:r w:rsidR="001C2871">
          <w:rPr>
            <w:rFonts w:ascii="Times New Roman" w:hAnsi="Times New Roman" w:cs="Times New Roman"/>
            <w:lang w:val="en-CA"/>
          </w:rPr>
          <w:t xml:space="preserve">own </w:t>
        </w:r>
      </w:ins>
      <w:r w:rsidRPr="0022543E">
        <w:rPr>
          <w:rFonts w:ascii="Times New Roman" w:hAnsi="Times New Roman" w:cs="Times New Roman"/>
          <w:lang w:val="en-CA"/>
        </w:rPr>
        <w:t>prediction</w:t>
      </w:r>
      <w:r>
        <w:rPr>
          <w:rFonts w:ascii="Times New Roman" w:hAnsi="Times New Roman" w:cs="Times New Roman"/>
          <w:lang w:val="en-CA"/>
        </w:rPr>
        <w:t>s</w:t>
      </w:r>
      <w:r w:rsidRPr="0022543E">
        <w:rPr>
          <w:rFonts w:ascii="Times New Roman" w:hAnsi="Times New Roman" w:cs="Times New Roman"/>
          <w:lang w:val="en-CA"/>
        </w:rPr>
        <w:t xml:space="preserve"> </w:t>
      </w:r>
      <w:del w:id="830" w:author="Colleen Cassady St. Clair [2]" w:date="2021-06-07T15:29:00Z">
        <w:r w:rsidDel="001C2871">
          <w:rPr>
            <w:rFonts w:ascii="Times New Roman" w:hAnsi="Times New Roman" w:cs="Times New Roman"/>
            <w:lang w:val="en-CA"/>
          </w:rPr>
          <w:delText xml:space="preserve">and </w:delText>
        </w:r>
      </w:del>
      <w:ins w:id="831" w:author="Colleen Cassady St. Clair [2]" w:date="2021-06-07T15:29:00Z">
        <w:r w:rsidR="001C2871">
          <w:rPr>
            <w:rFonts w:ascii="Times New Roman" w:hAnsi="Times New Roman" w:cs="Times New Roman"/>
            <w:lang w:val="en-CA"/>
          </w:rPr>
          <w:t xml:space="preserve">as well as </w:t>
        </w:r>
      </w:ins>
      <w:r>
        <w:rPr>
          <w:rFonts w:ascii="Times New Roman" w:hAnsi="Times New Roman" w:cs="Times New Roman"/>
          <w:lang w:val="en-CA"/>
        </w:rPr>
        <w:t>patterns</w:t>
      </w:r>
      <w:r w:rsidRPr="0022543E">
        <w:rPr>
          <w:rFonts w:ascii="Times New Roman" w:hAnsi="Times New Roman" w:cs="Times New Roman"/>
          <w:lang w:val="en-CA"/>
        </w:rPr>
        <w:t xml:space="preserve"> reported in Calgary, Alberta </w:t>
      </w:r>
      <w:r w:rsidRPr="0022543E">
        <w:rPr>
          <w:rFonts w:ascii="Times New Roman" w:hAnsi="Times New Roman" w:cs="Times New Roman"/>
          <w:noProof/>
          <w:lang w:val="en-CA"/>
        </w:rPr>
        <w:t>(Lukasik &amp; Alexander 2011)</w:t>
      </w:r>
      <w:del w:id="832" w:author="Colleen Cassady St. Clair [2]" w:date="2021-06-07T15:32:00Z">
        <w:r w:rsidRPr="0022543E" w:rsidDel="001C2871">
          <w:rPr>
            <w:rFonts w:ascii="Times New Roman" w:hAnsi="Times New Roman" w:cs="Times New Roman"/>
            <w:lang w:val="en-CA"/>
          </w:rPr>
          <w:delText>,</w:delText>
        </w:r>
      </w:del>
      <w:r w:rsidRPr="0022543E">
        <w:rPr>
          <w:rFonts w:ascii="Times New Roman" w:hAnsi="Times New Roman" w:cs="Times New Roman"/>
          <w:lang w:val="en-CA"/>
        </w:rPr>
        <w:t xml:space="preserve"> and </w:t>
      </w:r>
      <w:del w:id="833" w:author="Colleen Cassady St. Clair [2]" w:date="2021-06-07T15:32:00Z">
        <w:r w:rsidRPr="0022543E" w:rsidDel="001C2871">
          <w:rPr>
            <w:rFonts w:ascii="Times New Roman" w:hAnsi="Times New Roman" w:cs="Times New Roman"/>
            <w:lang w:val="en-CA"/>
          </w:rPr>
          <w:delText xml:space="preserve">more broadly </w:delText>
        </w:r>
      </w:del>
      <w:r w:rsidRPr="0022543E">
        <w:rPr>
          <w:rFonts w:ascii="Times New Roman" w:hAnsi="Times New Roman" w:cs="Times New Roman"/>
          <w:lang w:val="en-CA"/>
        </w:rPr>
        <w:t xml:space="preserve">across </w:t>
      </w:r>
      <w:del w:id="834" w:author="Colleen Cassady St. Clair [2]" w:date="2021-06-07T15:29:00Z">
        <w:r w:rsidRPr="0022543E" w:rsidDel="001C2871">
          <w:rPr>
            <w:rFonts w:ascii="Times New Roman" w:hAnsi="Times New Roman" w:cs="Times New Roman"/>
            <w:lang w:val="en-CA"/>
          </w:rPr>
          <w:delText>the United States and Canada</w:delText>
        </w:r>
      </w:del>
      <w:ins w:id="835" w:author="Colleen Cassady St. Clair [2]" w:date="2021-06-07T15:29:00Z">
        <w:r w:rsidR="001C2871">
          <w:rPr>
            <w:rFonts w:ascii="Times New Roman" w:hAnsi="Times New Roman" w:cs="Times New Roman"/>
            <w:lang w:val="en-CA"/>
          </w:rPr>
          <w:t>North America</w:t>
        </w:r>
      </w:ins>
      <w:r w:rsidRPr="0022543E">
        <w:rPr>
          <w:rFonts w:ascii="Times New Roman" w:hAnsi="Times New Roman" w:cs="Times New Roman"/>
          <w:lang w:val="en-CA"/>
        </w:rPr>
        <w:t xml:space="preserve"> </w:t>
      </w:r>
      <w:r w:rsidRPr="0022543E">
        <w:rPr>
          <w:rFonts w:ascii="Times New Roman" w:hAnsi="Times New Roman" w:cs="Times New Roman"/>
          <w:noProof/>
          <w:lang w:val="en-CA"/>
        </w:rPr>
        <w:t>(White &amp; Gehrt 2009)</w:t>
      </w:r>
      <w:r w:rsidRPr="0022543E">
        <w:rPr>
          <w:rFonts w:ascii="Times New Roman" w:hAnsi="Times New Roman" w:cs="Times New Roman"/>
          <w:lang w:val="en-CA"/>
        </w:rPr>
        <w:t>. During th</w:t>
      </w:r>
      <w:r>
        <w:rPr>
          <w:rFonts w:ascii="Times New Roman" w:hAnsi="Times New Roman" w:cs="Times New Roman"/>
          <w:lang w:val="en-CA"/>
        </w:rPr>
        <w:t>e denning</w:t>
      </w:r>
      <w:r w:rsidRPr="0022543E">
        <w:rPr>
          <w:rFonts w:ascii="Times New Roman" w:hAnsi="Times New Roman" w:cs="Times New Roman"/>
          <w:lang w:val="en-CA"/>
        </w:rPr>
        <w:t xml:space="preserve"> period, coyotes</w:t>
      </w:r>
      <w:r>
        <w:rPr>
          <w:rFonts w:ascii="Times New Roman" w:hAnsi="Times New Roman" w:cs="Times New Roman"/>
          <w:lang w:val="en-CA"/>
        </w:rPr>
        <w:t xml:space="preserve"> may</w:t>
      </w:r>
      <w:r w:rsidRPr="0022543E">
        <w:rPr>
          <w:rFonts w:ascii="Times New Roman" w:hAnsi="Times New Roman" w:cs="Times New Roman"/>
          <w:lang w:val="en-CA"/>
        </w:rPr>
        <w:t xml:space="preserve"> defend their dens from perceived threats posed by dogs or humans </w:t>
      </w:r>
      <w:r w:rsidRPr="0022543E">
        <w:rPr>
          <w:rFonts w:ascii="Times New Roman" w:hAnsi="Times New Roman" w:cs="Times New Roman"/>
          <w:noProof/>
          <w:lang w:val="en-CA"/>
        </w:rPr>
        <w:t>(Bombieri et al. 2018)</w:t>
      </w:r>
      <w:ins w:id="836" w:author="Colleen Cassady St. Clair [2]" w:date="2021-06-07T15:32:00Z">
        <w:r w:rsidR="001C2871">
          <w:rPr>
            <w:rFonts w:ascii="Times New Roman" w:hAnsi="Times New Roman" w:cs="Times New Roman"/>
            <w:lang w:val="en-CA"/>
          </w:rPr>
          <w:t>.</w:t>
        </w:r>
      </w:ins>
      <w:del w:id="837" w:author="Colleen Cassady St. Clair [2]" w:date="2021-06-07T15:32:00Z">
        <w:r w:rsidRPr="0022543E" w:rsidDel="001C2871">
          <w:rPr>
            <w:rFonts w:ascii="Times New Roman" w:hAnsi="Times New Roman" w:cs="Times New Roman"/>
            <w:lang w:val="en-CA"/>
          </w:rPr>
          <w:delText>, which likely contributes to the higher levels of boldness or aggression</w:delText>
        </w:r>
      </w:del>
      <w:r w:rsidRPr="0022543E">
        <w:rPr>
          <w:rFonts w:ascii="Times New Roman" w:hAnsi="Times New Roman" w:cs="Times New Roman"/>
          <w:lang w:val="en-CA"/>
        </w:rPr>
        <w:t xml:space="preserve">. </w:t>
      </w:r>
      <w:del w:id="838" w:author="Colleen Cassady St. Clair [2]" w:date="2021-06-07T15:32:00Z">
        <w:r w:rsidRPr="0022543E" w:rsidDel="001C2871">
          <w:rPr>
            <w:rFonts w:ascii="Times New Roman" w:hAnsi="Times New Roman" w:cs="Times New Roman"/>
            <w:lang w:val="en-CA"/>
          </w:rPr>
          <w:delText>In contrast</w:delText>
        </w:r>
      </w:del>
      <w:ins w:id="839" w:author="Colleen Cassady St. Clair [2]" w:date="2021-06-07T15:32:00Z">
        <w:r w:rsidR="001C2871">
          <w:rPr>
            <w:rFonts w:ascii="Times New Roman" w:hAnsi="Times New Roman" w:cs="Times New Roman"/>
            <w:lang w:val="en-CA"/>
          </w:rPr>
          <w:t>Interestingly</w:t>
        </w:r>
      </w:ins>
      <w:r w:rsidRPr="0022543E">
        <w:rPr>
          <w:rFonts w:ascii="Times New Roman" w:hAnsi="Times New Roman" w:cs="Times New Roman"/>
          <w:lang w:val="en-CA"/>
        </w:rPr>
        <w:t xml:space="preserve">, we found that </w:t>
      </w:r>
      <w:del w:id="840" w:author="Colleen Cassady St. Clair [2]" w:date="2021-06-07T15:33:00Z">
        <w:r w:rsidRPr="0022543E" w:rsidDel="001C2871">
          <w:rPr>
            <w:rFonts w:ascii="Times New Roman" w:hAnsi="Times New Roman" w:cs="Times New Roman"/>
            <w:lang w:val="en-CA"/>
          </w:rPr>
          <w:delText xml:space="preserve">overall </w:delText>
        </w:r>
      </w:del>
      <w:ins w:id="841" w:author="Colleen Cassady St. Clair [2]" w:date="2021-06-07T15:33:00Z">
        <w:r w:rsidR="001C2871">
          <w:rPr>
            <w:rFonts w:ascii="Times New Roman" w:hAnsi="Times New Roman" w:cs="Times New Roman"/>
            <w:lang w:val="en-CA"/>
          </w:rPr>
          <w:t>the frequency of</w:t>
        </w:r>
        <w:r w:rsidR="001C2871" w:rsidRPr="0022543E">
          <w:rPr>
            <w:rFonts w:ascii="Times New Roman" w:hAnsi="Times New Roman" w:cs="Times New Roman"/>
            <w:lang w:val="en-CA"/>
          </w:rPr>
          <w:t xml:space="preserve"> </w:t>
        </w:r>
      </w:ins>
      <w:r w:rsidRPr="0022543E">
        <w:rPr>
          <w:rFonts w:ascii="Times New Roman" w:hAnsi="Times New Roman" w:cs="Times New Roman"/>
          <w:lang w:val="en-CA"/>
        </w:rPr>
        <w:t>report</w:t>
      </w:r>
      <w:ins w:id="842" w:author="Colleen Cassady St. Clair [2]" w:date="2021-06-07T15:33:00Z">
        <w:r w:rsidR="001C2871">
          <w:rPr>
            <w:rFonts w:ascii="Times New Roman" w:hAnsi="Times New Roman" w:cs="Times New Roman"/>
            <w:lang w:val="en-CA"/>
          </w:rPr>
          <w:t>s</w:t>
        </w:r>
      </w:ins>
      <w:del w:id="843" w:author="Colleen Cassady St. Clair [2]" w:date="2021-06-07T15:33:00Z">
        <w:r w:rsidRPr="0022543E" w:rsidDel="001C2871">
          <w:rPr>
            <w:rFonts w:ascii="Times New Roman" w:hAnsi="Times New Roman" w:cs="Times New Roman"/>
            <w:lang w:val="en-CA"/>
          </w:rPr>
          <w:delText>ing</w:delText>
        </w:r>
      </w:del>
      <w:r w:rsidRPr="0022543E">
        <w:rPr>
          <w:rFonts w:ascii="Times New Roman" w:hAnsi="Times New Roman" w:cs="Times New Roman"/>
          <w:lang w:val="en-CA"/>
        </w:rPr>
        <w:t xml:space="preserve"> was greater during the fall and winter months (dispersal and breeding seasons), and lowest in spring and summer (pup-rearing)</w:t>
      </w:r>
      <w:ins w:id="844" w:author="Colleen Cassady St. Clair [2]" w:date="2021-06-07T15:33:00Z">
        <w:r w:rsidR="001C2871">
          <w:rPr>
            <w:rFonts w:ascii="Times New Roman" w:hAnsi="Times New Roman" w:cs="Times New Roman"/>
            <w:lang w:val="en-CA"/>
          </w:rPr>
          <w:t xml:space="preserve">, again consistent with past studies </w:t>
        </w:r>
      </w:ins>
      <w:del w:id="845" w:author="Colleen Cassady St. Clair [2]" w:date="2021-06-07T15:33:00Z">
        <w:r w:rsidRPr="0022543E" w:rsidDel="001C2871">
          <w:rPr>
            <w:rFonts w:ascii="Times New Roman" w:hAnsi="Times New Roman" w:cs="Times New Roman"/>
            <w:lang w:val="en-CA"/>
          </w:rPr>
          <w:delText xml:space="preserve">. Lower coyote reporting in spring and summer has been reported previously </w:delText>
        </w:r>
      </w:del>
      <w:r w:rsidRPr="0022543E">
        <w:rPr>
          <w:rFonts w:ascii="Times New Roman" w:hAnsi="Times New Roman" w:cs="Times New Roman"/>
          <w:noProof/>
          <w:lang w:val="en-CA"/>
        </w:rPr>
        <w:t>(Lukasik &amp; Alexander 2011; Poessel et al. 2013; Drake et al. 2021)</w:t>
      </w:r>
      <w:r>
        <w:rPr>
          <w:rFonts w:ascii="Times New Roman" w:hAnsi="Times New Roman" w:cs="Times New Roman"/>
          <w:lang w:val="en-CA"/>
        </w:rPr>
        <w:t xml:space="preserve">. This </w:t>
      </w:r>
      <w:del w:id="846" w:author="Colleen Cassady St. Clair [2]" w:date="2021-06-07T15:34:00Z">
        <w:r w:rsidDel="001C2871">
          <w:rPr>
            <w:rFonts w:ascii="Times New Roman" w:hAnsi="Times New Roman" w:cs="Times New Roman"/>
            <w:lang w:val="en-CA"/>
          </w:rPr>
          <w:delText xml:space="preserve">trend </w:delText>
        </w:r>
      </w:del>
      <w:ins w:id="847" w:author="Colleen Cassady St. Clair [2]" w:date="2021-06-07T15:34:00Z">
        <w:r w:rsidR="001C2871">
          <w:rPr>
            <w:rFonts w:ascii="Times New Roman" w:hAnsi="Times New Roman" w:cs="Times New Roman"/>
            <w:lang w:val="en-CA"/>
          </w:rPr>
          <w:t xml:space="preserve">result may </w:t>
        </w:r>
      </w:ins>
      <w:ins w:id="848" w:author="Colleen Cassady St. Clair [2]" w:date="2021-06-07T15:38:00Z">
        <w:r w:rsidR="00603501">
          <w:rPr>
            <w:rFonts w:ascii="Times New Roman" w:hAnsi="Times New Roman" w:cs="Times New Roman"/>
            <w:lang w:val="en-CA"/>
          </w:rPr>
          <w:t xml:space="preserve">have </w:t>
        </w:r>
      </w:ins>
      <w:ins w:id="849" w:author="Colleen Cassady St. Clair [2]" w:date="2021-06-07T15:34:00Z">
        <w:r w:rsidR="001C2871">
          <w:rPr>
            <w:rFonts w:ascii="Times New Roman" w:hAnsi="Times New Roman" w:cs="Times New Roman"/>
            <w:lang w:val="en-CA"/>
          </w:rPr>
          <w:t>occur</w:t>
        </w:r>
      </w:ins>
      <w:ins w:id="850" w:author="Colleen Cassady St. Clair [2]" w:date="2021-06-07T15:38:00Z">
        <w:r w:rsidR="00603501">
          <w:rPr>
            <w:rFonts w:ascii="Times New Roman" w:hAnsi="Times New Roman" w:cs="Times New Roman"/>
            <w:lang w:val="en-CA"/>
          </w:rPr>
          <w:t>red</w:t>
        </w:r>
      </w:ins>
      <w:ins w:id="851" w:author="Colleen Cassady St. Clair [2]" w:date="2021-06-07T15:34:00Z">
        <w:r w:rsidR="001C2871">
          <w:rPr>
            <w:rFonts w:ascii="Times New Roman" w:hAnsi="Times New Roman" w:cs="Times New Roman"/>
            <w:lang w:val="en-CA"/>
          </w:rPr>
          <w:t xml:space="preserve"> because coyotes are less visible during increased cover from deciduous vegetation or because breeding coyotes  </w:t>
        </w:r>
      </w:ins>
      <w:del w:id="852" w:author="Colleen Cassady St. Clair [2]" w:date="2021-06-07T15:34:00Z">
        <w:r w:rsidDel="001C2871">
          <w:rPr>
            <w:rFonts w:ascii="Times New Roman" w:hAnsi="Times New Roman" w:cs="Times New Roman"/>
            <w:lang w:val="en-CA"/>
          </w:rPr>
          <w:delText>could be in part due to temporal bias from lower visibility caused by increased vegetation cover, but we speculate that lower reporting also occurs because coyotes are avoiding</w:delText>
        </w:r>
      </w:del>
      <w:ins w:id="853" w:author="Colleen Cassady St. Clair [2]" w:date="2021-06-07T15:34:00Z">
        <w:r w:rsidR="001C2871">
          <w:rPr>
            <w:rFonts w:ascii="Times New Roman" w:hAnsi="Times New Roman" w:cs="Times New Roman"/>
            <w:lang w:val="en-CA"/>
          </w:rPr>
          <w:t xml:space="preserve"> avoid </w:t>
        </w:r>
      </w:ins>
      <w:ins w:id="854" w:author="Colleen Cassady St. Clair [2]" w:date="2021-06-07T15:37:00Z">
        <w:r w:rsidR="00603501">
          <w:rPr>
            <w:rFonts w:ascii="Times New Roman" w:hAnsi="Times New Roman" w:cs="Times New Roman"/>
            <w:lang w:val="en-CA"/>
          </w:rPr>
          <w:t>visibility to</w:t>
        </w:r>
      </w:ins>
      <w:ins w:id="855" w:author="Colleen Cassady St. Clair [2]" w:date="2021-06-07T15:34:00Z">
        <w:r w:rsidR="001C2871">
          <w:rPr>
            <w:rFonts w:ascii="Times New Roman" w:hAnsi="Times New Roman" w:cs="Times New Roman"/>
            <w:lang w:val="en-CA"/>
          </w:rPr>
          <w:t xml:space="preserve"> people during </w:t>
        </w:r>
      </w:ins>
      <w:del w:id="856" w:author="Colleen Cassady St. Clair [2]" w:date="2021-06-07T15:35:00Z">
        <w:r w:rsidDel="00603501">
          <w:rPr>
            <w:rFonts w:ascii="Times New Roman" w:hAnsi="Times New Roman" w:cs="Times New Roman"/>
            <w:lang w:val="en-CA"/>
          </w:rPr>
          <w:delText xml:space="preserve"> </w:delText>
        </w:r>
      </w:del>
      <w:ins w:id="857" w:author="Colleen Cassady St. Clair [2]" w:date="2021-06-07T15:35:00Z">
        <w:r w:rsidR="001C2871">
          <w:rPr>
            <w:rFonts w:ascii="Times New Roman" w:hAnsi="Times New Roman" w:cs="Times New Roman"/>
            <w:lang w:val="en-CA"/>
          </w:rPr>
          <w:t xml:space="preserve">the </w:t>
        </w:r>
      </w:ins>
      <w:del w:id="858" w:author="Colleen Cassady St. Clair [2]" w:date="2021-06-07T15:35:00Z">
        <w:r w:rsidDel="001C2871">
          <w:rPr>
            <w:rFonts w:ascii="Times New Roman" w:hAnsi="Times New Roman" w:cs="Times New Roman"/>
            <w:lang w:val="en-CA"/>
          </w:rPr>
          <w:delText xml:space="preserve">humans during the denning and </w:delText>
        </w:r>
      </w:del>
      <w:r>
        <w:rPr>
          <w:rFonts w:ascii="Times New Roman" w:hAnsi="Times New Roman" w:cs="Times New Roman"/>
          <w:lang w:val="en-CA"/>
        </w:rPr>
        <w:t xml:space="preserve">pup-rearing season. </w:t>
      </w:r>
      <w:ins w:id="859" w:author="Colleen Cassady St. Clair [2]" w:date="2021-06-07T15:38:00Z">
        <w:r w:rsidR="00603501">
          <w:rPr>
            <w:rFonts w:ascii="Times New Roman" w:hAnsi="Times New Roman" w:cs="Times New Roman"/>
            <w:lang w:val="en-CA"/>
          </w:rPr>
          <w:t xml:space="preserve">Such </w:t>
        </w:r>
      </w:ins>
      <w:ins w:id="860" w:author="Colleen Cassady St. Clair [2]" w:date="2021-06-07T15:36:00Z">
        <w:r w:rsidR="00603501">
          <w:rPr>
            <w:rFonts w:ascii="Times New Roman" w:hAnsi="Times New Roman" w:cs="Times New Roman"/>
            <w:lang w:val="en-CA"/>
          </w:rPr>
          <w:t>a</w:t>
        </w:r>
        <w:commentRangeStart w:id="861"/>
        <w:r w:rsidR="00603501">
          <w:rPr>
            <w:rFonts w:ascii="Times New Roman" w:hAnsi="Times New Roman" w:cs="Times New Roman"/>
            <w:lang w:val="en-CA"/>
          </w:rPr>
          <w:t>voidance</w:t>
        </w:r>
        <w:commentRangeEnd w:id="861"/>
        <w:r w:rsidR="00603501">
          <w:rPr>
            <w:rStyle w:val="CommentReference"/>
          </w:rPr>
          <w:commentReference w:id="861"/>
        </w:r>
        <w:r w:rsidR="00603501">
          <w:rPr>
            <w:rFonts w:ascii="Times New Roman" w:hAnsi="Times New Roman" w:cs="Times New Roman"/>
            <w:lang w:val="en-CA"/>
          </w:rPr>
          <w:t xml:space="preserve"> of detection by people may </w:t>
        </w:r>
      </w:ins>
      <w:ins w:id="862" w:author="Colleen Cassady St. Clair [2]" w:date="2021-06-07T15:39:00Z">
        <w:r w:rsidR="00603501">
          <w:rPr>
            <w:rFonts w:ascii="Times New Roman" w:hAnsi="Times New Roman" w:cs="Times New Roman"/>
            <w:lang w:val="en-CA"/>
          </w:rPr>
          <w:t>contribute to coyote selection for</w:t>
        </w:r>
      </w:ins>
      <w:del w:id="863" w:author="Colleen Cassady St. Clair [2]" w:date="2021-06-07T15:36:00Z">
        <w:r w:rsidDel="00603501">
          <w:rPr>
            <w:rFonts w:ascii="Times New Roman" w:hAnsi="Times New Roman" w:cs="Times New Roman"/>
            <w:lang w:val="en-CA"/>
          </w:rPr>
          <w:delText>C</w:delText>
        </w:r>
      </w:del>
      <w:del w:id="864" w:author="Colleen Cassady St. Clair [2]" w:date="2021-06-07T15:39:00Z">
        <w:r w:rsidDel="00603501">
          <w:rPr>
            <w:rFonts w:ascii="Times New Roman" w:hAnsi="Times New Roman" w:cs="Times New Roman"/>
            <w:lang w:val="en-CA"/>
          </w:rPr>
          <w:delText>oyotes generally select</w:delText>
        </w:r>
      </w:del>
      <w:r>
        <w:rPr>
          <w:rFonts w:ascii="Times New Roman" w:hAnsi="Times New Roman" w:cs="Times New Roman"/>
          <w:lang w:val="en-CA"/>
        </w:rPr>
        <w:t xml:space="preserve"> den sites away from edge habitat </w:t>
      </w:r>
      <w:r>
        <w:rPr>
          <w:rFonts w:ascii="Times New Roman" w:hAnsi="Times New Roman" w:cs="Times New Roman"/>
          <w:noProof/>
          <w:lang w:val="en-CA"/>
        </w:rPr>
        <w:t>(Dodge &amp; Kashian 2013)</w:t>
      </w:r>
      <w:ins w:id="865" w:author="Colleen Cassady St. Clair [2]" w:date="2021-06-07T15:39:00Z">
        <w:r w:rsidR="00603501">
          <w:rPr>
            <w:rFonts w:ascii="Times New Roman" w:hAnsi="Times New Roman" w:cs="Times New Roman"/>
            <w:noProof/>
            <w:lang w:val="en-CA"/>
          </w:rPr>
          <w:t xml:space="preserve">. </w:t>
        </w:r>
      </w:ins>
      <w:ins w:id="866" w:author="Colleen Cassady St. Clair [2]" w:date="2021-06-07T15:40:00Z">
        <w:r w:rsidR="00603501">
          <w:rPr>
            <w:rFonts w:ascii="Times New Roman" w:hAnsi="Times New Roman" w:cs="Times New Roman"/>
            <w:noProof/>
            <w:lang w:val="en-CA"/>
          </w:rPr>
          <w:t xml:space="preserve">In our study, </w:t>
        </w:r>
      </w:ins>
      <w:commentRangeStart w:id="867"/>
      <w:ins w:id="868" w:author="Colleen Cassady St. Clair [2]" w:date="2021-06-07T15:39:00Z">
        <w:r w:rsidR="00603501">
          <w:rPr>
            <w:rFonts w:ascii="Times New Roman" w:hAnsi="Times New Roman" w:cs="Times New Roman"/>
            <w:noProof/>
            <w:lang w:val="en-CA"/>
          </w:rPr>
          <w:t>defence</w:t>
        </w:r>
      </w:ins>
      <w:commentRangeEnd w:id="867"/>
      <w:ins w:id="869" w:author="Colleen Cassady St. Clair [2]" w:date="2021-06-07T15:40:00Z">
        <w:r w:rsidR="00603501">
          <w:rPr>
            <w:rStyle w:val="CommentReference"/>
          </w:rPr>
          <w:commentReference w:id="867"/>
        </w:r>
      </w:ins>
      <w:ins w:id="870" w:author="Colleen Cassady St. Clair [2]" w:date="2021-06-07T15:39:00Z">
        <w:r w:rsidR="00603501">
          <w:rPr>
            <w:rFonts w:ascii="Times New Roman" w:hAnsi="Times New Roman" w:cs="Times New Roman"/>
            <w:noProof/>
            <w:lang w:val="en-CA"/>
          </w:rPr>
          <w:t xml:space="preserve"> of den sites is likely the reason coyotes exhibited bolder responses to people </w:t>
        </w:r>
      </w:ins>
      <w:ins w:id="871" w:author="Colleen Cassady St. Clair [2]" w:date="2021-06-07T15:40:00Z">
        <w:r w:rsidR="00603501">
          <w:rPr>
            <w:rFonts w:ascii="Times New Roman" w:hAnsi="Times New Roman" w:cs="Times New Roman"/>
            <w:noProof/>
            <w:lang w:val="en-CA"/>
          </w:rPr>
          <w:t xml:space="preserve">during the pup-rearing season. </w:t>
        </w:r>
      </w:ins>
      <w:del w:id="872" w:author="Colleen Cassady St. Clair [2]" w:date="2021-06-07T15:36:00Z">
        <w:r w:rsidDel="00603501">
          <w:rPr>
            <w:rFonts w:ascii="Times New Roman" w:hAnsi="Times New Roman" w:cs="Times New Roman"/>
            <w:lang w:val="en-CA"/>
          </w:rPr>
          <w:delText>, further suggesting an avoidance of areas likely to be used by humans during this period</w:delText>
        </w:r>
      </w:del>
      <w:r>
        <w:rPr>
          <w:rFonts w:ascii="Times New Roman" w:hAnsi="Times New Roman" w:cs="Times New Roman"/>
          <w:lang w:val="en-CA"/>
        </w:rPr>
        <w:t xml:space="preserve">. </w:t>
      </w:r>
      <w:del w:id="873" w:author="Colleen Cassady St. Clair [2]" w:date="2021-06-07T15:40:00Z">
        <w:r w:rsidDel="00603501">
          <w:rPr>
            <w:rFonts w:ascii="Times New Roman" w:hAnsi="Times New Roman" w:cs="Times New Roman"/>
            <w:lang w:val="en-CA"/>
          </w:rPr>
          <w:delText xml:space="preserve">However, the greater severity of interactions during this period clearly indicate that when coyotes are encountered during this season, there is a greater risk of bold or aggressive behaviour. </w:delText>
        </w:r>
      </w:del>
    </w:p>
    <w:p w14:paraId="36050308" w14:textId="4251F077" w:rsidR="00431167" w:rsidRDefault="00431167" w:rsidP="00315B74">
      <w:pPr>
        <w:spacing w:line="480" w:lineRule="auto"/>
        <w:rPr>
          <w:rFonts w:ascii="Times New Roman" w:hAnsi="Times New Roman" w:cs="Times New Roman"/>
          <w:lang w:val="en-CA"/>
        </w:rPr>
      </w:pPr>
      <w:r>
        <w:rPr>
          <w:rFonts w:ascii="Times New Roman" w:hAnsi="Times New Roman" w:cs="Times New Roman"/>
          <w:lang w:val="en-CA"/>
        </w:rPr>
        <w:tab/>
      </w:r>
      <w:ins w:id="874" w:author="Colleen Cassady St. Clair [2]" w:date="2021-06-07T15:43:00Z">
        <w:r w:rsidR="00603501">
          <w:rPr>
            <w:rFonts w:ascii="Times New Roman" w:hAnsi="Times New Roman" w:cs="Times New Roman"/>
            <w:lang w:val="en-CA"/>
          </w:rPr>
          <w:t xml:space="preserve">Over the 10 years of our reporting database,  </w:t>
        </w:r>
      </w:ins>
      <w:del w:id="875" w:author="Colleen Cassady St. Clair [2]" w:date="2021-06-07T15:43:00Z">
        <w:r w:rsidDel="00603501">
          <w:rPr>
            <w:rFonts w:ascii="Times New Roman" w:hAnsi="Times New Roman" w:cs="Times New Roman"/>
            <w:lang w:val="en-CA"/>
          </w:rPr>
          <w:delText xml:space="preserve">We found strong evidence that </w:delText>
        </w:r>
      </w:del>
      <w:r>
        <w:rPr>
          <w:rFonts w:ascii="Times New Roman" w:hAnsi="Times New Roman" w:cs="Times New Roman"/>
          <w:lang w:val="en-CA"/>
        </w:rPr>
        <w:t>coyote</w:t>
      </w:r>
      <w:ins w:id="876" w:author="Colleen Cassady St. Clair [2]" w:date="2021-06-07T15:43:00Z">
        <w:r w:rsidR="00603501">
          <w:rPr>
            <w:rFonts w:ascii="Times New Roman" w:hAnsi="Times New Roman" w:cs="Times New Roman"/>
            <w:lang w:val="en-CA"/>
          </w:rPr>
          <w:t xml:space="preserve"> responses to people increased in boldness </w:t>
        </w:r>
      </w:ins>
      <w:ins w:id="877" w:author="Colleen Cassady St. Clair [2]" w:date="2021-06-07T15:44:00Z">
        <w:r w:rsidR="00603501">
          <w:rPr>
            <w:rFonts w:ascii="Times New Roman" w:hAnsi="Times New Roman" w:cs="Times New Roman"/>
            <w:lang w:val="en-CA"/>
          </w:rPr>
          <w:t xml:space="preserve">scores, supporting </w:t>
        </w:r>
      </w:ins>
      <w:del w:id="878" w:author="Colleen Cassady St. Clair [2]" w:date="2021-06-07T15:43:00Z">
        <w:r w:rsidDel="00603501">
          <w:rPr>
            <w:rFonts w:ascii="Times New Roman" w:hAnsi="Times New Roman" w:cs="Times New Roman"/>
            <w:lang w:val="en-CA"/>
          </w:rPr>
          <w:delText>s</w:delText>
        </w:r>
      </w:del>
      <w:del w:id="879" w:author="Colleen Cassady St. Clair [2]" w:date="2021-06-07T15:44:00Z">
        <w:r w:rsidDel="00603501">
          <w:rPr>
            <w:rFonts w:ascii="Times New Roman" w:hAnsi="Times New Roman" w:cs="Times New Roman"/>
            <w:lang w:val="en-CA"/>
          </w:rPr>
          <w:delText xml:space="preserve"> have become less fearful and more bold or aggressive over the duration </w:delText>
        </w:r>
      </w:del>
      <w:ins w:id="880" w:author="Howie Harshaw" w:date="2021-05-03T14:18:00Z">
        <w:del w:id="881" w:author="Colleen Cassady St. Clair [2]" w:date="2021-06-07T15:44:00Z">
          <w:r w:rsidR="00DF69A6" w:rsidDel="00603501">
            <w:rPr>
              <w:rFonts w:ascii="Times New Roman" w:hAnsi="Times New Roman" w:cs="Times New Roman"/>
              <w:lang w:val="en-CA"/>
            </w:rPr>
            <w:delText xml:space="preserve">course </w:delText>
          </w:r>
        </w:del>
      </w:ins>
      <w:del w:id="882" w:author="Colleen Cassady St. Clair [2]" w:date="2021-06-07T15:44:00Z">
        <w:r w:rsidDel="00603501">
          <w:rPr>
            <w:rFonts w:ascii="Times New Roman" w:hAnsi="Times New Roman" w:cs="Times New Roman"/>
            <w:lang w:val="en-CA"/>
          </w:rPr>
          <w:delText>of this study. Our finding aligns with</w:delText>
        </w:r>
      </w:del>
      <w:r>
        <w:rPr>
          <w:rFonts w:ascii="Times New Roman" w:hAnsi="Times New Roman" w:cs="Times New Roman"/>
          <w:lang w:val="en-CA"/>
        </w:rPr>
        <w:t xml:space="preserve"> </w:t>
      </w:r>
      <w:del w:id="883" w:author="Colleen Cassady St. Clair [2]" w:date="2021-06-07T15:44:00Z">
        <w:r w:rsidDel="00603501">
          <w:rPr>
            <w:rFonts w:ascii="Times New Roman" w:hAnsi="Times New Roman" w:cs="Times New Roman"/>
            <w:lang w:val="en-CA"/>
          </w:rPr>
          <w:delText xml:space="preserve">evidence </w:delText>
        </w:r>
      </w:del>
      <w:ins w:id="884" w:author="Colleen Cassady St. Clair [2]" w:date="2021-06-07T15:44:00Z">
        <w:r w:rsidR="00603501">
          <w:rPr>
            <w:rFonts w:ascii="Times New Roman" w:hAnsi="Times New Roman" w:cs="Times New Roman"/>
            <w:lang w:val="en-CA"/>
          </w:rPr>
          <w:lastRenderedPageBreak/>
          <w:t xml:space="preserve">conclusions by others </w:t>
        </w:r>
      </w:ins>
      <w:r>
        <w:rPr>
          <w:rFonts w:ascii="Times New Roman" w:hAnsi="Times New Roman" w:cs="Times New Roman"/>
          <w:lang w:val="en-CA"/>
        </w:rPr>
        <w:t xml:space="preserve">that human-coyote conflict is increasing across North America </w:t>
      </w:r>
      <w:r>
        <w:rPr>
          <w:rFonts w:ascii="Times New Roman" w:hAnsi="Times New Roman" w:cs="Times New Roman"/>
          <w:noProof/>
          <w:lang w:val="en-CA"/>
        </w:rPr>
        <w:t>(White &amp; Gehrt 2009; Baker &amp; Timm 2017)</w:t>
      </w:r>
      <w:r>
        <w:rPr>
          <w:rFonts w:ascii="Times New Roman" w:hAnsi="Times New Roman" w:cs="Times New Roman"/>
          <w:lang w:val="en-CA"/>
        </w:rPr>
        <w:t xml:space="preserve">. </w:t>
      </w:r>
      <w:del w:id="885" w:author="Colleen Cassady St. Clair [2]" w:date="2021-06-07T15:45:00Z">
        <w:r w:rsidDel="00603501">
          <w:rPr>
            <w:rFonts w:ascii="Times New Roman" w:hAnsi="Times New Roman" w:cs="Times New Roman"/>
            <w:lang w:val="en-CA"/>
          </w:rPr>
          <w:delText>We consider coyote response to humans as a measure similar to that of coyote boldness, a trait that assesses</w:delText>
        </w:r>
      </w:del>
      <w:ins w:id="886" w:author="Colleen Cassady St. Clair [2]" w:date="2021-06-07T15:45:00Z">
        <w:r w:rsidR="00603501">
          <w:rPr>
            <w:rFonts w:ascii="Times New Roman" w:hAnsi="Times New Roman" w:cs="Times New Roman"/>
            <w:lang w:val="en-CA"/>
          </w:rPr>
          <w:t>We defined boldness as the tendency for coyotes to approach and interact with people, similar to other definitions of</w:t>
        </w:r>
      </w:ins>
      <w:r>
        <w:rPr>
          <w:rFonts w:ascii="Times New Roman" w:hAnsi="Times New Roman" w:cs="Times New Roman"/>
          <w:lang w:val="en-CA"/>
        </w:rPr>
        <w:t xml:space="preserve"> risk-taking behaviour </w:t>
      </w:r>
      <w:r>
        <w:rPr>
          <w:rFonts w:ascii="Times New Roman" w:hAnsi="Times New Roman" w:cs="Times New Roman"/>
          <w:noProof/>
          <w:lang w:val="en-CA"/>
        </w:rPr>
        <w:t>(Carter et al. 2013)</w:t>
      </w:r>
      <w:r>
        <w:rPr>
          <w:rFonts w:ascii="Times New Roman" w:hAnsi="Times New Roman" w:cs="Times New Roman"/>
          <w:lang w:val="en-CA"/>
        </w:rPr>
        <w:t xml:space="preserve">. Recent studies have identified </w:t>
      </w:r>
      <w:commentRangeStart w:id="887"/>
      <w:commentRangeStart w:id="888"/>
      <w:r>
        <w:rPr>
          <w:rFonts w:ascii="Times New Roman" w:hAnsi="Times New Roman" w:cs="Times New Roman"/>
          <w:lang w:val="en-CA"/>
        </w:rPr>
        <w:t>greater boldness in urban coyotes compared to rural conspecifics, suggesting that increasing human-coyote conflict in cities may be linked to rising urban coyote boldness caused by a reduction in human persecution, repeated benign interactions with humans, and an increase in access to anthropogenic food</w:t>
      </w:r>
      <w:commentRangeEnd w:id="887"/>
      <w:r w:rsidR="00DF69A6">
        <w:rPr>
          <w:rStyle w:val="CommentReference"/>
        </w:rPr>
        <w:commentReference w:id="887"/>
      </w:r>
      <w:commentRangeEnd w:id="888"/>
      <w:r w:rsidR="007C7CBF">
        <w:rPr>
          <w:rStyle w:val="CommentReference"/>
        </w:rPr>
        <w:commentReference w:id="888"/>
      </w:r>
      <w:r>
        <w:rPr>
          <w:rFonts w:ascii="Times New Roman" w:hAnsi="Times New Roman" w:cs="Times New Roman"/>
          <w:lang w:val="en-CA"/>
        </w:rPr>
        <w:t xml:space="preserve"> </w:t>
      </w:r>
      <w:r>
        <w:rPr>
          <w:rFonts w:ascii="Times New Roman" w:hAnsi="Times New Roman" w:cs="Times New Roman"/>
          <w:noProof/>
          <w:lang w:val="en-CA"/>
        </w:rPr>
        <w:t>(Breck et al. 2019; Young et al. 2019a)</w:t>
      </w:r>
      <w:r>
        <w:rPr>
          <w:rFonts w:ascii="Times New Roman" w:hAnsi="Times New Roman" w:cs="Times New Roman"/>
          <w:lang w:val="en-CA"/>
        </w:rPr>
        <w:t xml:space="preserve">. There is also evidence that coyote boldness towards humans is passed from parents to offspring, which would further accelerate the increase in boldness-driven conflict </w:t>
      </w:r>
      <w:r>
        <w:rPr>
          <w:rFonts w:ascii="Times New Roman" w:hAnsi="Times New Roman" w:cs="Times New Roman"/>
          <w:noProof/>
          <w:lang w:val="en-CA"/>
        </w:rPr>
        <w:t>(Schell et al. 2018)</w:t>
      </w:r>
      <w:r>
        <w:rPr>
          <w:rFonts w:ascii="Times New Roman" w:hAnsi="Times New Roman" w:cs="Times New Roman"/>
          <w:lang w:val="en-CA"/>
        </w:rPr>
        <w:t xml:space="preserve">. </w:t>
      </w:r>
      <w:ins w:id="889" w:author="Colleen Cassady St. Clair [2]" w:date="2021-06-07T15:47:00Z">
        <w:r w:rsidR="007C7CBF">
          <w:rPr>
            <w:rFonts w:ascii="Times New Roman" w:hAnsi="Times New Roman" w:cs="Times New Roman"/>
            <w:lang w:val="en-CA"/>
          </w:rPr>
          <w:t xml:space="preserve">Increasing density of coyotes in urban areas </w:t>
        </w:r>
      </w:ins>
      <w:ins w:id="890" w:author="Colleen Cassady St. Clair [2]" w:date="2021-06-07T15:48:00Z">
        <w:r w:rsidR="007C7CBF">
          <w:rPr>
            <w:rFonts w:ascii="Times New Roman" w:hAnsi="Times New Roman" w:cs="Times New Roman"/>
            <w:lang w:val="en-CA"/>
          </w:rPr>
          <w:t>(ref) may also select for increasing boldness as a consequence of increasing competition with conspecifics (refs)</w:t>
        </w:r>
      </w:ins>
      <w:ins w:id="891" w:author="Colleen Cassady St. Clair [2]" w:date="2021-06-07T15:47:00Z">
        <w:r w:rsidR="007C7CBF">
          <w:rPr>
            <w:rFonts w:ascii="Times New Roman" w:hAnsi="Times New Roman" w:cs="Times New Roman"/>
            <w:lang w:val="en-CA"/>
          </w:rPr>
          <w:t xml:space="preserve">.  </w:t>
        </w:r>
      </w:ins>
      <w:r>
        <w:rPr>
          <w:rFonts w:ascii="Times New Roman" w:hAnsi="Times New Roman" w:cs="Times New Roman"/>
          <w:lang w:val="en-CA"/>
        </w:rPr>
        <w:t xml:space="preserve">We believe that our study is the first to measure </w:t>
      </w:r>
      <w:del w:id="892" w:author="Colleen Cassady St. Clair [2]" w:date="2021-06-07T15:49:00Z">
        <w:r w:rsidDel="007C7CBF">
          <w:rPr>
            <w:rFonts w:ascii="Times New Roman" w:hAnsi="Times New Roman" w:cs="Times New Roman"/>
            <w:lang w:val="en-CA"/>
          </w:rPr>
          <w:delText xml:space="preserve">this </w:delText>
        </w:r>
      </w:del>
      <w:ins w:id="893" w:author="Colleen Cassady St. Clair [2]" w:date="2021-06-07T15:49:00Z">
        <w:r w:rsidR="007C7CBF">
          <w:rPr>
            <w:rFonts w:ascii="Times New Roman" w:hAnsi="Times New Roman" w:cs="Times New Roman"/>
            <w:lang w:val="en-CA"/>
          </w:rPr>
          <w:t xml:space="preserve">an </w:t>
        </w:r>
      </w:ins>
      <w:r>
        <w:rPr>
          <w:rFonts w:ascii="Times New Roman" w:hAnsi="Times New Roman" w:cs="Times New Roman"/>
          <w:lang w:val="en-CA"/>
        </w:rPr>
        <w:t xml:space="preserve">increase in coyote boldness over time, albeit indirectly through public reports of coyotes. </w:t>
      </w:r>
    </w:p>
    <w:p w14:paraId="79521847" w14:textId="570BCF13" w:rsidR="00431167" w:rsidRDefault="00431167" w:rsidP="00315B74">
      <w:pPr>
        <w:spacing w:line="480" w:lineRule="auto"/>
        <w:rPr>
          <w:rFonts w:ascii="Times New Roman" w:hAnsi="Times New Roman" w:cs="Times New Roman"/>
          <w:lang w:val="en-CA"/>
        </w:rPr>
      </w:pPr>
      <w:r>
        <w:rPr>
          <w:rFonts w:ascii="Times New Roman" w:hAnsi="Times New Roman" w:cs="Times New Roman"/>
          <w:lang w:val="en-CA"/>
        </w:rPr>
        <w:tab/>
        <w:t xml:space="preserve">Despite </w:t>
      </w:r>
      <w:del w:id="894" w:author="Colleen Cassady St. Clair [2]" w:date="2021-06-07T15:49:00Z">
        <w:r w:rsidDel="007C7CBF">
          <w:rPr>
            <w:rFonts w:ascii="Times New Roman" w:hAnsi="Times New Roman" w:cs="Times New Roman"/>
            <w:lang w:val="en-CA"/>
          </w:rPr>
          <w:delText xml:space="preserve">increasing </w:delText>
        </w:r>
      </w:del>
      <w:ins w:id="895" w:author="Colleen Cassady St. Clair [2]" w:date="2021-06-07T15:49:00Z">
        <w:r w:rsidR="007C7CBF">
          <w:rPr>
            <w:rFonts w:ascii="Times New Roman" w:hAnsi="Times New Roman" w:cs="Times New Roman"/>
            <w:lang w:val="en-CA"/>
          </w:rPr>
          <w:t xml:space="preserve">the increase in the boldness of </w:t>
        </w:r>
      </w:ins>
      <w:r>
        <w:rPr>
          <w:rFonts w:ascii="Times New Roman" w:hAnsi="Times New Roman" w:cs="Times New Roman"/>
          <w:lang w:val="en-CA"/>
        </w:rPr>
        <w:t xml:space="preserve">coyote </w:t>
      </w:r>
      <w:del w:id="896" w:author="Colleen Cassady St. Clair [2]" w:date="2021-06-07T15:49:00Z">
        <w:r w:rsidDel="007C7CBF">
          <w:rPr>
            <w:rFonts w:ascii="Times New Roman" w:hAnsi="Times New Roman" w:cs="Times New Roman"/>
            <w:lang w:val="en-CA"/>
          </w:rPr>
          <w:delText xml:space="preserve">boldness </w:delText>
        </w:r>
      </w:del>
      <w:ins w:id="897" w:author="Colleen Cassady St. Clair [2]" w:date="2021-06-07T15:49:00Z">
        <w:r w:rsidR="007C7CBF">
          <w:rPr>
            <w:rFonts w:ascii="Times New Roman" w:hAnsi="Times New Roman" w:cs="Times New Roman"/>
            <w:lang w:val="en-CA"/>
          </w:rPr>
          <w:t>responses to people we documented over time, the proportion of reports that exhibited negative perceptions of coyotes declined</w:t>
        </w:r>
      </w:ins>
      <w:ins w:id="898" w:author="Colleen Cassady St. Clair [2]" w:date="2021-06-07T15:50:00Z">
        <w:r w:rsidR="007C7CBF">
          <w:rPr>
            <w:rFonts w:ascii="Times New Roman" w:hAnsi="Times New Roman" w:cs="Times New Roman"/>
            <w:lang w:val="en-CA"/>
          </w:rPr>
          <w:t xml:space="preserve"> over the same period. </w:t>
        </w:r>
      </w:ins>
      <w:del w:id="899" w:author="Colleen Cassady St. Clair [2]" w:date="2021-06-07T15:50:00Z">
        <w:r w:rsidDel="007C7CBF">
          <w:rPr>
            <w:rFonts w:ascii="Times New Roman" w:hAnsi="Times New Roman" w:cs="Times New Roman"/>
            <w:lang w:val="en-CA"/>
          </w:rPr>
          <w:delText>and aggression towards humans over time, we found that human perceptions indicate</w:delText>
        </w:r>
      </w:del>
      <w:ins w:id="900" w:author="Howie Harshaw" w:date="2021-05-03T14:24:00Z">
        <w:del w:id="901" w:author="Colleen Cassady St. Clair [2]" w:date="2021-06-07T15:50:00Z">
          <w:r w:rsidR="00DF69A6" w:rsidDel="007C7CBF">
            <w:rPr>
              <w:rFonts w:ascii="Times New Roman" w:hAnsi="Times New Roman" w:cs="Times New Roman"/>
              <w:lang w:val="en-CA"/>
            </w:rPr>
            <w:delText>d</w:delText>
          </w:r>
        </w:del>
      </w:ins>
      <w:del w:id="902" w:author="Colleen Cassady St. Clair [2]" w:date="2021-06-07T15:50:00Z">
        <w:r w:rsidDel="007C7CBF">
          <w:rPr>
            <w:rFonts w:ascii="Times New Roman" w:hAnsi="Times New Roman" w:cs="Times New Roman"/>
            <w:lang w:val="en-CA"/>
          </w:rPr>
          <w:delText xml:space="preserve"> more tolerance towards coyotes over time</w:delText>
        </w:r>
      </w:del>
      <w:del w:id="903" w:author="Colleen Cassady St. Clair [2]" w:date="2021-06-07T15:53:00Z">
        <w:r w:rsidDel="007C7CBF">
          <w:rPr>
            <w:rFonts w:ascii="Times New Roman" w:hAnsi="Times New Roman" w:cs="Times New Roman"/>
            <w:lang w:val="en-CA"/>
          </w:rPr>
          <w:delText>.</w:delText>
        </w:r>
      </w:del>
      <w:r>
        <w:rPr>
          <w:rFonts w:ascii="Times New Roman" w:hAnsi="Times New Roman" w:cs="Times New Roman"/>
          <w:lang w:val="en-CA"/>
        </w:rPr>
        <w:t xml:space="preserve"> </w:t>
      </w:r>
      <w:del w:id="904" w:author="Colleen Cassady St. Clair [2]" w:date="2021-06-07T15:53:00Z">
        <w:r w:rsidDel="007C7CBF">
          <w:rPr>
            <w:rFonts w:ascii="Times New Roman" w:hAnsi="Times New Roman" w:cs="Times New Roman"/>
            <w:lang w:val="en-CA"/>
          </w:rPr>
          <w:delText xml:space="preserve">There is evidence indicating that the </w:delText>
        </w:r>
      </w:del>
      <w:ins w:id="905" w:author="Colleen Cassady St. Clair [2]" w:date="2021-06-07T15:53:00Z">
        <w:r w:rsidR="007C7CBF">
          <w:rPr>
            <w:rFonts w:ascii="Times New Roman" w:hAnsi="Times New Roman" w:cs="Times New Roman"/>
            <w:lang w:val="en-CA"/>
          </w:rPr>
          <w:t xml:space="preserve">Others have predicted that </w:t>
        </w:r>
      </w:ins>
      <w:r>
        <w:rPr>
          <w:rFonts w:ascii="Times New Roman" w:hAnsi="Times New Roman" w:cs="Times New Roman"/>
          <w:lang w:val="en-CA"/>
        </w:rPr>
        <w:t>public acceptance of coyote presence in cities will grow over time</w:t>
      </w:r>
      <w:ins w:id="906" w:author="Colleen Cassady St. Clair [2]" w:date="2021-06-07T15:53:00Z">
        <w:r w:rsidR="007C7CBF">
          <w:rPr>
            <w:rFonts w:ascii="Times New Roman" w:hAnsi="Times New Roman" w:cs="Times New Roman"/>
            <w:lang w:val="en-CA"/>
          </w:rPr>
          <w:t>,</w:t>
        </w:r>
      </w:ins>
      <w:r>
        <w:rPr>
          <w:rFonts w:ascii="Times New Roman" w:hAnsi="Times New Roman" w:cs="Times New Roman"/>
          <w:lang w:val="en-CA"/>
        </w:rPr>
        <w:t xml:space="preserve"> even if direct negative interactions continue to occur </w:t>
      </w:r>
      <w:r>
        <w:rPr>
          <w:rFonts w:ascii="Times New Roman" w:hAnsi="Times New Roman" w:cs="Times New Roman"/>
          <w:noProof/>
          <w:lang w:val="en-CA"/>
        </w:rPr>
        <w:t>(Lawrence &amp; Krausman 2011; Jackman &amp; Rutberg 2015)</w:t>
      </w:r>
      <w:r>
        <w:rPr>
          <w:rFonts w:ascii="Times New Roman" w:hAnsi="Times New Roman" w:cs="Times New Roman"/>
          <w:lang w:val="en-CA"/>
        </w:rPr>
        <w:t>. Our study corroborates these findings and suggests that people in Edmonton have become less likely to negatively perceive urban coyotes, despite their growing presence and an apparent increase in antagonistic coyote behaviour towards humans.</w:t>
      </w:r>
      <w:ins w:id="907" w:author="Colleen Cassady St. Clair [2]" w:date="2021-06-07T15:53:00Z">
        <w:r w:rsidR="007C7CBF">
          <w:rPr>
            <w:rFonts w:ascii="Times New Roman" w:hAnsi="Times New Roman" w:cs="Times New Roman"/>
            <w:lang w:val="en-CA"/>
          </w:rPr>
          <w:t xml:space="preserve"> </w:t>
        </w:r>
      </w:ins>
      <w:ins w:id="908" w:author="Colleen Cassady St. Clair [2]" w:date="2021-06-07T15:54:00Z">
        <w:r w:rsidR="007C7CBF">
          <w:rPr>
            <w:rFonts w:ascii="Times New Roman" w:hAnsi="Times New Roman" w:cs="Times New Roman"/>
            <w:lang w:val="en-CA"/>
          </w:rPr>
          <w:t xml:space="preserve">This </w:t>
        </w:r>
        <w:r w:rsidR="007C7CBF">
          <w:rPr>
            <w:rFonts w:ascii="Times New Roman" w:hAnsi="Times New Roman" w:cs="Times New Roman"/>
            <w:lang w:val="en-CA"/>
          </w:rPr>
          <w:lastRenderedPageBreak/>
          <w:t>relationship may be similar to one described in brown bears where both humans and bears are capable of habituating to the presence of the other, mediated by resource availability and density (</w:t>
        </w:r>
        <w:commentRangeStart w:id="909"/>
        <w:r w:rsidR="007C7CBF">
          <w:rPr>
            <w:rFonts w:ascii="Times New Roman" w:hAnsi="Times New Roman" w:cs="Times New Roman"/>
            <w:lang w:val="en-CA"/>
          </w:rPr>
          <w:t>Smith</w:t>
        </w:r>
      </w:ins>
      <w:commentRangeEnd w:id="909"/>
      <w:ins w:id="910" w:author="Colleen Cassady St. Clair [2]" w:date="2021-06-07T15:55:00Z">
        <w:r w:rsidR="007C7CBF">
          <w:rPr>
            <w:rStyle w:val="CommentReference"/>
          </w:rPr>
          <w:commentReference w:id="909"/>
        </w:r>
      </w:ins>
      <w:ins w:id="911" w:author="Colleen Cassady St. Clair [2]" w:date="2021-06-07T15:54:00Z">
        <w:r w:rsidR="007C7CBF">
          <w:rPr>
            <w:rFonts w:ascii="Times New Roman" w:hAnsi="Times New Roman" w:cs="Times New Roman"/>
            <w:lang w:val="en-CA"/>
          </w:rPr>
          <w:t xml:space="preserve"> et al. 2003). </w:t>
        </w:r>
      </w:ins>
      <w:del w:id="912" w:author="Colleen Cassady St. Clair [2]" w:date="2021-06-07T15:53:00Z">
        <w:r w:rsidDel="007C7CBF">
          <w:rPr>
            <w:rFonts w:ascii="Times New Roman" w:hAnsi="Times New Roman" w:cs="Times New Roman"/>
            <w:lang w:val="en-CA"/>
          </w:rPr>
          <w:delText xml:space="preserve"> </w:delText>
        </w:r>
      </w:del>
    </w:p>
    <w:p w14:paraId="5D7A5BD8" w14:textId="57C04698" w:rsidR="00431167" w:rsidRDefault="00431167" w:rsidP="00315B74">
      <w:pPr>
        <w:spacing w:line="480" w:lineRule="auto"/>
        <w:rPr>
          <w:rFonts w:ascii="Times New Roman" w:hAnsi="Times New Roman" w:cs="Times New Roman"/>
          <w:lang w:val="en-CA"/>
        </w:rPr>
      </w:pPr>
      <w:r>
        <w:rPr>
          <w:rFonts w:ascii="Times New Roman" w:hAnsi="Times New Roman" w:cs="Times New Roman"/>
          <w:lang w:val="en-CA"/>
        </w:rPr>
        <w:tab/>
      </w:r>
      <w:commentRangeStart w:id="913"/>
      <w:r>
        <w:rPr>
          <w:rFonts w:ascii="Times New Roman" w:hAnsi="Times New Roman" w:cs="Times New Roman"/>
          <w:lang w:val="en-CA"/>
        </w:rPr>
        <w:t>Of</w:t>
      </w:r>
      <w:commentRangeEnd w:id="913"/>
      <w:r w:rsidR="00DE1533">
        <w:rPr>
          <w:rStyle w:val="CommentReference"/>
        </w:rPr>
        <w:commentReference w:id="913"/>
      </w:r>
      <w:r>
        <w:rPr>
          <w:rFonts w:ascii="Times New Roman" w:hAnsi="Times New Roman" w:cs="Times New Roman"/>
          <w:lang w:val="en-CA"/>
        </w:rPr>
        <w:t xml:space="preserve"> the contextual variables examined in this study, we found that the presence or mention of vulnerable individuals </w:t>
      </w:r>
      <w:del w:id="914" w:author="Colleen Cassady St. Clair [2]" w:date="2021-06-07T16:08:00Z">
        <w:r w:rsidDel="00D94115">
          <w:rPr>
            <w:rFonts w:ascii="Times New Roman" w:hAnsi="Times New Roman" w:cs="Times New Roman"/>
            <w:lang w:val="en-CA"/>
          </w:rPr>
          <w:delText xml:space="preserve">substantially </w:delText>
        </w:r>
      </w:del>
      <w:ins w:id="915" w:author="Colleen Cassady St. Clair [2]" w:date="2021-06-07T15:56:00Z">
        <w:r w:rsidR="00DE1533">
          <w:rPr>
            <w:rFonts w:ascii="Times New Roman" w:hAnsi="Times New Roman" w:cs="Times New Roman"/>
            <w:lang w:val="en-CA"/>
          </w:rPr>
          <w:t xml:space="preserve">caused an increase in both the boldness of the coyote </w:t>
        </w:r>
        <w:proofErr w:type="spellStart"/>
        <w:r w:rsidR="00DE1533">
          <w:rPr>
            <w:rFonts w:ascii="Times New Roman" w:hAnsi="Times New Roman" w:cs="Times New Roman"/>
            <w:lang w:val="en-CA"/>
          </w:rPr>
          <w:t>reponse</w:t>
        </w:r>
      </w:ins>
      <w:ins w:id="916" w:author="Colleen Cassady St. Clair [2]" w:date="2021-06-07T16:08:00Z">
        <w:r w:rsidR="00D94115">
          <w:rPr>
            <w:rFonts w:ascii="Times New Roman" w:hAnsi="Times New Roman" w:cs="Times New Roman"/>
            <w:lang w:val="en-CA"/>
          </w:rPr>
          <w:t>s</w:t>
        </w:r>
      </w:ins>
      <w:proofErr w:type="spellEnd"/>
      <w:ins w:id="917" w:author="Colleen Cassady St. Clair [2]" w:date="2021-06-07T15:56:00Z">
        <w:r w:rsidR="00DE1533">
          <w:rPr>
            <w:rFonts w:ascii="Times New Roman" w:hAnsi="Times New Roman" w:cs="Times New Roman"/>
            <w:lang w:val="en-CA"/>
          </w:rPr>
          <w:t xml:space="preserve"> and the </w:t>
        </w:r>
      </w:ins>
      <w:ins w:id="918" w:author="Colleen Cassady St. Clair [2]" w:date="2021-06-07T15:57:00Z">
        <w:r w:rsidR="00DE1533">
          <w:rPr>
            <w:rFonts w:ascii="Times New Roman" w:hAnsi="Times New Roman" w:cs="Times New Roman"/>
            <w:lang w:val="en-CA"/>
          </w:rPr>
          <w:t xml:space="preserve">likelihood of negative human perceptions. Both increases are indicative of conflict. </w:t>
        </w:r>
      </w:ins>
      <w:del w:id="919" w:author="Colleen Cassady St. Clair [2]" w:date="2021-06-07T15:58:00Z">
        <w:r w:rsidDel="00DE1533">
          <w:rPr>
            <w:rFonts w:ascii="Times New Roman" w:hAnsi="Times New Roman" w:cs="Times New Roman"/>
            <w:lang w:val="en-CA"/>
          </w:rPr>
          <w:delText>elevated the likelihood that a coyote report would indicate conflict based on coyote response or human perception. As we anticipated, cats and dogs increased the severity of coyote responses, following a broadly reported trend that the</w:delText>
        </w:r>
      </w:del>
      <w:ins w:id="920" w:author="Colleen Cassady St. Clair [2]" w:date="2021-06-07T15:58:00Z">
        <w:r w:rsidR="00DE1533">
          <w:rPr>
            <w:rFonts w:ascii="Times New Roman" w:hAnsi="Times New Roman" w:cs="Times New Roman"/>
            <w:lang w:val="en-CA"/>
          </w:rPr>
          <w:t>Mention of pets as vulnerable individuals in conflict-indicating reports aligns with</w:t>
        </w:r>
      </w:ins>
      <w:r>
        <w:rPr>
          <w:rFonts w:ascii="Times New Roman" w:hAnsi="Times New Roman" w:cs="Times New Roman"/>
          <w:lang w:val="en-CA"/>
        </w:rPr>
        <w:t xml:space="preserve"> </w:t>
      </w:r>
      <w:ins w:id="921" w:author="Colleen Cassady St. Clair [2]" w:date="2021-06-07T15:58:00Z">
        <w:r w:rsidR="00DE1533">
          <w:rPr>
            <w:rFonts w:ascii="Times New Roman" w:hAnsi="Times New Roman" w:cs="Times New Roman"/>
            <w:lang w:val="en-CA"/>
          </w:rPr>
          <w:t xml:space="preserve">the finding by others that the </w:t>
        </w:r>
      </w:ins>
      <w:r>
        <w:rPr>
          <w:rFonts w:ascii="Times New Roman" w:hAnsi="Times New Roman" w:cs="Times New Roman"/>
          <w:lang w:val="en-CA"/>
        </w:rPr>
        <w:t xml:space="preserve">vast majority of reported negative interactions </w:t>
      </w:r>
      <w:ins w:id="922" w:author="Colleen Cassady St. Clair [2]" w:date="2021-06-07T15:58:00Z">
        <w:r w:rsidR="00DE1533">
          <w:rPr>
            <w:rFonts w:ascii="Times New Roman" w:hAnsi="Times New Roman" w:cs="Times New Roman"/>
            <w:lang w:val="en-CA"/>
          </w:rPr>
          <w:t>with coyotes stem from</w:t>
        </w:r>
      </w:ins>
      <w:del w:id="923" w:author="Colleen Cassady St. Clair [2]" w:date="2021-06-07T15:58:00Z">
        <w:r w:rsidDel="00DE1533">
          <w:rPr>
            <w:rFonts w:ascii="Times New Roman" w:hAnsi="Times New Roman" w:cs="Times New Roman"/>
            <w:lang w:val="en-CA"/>
          </w:rPr>
          <w:delText>are</w:delText>
        </w:r>
      </w:del>
      <w:r>
        <w:rPr>
          <w:rFonts w:ascii="Times New Roman" w:hAnsi="Times New Roman" w:cs="Times New Roman"/>
          <w:lang w:val="en-CA"/>
        </w:rPr>
        <w:t xml:space="preserve"> pet attacks </w:t>
      </w:r>
      <w:r>
        <w:rPr>
          <w:rFonts w:ascii="Times New Roman" w:hAnsi="Times New Roman" w:cs="Times New Roman"/>
          <w:noProof/>
          <w:lang w:val="en-CA"/>
        </w:rPr>
        <w:t>(Poessel et al. 2013; Baker &amp; Timm 2017)</w:t>
      </w:r>
      <w:ins w:id="924" w:author="Colleen Cassady St. Clair [2]" w:date="2021-06-07T16:04:00Z">
        <w:r w:rsidR="00DE1533">
          <w:rPr>
            <w:rFonts w:ascii="Times New Roman" w:hAnsi="Times New Roman" w:cs="Times New Roman"/>
            <w:noProof/>
            <w:lang w:val="en-CA"/>
          </w:rPr>
          <w:t xml:space="preserve"> and knowledge of these attacks from media reports can generally reduce </w:t>
        </w:r>
      </w:ins>
      <w:ins w:id="925" w:author="Colleen Cassady St. Clair [2]" w:date="2021-06-07T16:05:00Z">
        <w:r w:rsidR="00DE1533">
          <w:rPr>
            <w:rFonts w:ascii="Times New Roman" w:hAnsi="Times New Roman" w:cs="Times New Roman"/>
            <w:noProof/>
            <w:lang w:val="en-CA"/>
          </w:rPr>
          <w:t>public</w:t>
        </w:r>
      </w:ins>
      <w:ins w:id="926" w:author="Colleen Cassady St. Clair [2]" w:date="2021-06-07T16:04:00Z">
        <w:r w:rsidR="00DE1533">
          <w:rPr>
            <w:rFonts w:ascii="Times New Roman" w:hAnsi="Times New Roman" w:cs="Times New Roman"/>
            <w:noProof/>
            <w:lang w:val="en-CA"/>
          </w:rPr>
          <w:t xml:space="preserve"> tolerance for urban coyotes </w:t>
        </w:r>
      </w:ins>
      <w:ins w:id="927" w:author="Colleen Cassady St. Clair [2]" w:date="2021-06-07T16:05:00Z">
        <w:r w:rsidR="00DE1533">
          <w:rPr>
            <w:rFonts w:ascii="Times New Roman" w:hAnsi="Times New Roman" w:cs="Times New Roman"/>
            <w:noProof/>
            <w:lang w:val="en-CA"/>
          </w:rPr>
          <w:t>(Alexander &amp; Quinn 2011; Draheim et al. 2013)</w:t>
        </w:r>
      </w:ins>
      <w:r>
        <w:rPr>
          <w:rFonts w:ascii="Times New Roman" w:hAnsi="Times New Roman" w:cs="Times New Roman"/>
          <w:lang w:val="en-CA"/>
        </w:rPr>
        <w:t xml:space="preserve">. </w:t>
      </w:r>
      <w:commentRangeStart w:id="928"/>
      <w:r>
        <w:rPr>
          <w:rFonts w:ascii="Times New Roman" w:hAnsi="Times New Roman" w:cs="Times New Roman"/>
          <w:lang w:val="en-CA"/>
        </w:rPr>
        <w:t>In</w:t>
      </w:r>
      <w:commentRangeEnd w:id="928"/>
      <w:r w:rsidR="00D94115">
        <w:rPr>
          <w:rStyle w:val="CommentReference"/>
        </w:rPr>
        <w:commentReference w:id="928"/>
      </w:r>
      <w:r>
        <w:rPr>
          <w:rFonts w:ascii="Times New Roman" w:hAnsi="Times New Roman" w:cs="Times New Roman"/>
          <w:lang w:val="en-CA"/>
        </w:rPr>
        <w:t xml:space="preserve"> our reporting database, aggressive encounters most commonly involved dogs </w:t>
      </w:r>
      <w:commentRangeStart w:id="929"/>
      <w:r>
        <w:rPr>
          <w:rFonts w:ascii="Times New Roman" w:hAnsi="Times New Roman" w:cs="Times New Roman"/>
          <w:lang w:val="en-CA"/>
        </w:rPr>
        <w:t>(65.6%)</w:t>
      </w:r>
      <w:commentRangeEnd w:id="929"/>
      <w:r w:rsidR="00ED042C">
        <w:rPr>
          <w:rStyle w:val="CommentReference"/>
        </w:rPr>
        <w:commentReference w:id="929"/>
      </w:r>
      <w:r>
        <w:rPr>
          <w:rFonts w:ascii="Times New Roman" w:hAnsi="Times New Roman" w:cs="Times New Roman"/>
          <w:lang w:val="en-CA"/>
        </w:rPr>
        <w:t xml:space="preserve">, and most frequently involved off-leash dogs (19% of reports where further details were given; Table S1) but also included leashed dogs (11.2%) and dogs that were in their </w:t>
      </w:r>
      <w:ins w:id="930" w:author="Colleen Cassady St. Clair [2]" w:date="2021-06-07T15:59:00Z">
        <w:r w:rsidR="00DE1533">
          <w:rPr>
            <w:rFonts w:ascii="Times New Roman" w:hAnsi="Times New Roman" w:cs="Times New Roman"/>
            <w:lang w:val="en-CA"/>
          </w:rPr>
          <w:t xml:space="preserve">owners’ </w:t>
        </w:r>
      </w:ins>
      <w:r>
        <w:rPr>
          <w:rFonts w:ascii="Times New Roman" w:hAnsi="Times New Roman" w:cs="Times New Roman"/>
          <w:lang w:val="en-CA"/>
        </w:rPr>
        <w:t>yard</w:t>
      </w:r>
      <w:ins w:id="931" w:author="Colleen Cassady St. Clair [2]" w:date="2021-06-07T15:59:00Z">
        <w:r w:rsidR="00DE1533">
          <w:rPr>
            <w:rFonts w:ascii="Times New Roman" w:hAnsi="Times New Roman" w:cs="Times New Roman"/>
            <w:lang w:val="en-CA"/>
          </w:rPr>
          <w:t>s</w:t>
        </w:r>
      </w:ins>
      <w:r>
        <w:rPr>
          <w:rFonts w:ascii="Times New Roman" w:hAnsi="Times New Roman" w:cs="Times New Roman"/>
          <w:lang w:val="en-CA"/>
        </w:rPr>
        <w:t xml:space="preserve"> (12.2%), suggesting that aggressive coyotes are not always deterred by leashing </w:t>
      </w:r>
      <w:del w:id="932" w:author="Colleen Cassady St. Clair [2]" w:date="2021-06-07T15:59:00Z">
        <w:r w:rsidDel="00DE1533">
          <w:rPr>
            <w:rFonts w:ascii="Times New Roman" w:hAnsi="Times New Roman" w:cs="Times New Roman"/>
            <w:lang w:val="en-CA"/>
          </w:rPr>
          <w:delText>one’s pet or keeping it near a home</w:delText>
        </w:r>
      </w:del>
      <w:ins w:id="933" w:author="Colleen Cassady St. Clair [2]" w:date="2021-06-07T15:59:00Z">
        <w:r w:rsidR="00DE1533">
          <w:rPr>
            <w:rFonts w:ascii="Times New Roman" w:hAnsi="Times New Roman" w:cs="Times New Roman"/>
            <w:lang w:val="en-CA"/>
          </w:rPr>
          <w:t>or containment</w:t>
        </w:r>
      </w:ins>
      <w:r>
        <w:rPr>
          <w:rFonts w:ascii="Times New Roman" w:hAnsi="Times New Roman" w:cs="Times New Roman"/>
          <w:lang w:val="en-CA"/>
        </w:rPr>
        <w:t>. Anecdotally, some reports stated that coyotes attempted to play with domestic dogs (</w:t>
      </w:r>
      <w:r>
        <w:rPr>
          <w:rFonts w:ascii="Times New Roman" w:hAnsi="Times New Roman" w:cs="Times New Roman"/>
          <w:i/>
          <w:iCs/>
          <w:lang w:val="en-CA"/>
        </w:rPr>
        <w:t>N</w:t>
      </w:r>
      <w:r>
        <w:rPr>
          <w:rFonts w:ascii="Times New Roman" w:hAnsi="Times New Roman" w:cs="Times New Roman"/>
          <w:lang w:val="en-CA"/>
        </w:rPr>
        <w:t xml:space="preserve"> = 11), which may corroborate the findings of </w:t>
      </w:r>
      <w:proofErr w:type="spellStart"/>
      <w:r>
        <w:rPr>
          <w:rFonts w:ascii="Times New Roman" w:hAnsi="Times New Roman" w:cs="Times New Roman"/>
          <w:lang w:val="en-CA"/>
        </w:rPr>
        <w:t>Boydston</w:t>
      </w:r>
      <w:proofErr w:type="spellEnd"/>
      <w:r>
        <w:rPr>
          <w:rFonts w:ascii="Times New Roman" w:hAnsi="Times New Roman" w:cs="Times New Roman"/>
          <w:lang w:val="en-CA"/>
        </w:rPr>
        <w:t xml:space="preserve"> et al. </w:t>
      </w:r>
      <w:r>
        <w:rPr>
          <w:rFonts w:ascii="Times New Roman" w:hAnsi="Times New Roman" w:cs="Times New Roman"/>
          <w:noProof/>
          <w:lang w:val="en-CA"/>
        </w:rPr>
        <w:t>(2018)</w:t>
      </w:r>
      <w:r>
        <w:rPr>
          <w:rFonts w:ascii="Times New Roman" w:hAnsi="Times New Roman" w:cs="Times New Roman"/>
          <w:lang w:val="en-CA"/>
        </w:rPr>
        <w:t xml:space="preserve">, who concluded that interactions between dogs and coyotes are more complex than simply coyote-driven aggression. Domestic and feral cats are well-known prey for coyotes </w:t>
      </w:r>
      <w:r>
        <w:rPr>
          <w:rFonts w:ascii="Times New Roman" w:hAnsi="Times New Roman" w:cs="Times New Roman"/>
          <w:noProof/>
          <w:lang w:val="en-CA"/>
        </w:rPr>
        <w:t>(Nation &amp; St. Clair 2019)</w:t>
      </w:r>
      <w:r>
        <w:rPr>
          <w:rFonts w:ascii="Times New Roman" w:hAnsi="Times New Roman" w:cs="Times New Roman"/>
          <w:lang w:val="en-CA"/>
        </w:rPr>
        <w:t xml:space="preserve">, and our reporting database included several reports of cat depredations (16.7% of </w:t>
      </w:r>
      <w:del w:id="934" w:author="Colleen Cassady St. Clair [2]" w:date="2021-06-07T16:00:00Z">
        <w:r w:rsidDel="00DE1533">
          <w:rPr>
            <w:rFonts w:ascii="Times New Roman" w:hAnsi="Times New Roman" w:cs="Times New Roman"/>
            <w:lang w:val="en-CA"/>
          </w:rPr>
          <w:delText xml:space="preserve">aggressive </w:delText>
        </w:r>
      </w:del>
      <w:r>
        <w:rPr>
          <w:rFonts w:ascii="Times New Roman" w:hAnsi="Times New Roman" w:cs="Times New Roman"/>
          <w:lang w:val="en-CA"/>
        </w:rPr>
        <w:t xml:space="preserve">reports </w:t>
      </w:r>
      <w:ins w:id="935" w:author="Colleen Cassady St. Clair [2]" w:date="2021-06-07T16:00:00Z">
        <w:r w:rsidR="00DE1533">
          <w:rPr>
            <w:rFonts w:ascii="Times New Roman" w:hAnsi="Times New Roman" w:cs="Times New Roman"/>
            <w:lang w:val="en-CA"/>
          </w:rPr>
          <w:t xml:space="preserve">coded as </w:t>
        </w:r>
        <w:proofErr w:type="spellStart"/>
        <w:r w:rsidR="00DE1533">
          <w:rPr>
            <w:rFonts w:ascii="Times New Roman" w:hAnsi="Times New Roman" w:cs="Times New Roman"/>
            <w:lang w:val="en-CA"/>
          </w:rPr>
          <w:t>xxxxxx</w:t>
        </w:r>
        <w:proofErr w:type="spellEnd"/>
        <w:r w:rsidR="00DE1533">
          <w:rPr>
            <w:rFonts w:ascii="Times New Roman" w:hAnsi="Times New Roman" w:cs="Times New Roman"/>
            <w:lang w:val="en-CA"/>
          </w:rPr>
          <w:t xml:space="preserve"> </w:t>
        </w:r>
      </w:ins>
      <w:r>
        <w:rPr>
          <w:rFonts w:ascii="Times New Roman" w:hAnsi="Times New Roman" w:cs="Times New Roman"/>
          <w:lang w:val="en-CA"/>
        </w:rPr>
        <w:t xml:space="preserve">involved cats, Table S1). Human perceptions were more negative when pets were </w:t>
      </w:r>
      <w:r>
        <w:rPr>
          <w:rFonts w:ascii="Times New Roman" w:hAnsi="Times New Roman" w:cs="Times New Roman"/>
          <w:lang w:val="en-CA"/>
        </w:rPr>
        <w:lastRenderedPageBreak/>
        <w:t xml:space="preserve">mentioned, </w:t>
      </w:r>
      <w:del w:id="936" w:author="Colleen Cassady St. Clair [2]" w:date="2021-06-07T16:00:00Z">
        <w:r w:rsidDel="00DE1533">
          <w:rPr>
            <w:rFonts w:ascii="Times New Roman" w:hAnsi="Times New Roman" w:cs="Times New Roman"/>
            <w:lang w:val="en-CA"/>
          </w:rPr>
          <w:delText>likely because</w:delText>
        </w:r>
      </w:del>
      <w:ins w:id="937" w:author="Colleen Cassady St. Clair [2]" w:date="2021-06-07T16:00:00Z">
        <w:r w:rsidR="00DE1533">
          <w:rPr>
            <w:rFonts w:ascii="Times New Roman" w:hAnsi="Times New Roman" w:cs="Times New Roman"/>
            <w:lang w:val="en-CA"/>
          </w:rPr>
          <w:t>perhaps amplifying</w:t>
        </w:r>
      </w:ins>
      <w:r>
        <w:rPr>
          <w:rFonts w:ascii="Times New Roman" w:hAnsi="Times New Roman" w:cs="Times New Roman"/>
          <w:lang w:val="en-CA"/>
        </w:rPr>
        <w:t xml:space="preserve"> media reports </w:t>
      </w:r>
      <w:del w:id="938" w:author="Colleen Cassady St. Clair [2]" w:date="2021-06-07T16:00:00Z">
        <w:r w:rsidDel="00DE1533">
          <w:rPr>
            <w:rFonts w:ascii="Times New Roman" w:hAnsi="Times New Roman" w:cs="Times New Roman"/>
            <w:lang w:val="en-CA"/>
          </w:rPr>
          <w:delText>often inform people of pet attacks and knowledge of</w:delText>
        </w:r>
      </w:del>
      <w:ins w:id="939" w:author="Colleen Cassady St. Clair [2]" w:date="2021-06-07T16:00:00Z">
        <w:r w:rsidR="00DE1533">
          <w:rPr>
            <w:rFonts w:ascii="Times New Roman" w:hAnsi="Times New Roman" w:cs="Times New Roman"/>
            <w:lang w:val="en-CA"/>
          </w:rPr>
          <w:t>of</w:t>
        </w:r>
      </w:ins>
      <w:r>
        <w:rPr>
          <w:rFonts w:ascii="Times New Roman" w:hAnsi="Times New Roman" w:cs="Times New Roman"/>
          <w:lang w:val="en-CA"/>
        </w:rPr>
        <w:t xml:space="preserve"> pet attacks</w:t>
      </w:r>
      <w:ins w:id="940" w:author="Colleen Cassady St. Clair [2]" w:date="2021-06-07T16:01:00Z">
        <w:r w:rsidR="00DE1533">
          <w:rPr>
            <w:rFonts w:ascii="Times New Roman" w:hAnsi="Times New Roman" w:cs="Times New Roman"/>
            <w:lang w:val="en-CA"/>
          </w:rPr>
          <w:t>, which</w:t>
        </w:r>
      </w:ins>
      <w:r>
        <w:rPr>
          <w:rFonts w:ascii="Times New Roman" w:hAnsi="Times New Roman" w:cs="Times New Roman"/>
          <w:lang w:val="en-CA"/>
        </w:rPr>
        <w:t xml:space="preserve"> can reduce public tolerance of coyotes</w:t>
      </w:r>
      <w:del w:id="941" w:author="Colleen Cassady St. Clair [2]" w:date="2021-06-07T16:05:00Z">
        <w:r w:rsidDel="00DE1533">
          <w:rPr>
            <w:rFonts w:ascii="Times New Roman" w:hAnsi="Times New Roman" w:cs="Times New Roman"/>
            <w:lang w:val="en-CA"/>
          </w:rPr>
          <w:delText xml:space="preserve"> </w:delText>
        </w:r>
        <w:r w:rsidDel="00DE1533">
          <w:rPr>
            <w:rFonts w:ascii="Times New Roman" w:hAnsi="Times New Roman" w:cs="Times New Roman"/>
            <w:noProof/>
            <w:lang w:val="en-CA"/>
          </w:rPr>
          <w:delText>(Alexander &amp; Quinn 2011; Draheim et al. 2013)</w:delText>
        </w:r>
      </w:del>
      <w:r>
        <w:rPr>
          <w:rFonts w:ascii="Times New Roman" w:hAnsi="Times New Roman" w:cs="Times New Roman"/>
          <w:lang w:val="en-CA"/>
        </w:rPr>
        <w:t xml:space="preserve">. </w:t>
      </w:r>
    </w:p>
    <w:p w14:paraId="3A2257A5" w14:textId="609C576B" w:rsidR="00431167" w:rsidRDefault="00DE1533" w:rsidP="00315B74">
      <w:pPr>
        <w:spacing w:line="480" w:lineRule="auto"/>
        <w:ind w:firstLine="720"/>
        <w:rPr>
          <w:rFonts w:ascii="Times New Roman" w:hAnsi="Times New Roman" w:cs="Times New Roman"/>
          <w:lang w:val="en-CA"/>
        </w:rPr>
      </w:pPr>
      <w:ins w:id="942" w:author="Colleen Cassady St. Clair [2]" w:date="2021-06-07T16:01:00Z">
        <w:r>
          <w:rPr>
            <w:rFonts w:ascii="Times New Roman" w:hAnsi="Times New Roman" w:cs="Times New Roman"/>
            <w:lang w:val="en-CA"/>
          </w:rPr>
          <w:t xml:space="preserve">Similar to pets, </w:t>
        </w:r>
      </w:ins>
      <w:del w:id="943" w:author="Colleen Cassady St. Clair [2]" w:date="2021-06-07T16:01:00Z">
        <w:r w:rsidR="00431167" w:rsidDel="00DE1533">
          <w:rPr>
            <w:rFonts w:ascii="Times New Roman" w:hAnsi="Times New Roman" w:cs="Times New Roman"/>
            <w:lang w:val="en-CA"/>
          </w:rPr>
          <w:delText xml:space="preserve">We also found that </w:delText>
        </w:r>
      </w:del>
      <w:r w:rsidR="00431167">
        <w:rPr>
          <w:rFonts w:ascii="Times New Roman" w:hAnsi="Times New Roman" w:cs="Times New Roman"/>
          <w:lang w:val="en-CA"/>
        </w:rPr>
        <w:t xml:space="preserve">reports mentioning children </w:t>
      </w:r>
      <w:del w:id="944" w:author="Colleen Cassady St. Clair [2]" w:date="2021-06-07T16:01:00Z">
        <w:r w:rsidR="00431167" w:rsidDel="00DE1533">
          <w:rPr>
            <w:rFonts w:ascii="Times New Roman" w:hAnsi="Times New Roman" w:cs="Times New Roman"/>
            <w:lang w:val="en-CA"/>
          </w:rPr>
          <w:delText xml:space="preserve">were likely to have a higher </w:delText>
        </w:r>
        <w:commentRangeStart w:id="945"/>
        <w:r w:rsidR="00431167" w:rsidDel="00DE1533">
          <w:rPr>
            <w:rFonts w:ascii="Times New Roman" w:hAnsi="Times New Roman" w:cs="Times New Roman"/>
            <w:lang w:val="en-CA"/>
          </w:rPr>
          <w:delText>real</w:delText>
        </w:r>
      </w:del>
      <w:commentRangeEnd w:id="945"/>
      <w:r>
        <w:rPr>
          <w:rStyle w:val="CommentReference"/>
        </w:rPr>
        <w:commentReference w:id="945"/>
      </w:r>
      <w:del w:id="946" w:author="Colleen Cassady St. Clair [2]" w:date="2021-06-07T16:01:00Z">
        <w:r w:rsidR="00431167" w:rsidDel="00DE1533">
          <w:rPr>
            <w:rFonts w:ascii="Times New Roman" w:hAnsi="Times New Roman" w:cs="Times New Roman"/>
            <w:lang w:val="en-CA"/>
          </w:rPr>
          <w:delText xml:space="preserve"> or perceived risk of conflict</w:delText>
        </w:r>
      </w:del>
      <w:ins w:id="947" w:author="Colleen Cassady St. Clair [2]" w:date="2021-06-07T16:01:00Z">
        <w:r>
          <w:rPr>
            <w:rFonts w:ascii="Times New Roman" w:hAnsi="Times New Roman" w:cs="Times New Roman"/>
            <w:lang w:val="en-CA"/>
          </w:rPr>
          <w:t>described bolder coyote behaviour and more negative human perceptions</w:t>
        </w:r>
      </w:ins>
      <w:r w:rsidR="00431167">
        <w:rPr>
          <w:rFonts w:ascii="Times New Roman" w:hAnsi="Times New Roman" w:cs="Times New Roman"/>
          <w:lang w:val="en-CA"/>
        </w:rPr>
        <w:t xml:space="preserve">. </w:t>
      </w:r>
      <w:del w:id="948" w:author="Colleen Cassady St. Clair [2]" w:date="2021-06-07T16:09:00Z">
        <w:r w:rsidR="00431167" w:rsidDel="00D94115">
          <w:rPr>
            <w:rFonts w:ascii="Times New Roman" w:hAnsi="Times New Roman" w:cs="Times New Roman"/>
            <w:lang w:val="en-CA"/>
          </w:rPr>
          <w:delText xml:space="preserve">Unsurprisingly, we found that people perceived coyotes more negatively when children </w:delText>
        </w:r>
      </w:del>
      <w:del w:id="949" w:author="Colleen Cassady St. Clair [2]" w:date="2021-06-07T16:03:00Z">
        <w:r w:rsidR="00431167" w:rsidDel="00DE1533">
          <w:rPr>
            <w:rFonts w:ascii="Times New Roman" w:hAnsi="Times New Roman" w:cs="Times New Roman"/>
            <w:lang w:val="en-CA"/>
          </w:rPr>
          <w:delText xml:space="preserve">are </w:delText>
        </w:r>
      </w:del>
      <w:del w:id="950" w:author="Colleen Cassady St. Clair [2]" w:date="2021-06-07T16:09:00Z">
        <w:r w:rsidR="00431167" w:rsidDel="00D94115">
          <w:rPr>
            <w:rFonts w:ascii="Times New Roman" w:hAnsi="Times New Roman" w:cs="Times New Roman"/>
            <w:lang w:val="en-CA"/>
          </w:rPr>
          <w:delText xml:space="preserve">present or mentioned, because </w:delText>
        </w:r>
      </w:del>
      <w:ins w:id="951" w:author="Colleen Cassady St. Clair [2]" w:date="2021-06-07T16:09:00Z">
        <w:r w:rsidR="00D94115">
          <w:rPr>
            <w:rFonts w:ascii="Times New Roman" w:hAnsi="Times New Roman" w:cs="Times New Roman"/>
            <w:lang w:val="en-CA"/>
          </w:rPr>
          <w:t>A</w:t>
        </w:r>
      </w:ins>
      <w:del w:id="952" w:author="Colleen Cassady St. Clair [2]" w:date="2021-06-07T16:09:00Z">
        <w:r w:rsidR="00431167" w:rsidDel="00D94115">
          <w:rPr>
            <w:rFonts w:ascii="Times New Roman" w:hAnsi="Times New Roman" w:cs="Times New Roman"/>
            <w:lang w:val="en-CA"/>
          </w:rPr>
          <w:delText>a</w:delText>
        </w:r>
      </w:del>
      <w:r w:rsidR="00431167">
        <w:rPr>
          <w:rFonts w:ascii="Times New Roman" w:hAnsi="Times New Roman" w:cs="Times New Roman"/>
          <w:lang w:val="en-CA"/>
        </w:rPr>
        <w:t>ttacks on children</w:t>
      </w:r>
      <w:ins w:id="953" w:author="Howie Harshaw" w:date="2021-05-03T14:25:00Z">
        <w:r w:rsidR="00D3546B">
          <w:rPr>
            <w:rFonts w:ascii="Times New Roman" w:hAnsi="Times New Roman" w:cs="Times New Roman"/>
            <w:lang w:val="en-CA"/>
          </w:rPr>
          <w:t xml:space="preserve"> </w:t>
        </w:r>
        <w:del w:id="954" w:author="Colleen Cassady St. Clair [2]" w:date="2021-06-07T16:09:00Z">
          <w:r w:rsidR="00D3546B" w:rsidDel="00D94115">
            <w:rPr>
              <w:rFonts w:ascii="Times New Roman" w:hAnsi="Times New Roman" w:cs="Times New Roman"/>
              <w:lang w:val="en-CA"/>
            </w:rPr>
            <w:delText>can</w:delText>
          </w:r>
        </w:del>
      </w:ins>
      <w:del w:id="955" w:author="Colleen Cassady St. Clair [2]" w:date="2021-06-07T16:09:00Z">
        <w:r w:rsidR="00431167" w:rsidDel="00D94115">
          <w:rPr>
            <w:rFonts w:ascii="Times New Roman" w:hAnsi="Times New Roman" w:cs="Times New Roman"/>
            <w:lang w:val="en-CA"/>
          </w:rPr>
          <w:delText xml:space="preserve"> </w:delText>
        </w:r>
      </w:del>
      <w:r w:rsidR="00431167">
        <w:rPr>
          <w:rFonts w:ascii="Times New Roman" w:hAnsi="Times New Roman" w:cs="Times New Roman"/>
          <w:lang w:val="en-CA"/>
        </w:rPr>
        <w:t>attract substantial media attention</w:t>
      </w:r>
      <w:ins w:id="956" w:author="Colleen Cassady St. Clair [2]" w:date="2021-06-07T16:09:00Z">
        <w:r w:rsidR="00D94115">
          <w:rPr>
            <w:rFonts w:ascii="Times New Roman" w:hAnsi="Times New Roman" w:cs="Times New Roman"/>
            <w:lang w:val="en-CA"/>
          </w:rPr>
          <w:t xml:space="preserve">, </w:t>
        </w:r>
      </w:ins>
      <w:del w:id="957" w:author="Colleen Cassady St. Clair [2]" w:date="2021-06-07T16:09:00Z">
        <w:r w:rsidR="00431167" w:rsidDel="00D94115">
          <w:rPr>
            <w:rFonts w:ascii="Times New Roman" w:hAnsi="Times New Roman" w:cs="Times New Roman"/>
            <w:lang w:val="en-CA"/>
          </w:rPr>
          <w:delText xml:space="preserve"> and </w:delText>
        </w:r>
      </w:del>
      <w:r w:rsidR="00431167">
        <w:rPr>
          <w:rFonts w:ascii="Times New Roman" w:hAnsi="Times New Roman" w:cs="Times New Roman"/>
          <w:lang w:val="en-CA"/>
        </w:rPr>
        <w:t xml:space="preserve">are more likely to lead to serious injury </w:t>
      </w:r>
      <w:r w:rsidR="00431167">
        <w:rPr>
          <w:rFonts w:ascii="Times New Roman" w:hAnsi="Times New Roman" w:cs="Times New Roman"/>
          <w:noProof/>
          <w:lang w:val="en-CA"/>
        </w:rPr>
        <w:t xml:space="preserve">(Carbyn 1989; </w:t>
      </w:r>
      <w:del w:id="958" w:author="Colleen Cassady St. Clair [2]" w:date="2021-06-07T16:10:00Z">
        <w:r w:rsidR="00431167" w:rsidDel="00D94115">
          <w:rPr>
            <w:rFonts w:ascii="Times New Roman" w:hAnsi="Times New Roman" w:cs="Times New Roman"/>
            <w:noProof/>
            <w:lang w:val="en-CA"/>
          </w:rPr>
          <w:delText xml:space="preserve">White &amp; Gehrt 2009; </w:delText>
        </w:r>
      </w:del>
      <w:r w:rsidR="00431167">
        <w:rPr>
          <w:rFonts w:ascii="Times New Roman" w:hAnsi="Times New Roman" w:cs="Times New Roman"/>
          <w:noProof/>
          <w:lang w:val="en-CA"/>
        </w:rPr>
        <w:t xml:space="preserve">Alexander &amp; </w:t>
      </w:r>
      <w:commentRangeStart w:id="959"/>
      <w:r w:rsidR="00431167">
        <w:rPr>
          <w:rFonts w:ascii="Times New Roman" w:hAnsi="Times New Roman" w:cs="Times New Roman"/>
          <w:noProof/>
          <w:lang w:val="en-CA"/>
        </w:rPr>
        <w:t>Quinn</w:t>
      </w:r>
      <w:commentRangeEnd w:id="959"/>
      <w:r w:rsidR="00D94115">
        <w:rPr>
          <w:rStyle w:val="CommentReference"/>
        </w:rPr>
        <w:commentReference w:id="959"/>
      </w:r>
      <w:r w:rsidR="00431167">
        <w:rPr>
          <w:rFonts w:ascii="Times New Roman" w:hAnsi="Times New Roman" w:cs="Times New Roman"/>
          <w:noProof/>
          <w:lang w:val="en-CA"/>
        </w:rPr>
        <w:t xml:space="preserve"> 2011)</w:t>
      </w:r>
      <w:ins w:id="960" w:author="Colleen Cassady St. Clair [2]" w:date="2021-06-07T16:10:00Z">
        <w:r w:rsidR="00D94115">
          <w:rPr>
            <w:rFonts w:ascii="Times New Roman" w:hAnsi="Times New Roman" w:cs="Times New Roman"/>
            <w:lang w:val="en-CA"/>
          </w:rPr>
          <w:t xml:space="preserve"> and more likely to be predatory in nature (</w:t>
        </w:r>
        <w:r w:rsidR="00D94115">
          <w:rPr>
            <w:rFonts w:ascii="Times New Roman" w:hAnsi="Times New Roman" w:cs="Times New Roman"/>
            <w:noProof/>
            <w:lang w:val="en-CA"/>
          </w:rPr>
          <w:t xml:space="preserve">White &amp; Gehrt 2009). </w:t>
        </w:r>
      </w:ins>
      <w:del w:id="961" w:author="Colleen Cassady St. Clair [2]" w:date="2021-06-07T16:10:00Z">
        <w:r w:rsidR="00431167" w:rsidDel="00D94115">
          <w:rPr>
            <w:rFonts w:ascii="Times New Roman" w:hAnsi="Times New Roman" w:cs="Times New Roman"/>
            <w:lang w:val="en-CA"/>
          </w:rPr>
          <w:delText>.</w:delText>
        </w:r>
      </w:del>
      <w:r w:rsidR="00431167">
        <w:rPr>
          <w:rFonts w:ascii="Times New Roman" w:hAnsi="Times New Roman" w:cs="Times New Roman"/>
          <w:lang w:val="en-CA"/>
        </w:rPr>
        <w:t xml:space="preserve"> </w:t>
      </w:r>
      <w:del w:id="962" w:author="Colleen Cassady St. Clair [2]" w:date="2021-06-07T16:11:00Z">
        <w:r w:rsidR="00431167" w:rsidDel="00D94115">
          <w:rPr>
            <w:rFonts w:ascii="Times New Roman" w:hAnsi="Times New Roman" w:cs="Times New Roman"/>
            <w:lang w:val="en-CA"/>
          </w:rPr>
          <w:delText xml:space="preserve">However, greater boldness or aggression when reports mentioned children is concerning for public safety, as it aligns with the findings of White and Gehrt </w:delText>
        </w:r>
        <w:r w:rsidR="00431167" w:rsidDel="00D94115">
          <w:rPr>
            <w:rFonts w:ascii="Times New Roman" w:hAnsi="Times New Roman" w:cs="Times New Roman"/>
            <w:noProof/>
            <w:lang w:val="en-CA"/>
          </w:rPr>
          <w:delText>(2009)</w:delText>
        </w:r>
        <w:r w:rsidR="00431167" w:rsidDel="00D94115">
          <w:rPr>
            <w:rFonts w:ascii="Times New Roman" w:hAnsi="Times New Roman" w:cs="Times New Roman"/>
            <w:lang w:val="en-CA"/>
          </w:rPr>
          <w:delText xml:space="preserve"> who identified that coyote attacks are more likely predatory when directed at children. We emphasize that c</w:delText>
        </w:r>
      </w:del>
      <w:ins w:id="963" w:author="Colleen Cassady St. Clair [2]" w:date="2021-06-07T16:12:00Z">
        <w:r w:rsidR="00D94115">
          <w:rPr>
            <w:rFonts w:ascii="Times New Roman" w:hAnsi="Times New Roman" w:cs="Times New Roman"/>
            <w:lang w:val="en-CA"/>
          </w:rPr>
          <w:t>C</w:t>
        </w:r>
      </w:ins>
      <w:r w:rsidR="00431167">
        <w:rPr>
          <w:rFonts w:ascii="Times New Roman" w:hAnsi="Times New Roman" w:cs="Times New Roman"/>
          <w:lang w:val="en-CA"/>
        </w:rPr>
        <w:t>hildren were mentioned in only 3.62% of aggressive encounters</w:t>
      </w:r>
      <w:ins w:id="964" w:author="Colleen Cassady St. Clair [2]" w:date="2021-06-07T16:11:00Z">
        <w:r w:rsidR="00D94115">
          <w:rPr>
            <w:rFonts w:ascii="Times New Roman" w:hAnsi="Times New Roman" w:cs="Times New Roman"/>
            <w:lang w:val="en-CA"/>
          </w:rPr>
          <w:t xml:space="preserve"> in our database</w:t>
        </w:r>
      </w:ins>
      <w:r w:rsidR="00431167">
        <w:rPr>
          <w:rFonts w:ascii="Times New Roman" w:hAnsi="Times New Roman" w:cs="Times New Roman"/>
          <w:lang w:val="en-CA"/>
        </w:rPr>
        <w:t xml:space="preserve"> (Table S1) and none of the 121 reports where coyotes made physical contact with pets or people involved attacks on humans of any age</w:t>
      </w:r>
      <w:ins w:id="965" w:author="Colleen Cassady St. Clair [2]" w:date="2021-06-07T16:11:00Z">
        <w:r w:rsidR="00D94115">
          <w:rPr>
            <w:rFonts w:ascii="Times New Roman" w:hAnsi="Times New Roman" w:cs="Times New Roman"/>
            <w:lang w:val="en-CA"/>
          </w:rPr>
          <w:t>,</w:t>
        </w:r>
      </w:ins>
      <w:r w:rsidR="00431167">
        <w:rPr>
          <w:rFonts w:ascii="Times New Roman" w:hAnsi="Times New Roman" w:cs="Times New Roman"/>
          <w:lang w:val="en-CA"/>
        </w:rPr>
        <w:t xml:space="preserve"> </w:t>
      </w:r>
      <w:ins w:id="966" w:author="Colleen Cassady St. Clair [2]" w:date="2021-06-07T16:12:00Z">
        <w:r w:rsidR="00D94115">
          <w:rPr>
            <w:rFonts w:ascii="Times New Roman" w:hAnsi="Times New Roman" w:cs="Times New Roman"/>
            <w:lang w:val="en-CA"/>
          </w:rPr>
          <w:t xml:space="preserve">together </w:t>
        </w:r>
      </w:ins>
      <w:r w:rsidR="00431167">
        <w:rPr>
          <w:rFonts w:ascii="Times New Roman" w:hAnsi="Times New Roman" w:cs="Times New Roman"/>
          <w:lang w:val="en-CA"/>
        </w:rPr>
        <w:t>suggesting that the overall risk of attacks on humans was minimal.</w:t>
      </w:r>
      <w:ins w:id="967" w:author="Colleen Cassady St. Clair [2]" w:date="2021-06-07T16:12:00Z">
        <w:r w:rsidR="00D94115">
          <w:rPr>
            <w:rFonts w:ascii="Times New Roman" w:hAnsi="Times New Roman" w:cs="Times New Roman"/>
            <w:lang w:val="en-CA"/>
          </w:rPr>
          <w:t xml:space="preserve">  </w:t>
        </w:r>
      </w:ins>
      <w:commentRangeStart w:id="968"/>
      <w:ins w:id="969" w:author="Colleen Cassady St. Clair [2]" w:date="2021-06-07T16:13:00Z">
        <w:r w:rsidR="00D94115">
          <w:rPr>
            <w:rFonts w:ascii="Times New Roman" w:hAnsi="Times New Roman" w:cs="Times New Roman"/>
            <w:lang w:val="en-CA"/>
          </w:rPr>
          <w:t>Nonetheless</w:t>
        </w:r>
      </w:ins>
      <w:commentRangeEnd w:id="968"/>
      <w:ins w:id="970" w:author="Colleen Cassady St. Clair [2]" w:date="2021-06-07T16:14:00Z">
        <w:r w:rsidR="00D94115">
          <w:rPr>
            <w:rStyle w:val="CommentReference"/>
          </w:rPr>
          <w:commentReference w:id="968"/>
        </w:r>
      </w:ins>
      <w:ins w:id="971" w:author="Colleen Cassady St. Clair [2]" w:date="2021-06-07T16:13:00Z">
        <w:r w:rsidR="00D94115">
          <w:rPr>
            <w:rFonts w:ascii="Times New Roman" w:hAnsi="Times New Roman" w:cs="Times New Roman"/>
            <w:lang w:val="en-CA"/>
          </w:rPr>
          <w:t xml:space="preserve">, a child was attacked by a coyote in our study area during the study period </w:t>
        </w:r>
      </w:ins>
      <w:ins w:id="972" w:author="Colleen Cassady St. Clair [2]" w:date="2021-06-07T16:14:00Z">
        <w:r w:rsidR="00D94115">
          <w:rPr>
            <w:rFonts w:ascii="Times New Roman" w:hAnsi="Times New Roman" w:cs="Times New Roman"/>
            <w:lang w:val="en-CA"/>
          </w:rPr>
          <w:t xml:space="preserve">(news report). </w:t>
        </w:r>
      </w:ins>
      <w:r w:rsidR="00431167">
        <w:rPr>
          <w:rFonts w:ascii="Times New Roman" w:hAnsi="Times New Roman" w:cs="Times New Roman"/>
          <w:lang w:val="en-CA"/>
        </w:rPr>
        <w:t xml:space="preserve"> </w:t>
      </w:r>
    </w:p>
    <w:p w14:paraId="5289172D" w14:textId="5BF8581D" w:rsidR="00431167" w:rsidRDefault="00D94115" w:rsidP="00315B74">
      <w:pPr>
        <w:spacing w:line="480" w:lineRule="auto"/>
        <w:ind w:firstLine="720"/>
        <w:rPr>
          <w:rFonts w:ascii="Times New Roman" w:hAnsi="Times New Roman" w:cs="Times New Roman"/>
          <w:lang w:val="en-CA"/>
        </w:rPr>
      </w:pPr>
      <w:commentRangeStart w:id="973"/>
      <w:ins w:id="974" w:author="Colleen Cassady St. Clair [2]" w:date="2021-06-07T16:15:00Z">
        <w:r>
          <w:rPr>
            <w:rFonts w:ascii="Times New Roman" w:hAnsi="Times New Roman" w:cs="Times New Roman"/>
            <w:lang w:val="en-CA"/>
          </w:rPr>
          <w:t>Other</w:t>
        </w:r>
      </w:ins>
      <w:commentRangeEnd w:id="973"/>
      <w:ins w:id="975" w:author="Colleen Cassady St. Clair [2]" w:date="2021-06-07T16:32:00Z">
        <w:r w:rsidR="00620B91">
          <w:rPr>
            <w:rStyle w:val="CommentReference"/>
          </w:rPr>
          <w:commentReference w:id="973"/>
        </w:r>
      </w:ins>
      <w:ins w:id="976" w:author="Colleen Cassady St. Clair [2]" w:date="2021-06-07T16:15:00Z">
        <w:r>
          <w:rPr>
            <w:rFonts w:ascii="Times New Roman" w:hAnsi="Times New Roman" w:cs="Times New Roman"/>
            <w:lang w:val="en-CA"/>
          </w:rPr>
          <w:t xml:space="preserve"> contextual variables include</w:t>
        </w:r>
      </w:ins>
      <w:ins w:id="977" w:author="Colleen Cassady St. Clair [2]" w:date="2021-06-07T17:31:00Z">
        <w:r w:rsidR="00743F36">
          <w:rPr>
            <w:rFonts w:ascii="Times New Roman" w:hAnsi="Times New Roman" w:cs="Times New Roman"/>
            <w:lang w:val="en-CA"/>
          </w:rPr>
          <w:t>d</w:t>
        </w:r>
      </w:ins>
      <w:ins w:id="978" w:author="Colleen Cassady St. Clair [2]" w:date="2021-06-07T16:15:00Z">
        <w:r>
          <w:rPr>
            <w:rFonts w:ascii="Times New Roman" w:hAnsi="Times New Roman" w:cs="Times New Roman"/>
            <w:lang w:val="en-CA"/>
          </w:rPr>
          <w:t xml:space="preserve"> the human activity at the time of the coyote observation, </w:t>
        </w:r>
      </w:ins>
      <w:ins w:id="979" w:author="Colleen Cassady St. Clair [2]" w:date="2021-06-07T16:16:00Z">
        <w:r>
          <w:rPr>
            <w:rFonts w:ascii="Times New Roman" w:hAnsi="Times New Roman" w:cs="Times New Roman"/>
            <w:lang w:val="en-CA"/>
          </w:rPr>
          <w:t xml:space="preserve">number </w:t>
        </w:r>
        <w:r w:rsidR="00620B91">
          <w:rPr>
            <w:rFonts w:ascii="Times New Roman" w:hAnsi="Times New Roman" w:cs="Times New Roman"/>
            <w:lang w:val="en-CA"/>
          </w:rPr>
          <w:t xml:space="preserve">of coyotes, and health </w:t>
        </w:r>
      </w:ins>
      <w:ins w:id="980" w:author="Colleen Cassady St. Clair [2]" w:date="2021-06-07T16:18:00Z">
        <w:r w:rsidR="00620B91">
          <w:rPr>
            <w:rFonts w:ascii="Times New Roman" w:hAnsi="Times New Roman" w:cs="Times New Roman"/>
            <w:lang w:val="en-CA"/>
          </w:rPr>
          <w:t>status</w:t>
        </w:r>
      </w:ins>
      <w:ins w:id="981" w:author="Colleen Cassady St. Clair [2]" w:date="2021-06-07T16:16:00Z">
        <w:r w:rsidR="00620B91">
          <w:rPr>
            <w:rFonts w:ascii="Times New Roman" w:hAnsi="Times New Roman" w:cs="Times New Roman"/>
            <w:lang w:val="en-CA"/>
          </w:rPr>
          <w:t xml:space="preserve">, </w:t>
        </w:r>
      </w:ins>
      <w:ins w:id="982" w:author="Colleen Cassady St. Clair [2]" w:date="2021-06-07T16:18:00Z">
        <w:r w:rsidR="00620B91">
          <w:rPr>
            <w:rFonts w:ascii="Times New Roman" w:hAnsi="Times New Roman" w:cs="Times New Roman"/>
            <w:lang w:val="en-CA"/>
          </w:rPr>
          <w:t>but inferences about all of these</w:t>
        </w:r>
      </w:ins>
      <w:ins w:id="983" w:author="Colleen Cassady St. Clair [2]" w:date="2021-06-07T16:16:00Z">
        <w:r w:rsidR="00620B91">
          <w:rPr>
            <w:rFonts w:ascii="Times New Roman" w:hAnsi="Times New Roman" w:cs="Times New Roman"/>
            <w:lang w:val="en-CA"/>
          </w:rPr>
          <w:t xml:space="preserve"> were limited by small sample </w:t>
        </w:r>
        <w:commentRangeStart w:id="984"/>
        <w:r w:rsidR="00620B91">
          <w:rPr>
            <w:rFonts w:ascii="Times New Roman" w:hAnsi="Times New Roman" w:cs="Times New Roman"/>
            <w:lang w:val="en-CA"/>
          </w:rPr>
          <w:t>sizes</w:t>
        </w:r>
      </w:ins>
      <w:commentRangeEnd w:id="984"/>
      <w:ins w:id="985" w:author="Colleen Cassady St. Clair [2]" w:date="2021-06-07T17:31:00Z">
        <w:r w:rsidR="00743F36">
          <w:rPr>
            <w:rStyle w:val="CommentReference"/>
          </w:rPr>
          <w:commentReference w:id="984"/>
        </w:r>
      </w:ins>
      <w:ins w:id="986" w:author="Colleen Cassady St. Clair [2]" w:date="2021-06-07T16:16:00Z">
        <w:r w:rsidR="00620B91">
          <w:rPr>
            <w:rFonts w:ascii="Times New Roman" w:hAnsi="Times New Roman" w:cs="Times New Roman"/>
            <w:lang w:val="en-CA"/>
          </w:rPr>
          <w:t xml:space="preserve">. </w:t>
        </w:r>
      </w:ins>
      <w:del w:id="987" w:author="Colleen Cassady St. Clair [2]" w:date="2021-06-07T16:16:00Z">
        <w:r w:rsidR="00431167" w:rsidDel="00D94115">
          <w:rPr>
            <w:rFonts w:ascii="Times New Roman" w:hAnsi="Times New Roman" w:cs="Times New Roman"/>
            <w:lang w:val="en-CA"/>
          </w:rPr>
          <w:delText xml:space="preserve">Several other contextual variables affected the likelihood of perceived or actual risk of coyotes to human well-being. </w:delText>
        </w:r>
      </w:del>
      <w:ins w:id="988" w:author="Colleen Cassady St. Clair [2]" w:date="2021-06-07T16:16:00Z">
        <w:r>
          <w:rPr>
            <w:rFonts w:ascii="Times New Roman" w:hAnsi="Times New Roman" w:cs="Times New Roman"/>
            <w:lang w:val="en-CA"/>
          </w:rPr>
          <w:t>C</w:t>
        </w:r>
      </w:ins>
      <w:ins w:id="989" w:author="Colleen Cassady St. Clair [2]" w:date="2021-06-07T16:17:00Z">
        <w:r w:rsidR="00620B91">
          <w:rPr>
            <w:rFonts w:ascii="Times New Roman" w:hAnsi="Times New Roman" w:cs="Times New Roman"/>
            <w:lang w:val="en-CA"/>
          </w:rPr>
          <w:t xml:space="preserve">oyotes exhibited bolder responses when people were walking and </w:t>
        </w:r>
      </w:ins>
      <w:ins w:id="990" w:author="Colleen Cassady St. Clair [2]" w:date="2021-06-07T16:19:00Z">
        <w:r w:rsidR="00620B91">
          <w:rPr>
            <w:rFonts w:ascii="Times New Roman" w:hAnsi="Times New Roman" w:cs="Times New Roman"/>
            <w:lang w:val="en-CA"/>
          </w:rPr>
          <w:t>when more</w:t>
        </w:r>
      </w:ins>
      <w:ins w:id="991" w:author="Colleen Cassady St. Clair [2]" w:date="2021-06-07T16:17:00Z">
        <w:r w:rsidR="00620B91">
          <w:rPr>
            <w:rFonts w:ascii="Times New Roman" w:hAnsi="Times New Roman" w:cs="Times New Roman"/>
            <w:lang w:val="en-CA"/>
          </w:rPr>
          <w:t xml:space="preserve"> coyotes observed. </w:t>
        </w:r>
      </w:ins>
      <w:ins w:id="992" w:author="Colleen Cassady St. Clair [2]" w:date="2021-06-07T16:19:00Z">
        <w:r w:rsidR="00620B91">
          <w:rPr>
            <w:rFonts w:ascii="Times New Roman" w:hAnsi="Times New Roman" w:cs="Times New Roman"/>
            <w:lang w:val="en-CA"/>
          </w:rPr>
          <w:t xml:space="preserve">When coyote health was mentioned, </w:t>
        </w:r>
      </w:ins>
      <w:ins w:id="993" w:author="Colleen Cassady St. Clair [2]" w:date="2021-06-07T16:20:00Z">
        <w:r w:rsidR="00620B91">
          <w:rPr>
            <w:rFonts w:ascii="Times New Roman" w:hAnsi="Times New Roman" w:cs="Times New Roman"/>
            <w:lang w:val="en-CA"/>
          </w:rPr>
          <w:t xml:space="preserve">boldness scores declined. Human perceptions were less negative when observers were cycling or driving, </w:t>
        </w:r>
      </w:ins>
      <w:ins w:id="994" w:author="Colleen Cassady St. Clair [2]" w:date="2021-06-07T16:21:00Z">
        <w:r w:rsidR="00620B91">
          <w:rPr>
            <w:rFonts w:ascii="Times New Roman" w:hAnsi="Times New Roman" w:cs="Times New Roman"/>
            <w:lang w:val="en-CA"/>
          </w:rPr>
          <w:lastRenderedPageBreak/>
          <w:t>when a single coyote was observed, and when coyotes were described as healthy</w:t>
        </w:r>
      </w:ins>
      <w:ins w:id="995" w:author="Colleen Cassady St. Clair [2]" w:date="2021-06-07T16:17:00Z">
        <w:r w:rsidR="00620B91">
          <w:rPr>
            <w:rFonts w:ascii="Times New Roman" w:hAnsi="Times New Roman" w:cs="Times New Roman"/>
            <w:lang w:val="en-CA"/>
          </w:rPr>
          <w:t xml:space="preserve">. </w:t>
        </w:r>
      </w:ins>
      <w:ins w:id="996" w:author="Colleen Cassady St. Clair [2]" w:date="2021-06-07T16:21:00Z">
        <w:r w:rsidR="00620B91">
          <w:rPr>
            <w:rFonts w:ascii="Times New Roman" w:hAnsi="Times New Roman" w:cs="Times New Roman"/>
            <w:lang w:val="en-CA"/>
          </w:rPr>
          <w:t>All of these results are consistent with contexts where people would logically feel more secure</w:t>
        </w:r>
      </w:ins>
      <w:ins w:id="997" w:author="Colleen Cassady St. Clair [2]" w:date="2021-06-07T16:32:00Z">
        <w:r w:rsidR="00620B91">
          <w:rPr>
            <w:rFonts w:ascii="Times New Roman" w:hAnsi="Times New Roman" w:cs="Times New Roman"/>
            <w:lang w:val="en-CA"/>
          </w:rPr>
          <w:t xml:space="preserve">. By contrast, </w:t>
        </w:r>
      </w:ins>
      <w:ins w:id="998" w:author="Colleen Cassady St. Clair [2]" w:date="2021-06-07T17:31:00Z">
        <w:r w:rsidR="00743F36">
          <w:rPr>
            <w:rFonts w:ascii="Times New Roman" w:hAnsi="Times New Roman" w:cs="Times New Roman"/>
            <w:lang w:val="en-CA"/>
          </w:rPr>
          <w:t xml:space="preserve">people may feel less secure when coyotes appear to be hunting in packs as sometimes </w:t>
        </w:r>
      </w:ins>
      <w:ins w:id="999" w:author="Colleen Cassady St. Clair [2]" w:date="2021-06-07T17:32:00Z">
        <w:r w:rsidR="00743F36">
          <w:rPr>
            <w:rFonts w:ascii="Times New Roman" w:hAnsi="Times New Roman" w:cs="Times New Roman"/>
            <w:lang w:val="en-CA"/>
          </w:rPr>
          <w:t>occurs</w:t>
        </w:r>
      </w:ins>
      <w:ins w:id="1000" w:author="Colleen Cassady St. Clair [2]" w:date="2021-06-07T17:31:00Z">
        <w:r w:rsidR="00743F36">
          <w:rPr>
            <w:rFonts w:ascii="Times New Roman" w:hAnsi="Times New Roman" w:cs="Times New Roman"/>
            <w:lang w:val="en-CA"/>
          </w:rPr>
          <w:t xml:space="preserve"> </w:t>
        </w:r>
      </w:ins>
      <w:ins w:id="1001" w:author="Colleen Cassady St. Clair [2]" w:date="2021-06-07T17:32:00Z">
        <w:r w:rsidR="00743F36">
          <w:rPr>
            <w:rFonts w:ascii="Times New Roman" w:hAnsi="Times New Roman" w:cs="Times New Roman"/>
            <w:lang w:val="en-CA"/>
          </w:rPr>
          <w:t xml:space="preserve">(Gese et al. 1996).  </w:t>
        </w:r>
      </w:ins>
      <w:commentRangeStart w:id="1002"/>
      <w:del w:id="1003" w:author="Colleen Cassady St. Clair [2]" w:date="2021-06-07T17:32:00Z">
        <w:r w:rsidR="00431167" w:rsidDel="00743F36">
          <w:rPr>
            <w:rFonts w:ascii="Times New Roman" w:hAnsi="Times New Roman" w:cs="Times New Roman"/>
            <w:lang w:val="en-CA"/>
          </w:rPr>
          <w:delText>When</w:delText>
        </w:r>
      </w:del>
      <w:commentRangeEnd w:id="1002"/>
      <w:r w:rsidR="00743F36">
        <w:rPr>
          <w:rStyle w:val="CommentReference"/>
        </w:rPr>
        <w:commentReference w:id="1002"/>
      </w:r>
      <w:del w:id="1004" w:author="Colleen Cassady St. Clair [2]" w:date="2021-06-07T17:32:00Z">
        <w:r w:rsidR="00431167" w:rsidDel="00743F36">
          <w:rPr>
            <w:rFonts w:ascii="Times New Roman" w:hAnsi="Times New Roman" w:cs="Times New Roman"/>
            <w:lang w:val="en-CA"/>
          </w:rPr>
          <w:delText xml:space="preserve"> </w:delText>
        </w:r>
      </w:del>
      <w:r w:rsidR="00431167">
        <w:rPr>
          <w:rFonts w:ascii="Times New Roman" w:hAnsi="Times New Roman" w:cs="Times New Roman"/>
          <w:lang w:val="en-CA"/>
        </w:rPr>
        <w:t xml:space="preserve">reports mentioned that an individual was walking, coyotes behaved more boldly, likely because people often walk with pets, whereas accompaniment by a pet is less common when people are cycling, in their home or yard, or driving. </w:t>
      </w:r>
      <w:commentRangeStart w:id="1005"/>
      <w:r w:rsidR="00431167">
        <w:rPr>
          <w:rFonts w:ascii="Times New Roman" w:hAnsi="Times New Roman" w:cs="Times New Roman"/>
          <w:lang w:val="en-CA"/>
        </w:rPr>
        <w:t>Human perceptions were less negative when reporters were cycling or driving, likely because people feel more positively when they interact with a coyote while feeling secure.</w:t>
      </w:r>
      <w:commentRangeEnd w:id="1005"/>
      <w:r w:rsidR="00D3546B">
        <w:rPr>
          <w:rStyle w:val="CommentReference"/>
        </w:rPr>
        <w:commentReference w:id="1005"/>
      </w:r>
      <w:r w:rsidR="00431167">
        <w:rPr>
          <w:rFonts w:ascii="Times New Roman" w:hAnsi="Times New Roman" w:cs="Times New Roman"/>
          <w:lang w:val="en-CA"/>
        </w:rPr>
        <w:t xml:space="preserve"> A feeling of greater safety or security may also explain why people perceived coyotes less negatively when there was a single coyote mentioned. Although not significant, our findings also showed that when more coyotes were mentioned the probability of antagonistic coyote responses or negative human perceptions increased and we hypothesize that this effect could be because coyotes often hunt or forage in packs </w:t>
      </w:r>
      <w:r w:rsidR="00431167">
        <w:rPr>
          <w:rFonts w:ascii="Times New Roman" w:hAnsi="Times New Roman" w:cs="Times New Roman"/>
          <w:noProof/>
          <w:lang w:val="en-CA"/>
        </w:rPr>
        <w:t>(Gese et al. 1996)</w:t>
      </w:r>
      <w:r w:rsidR="00431167">
        <w:rPr>
          <w:rFonts w:ascii="Times New Roman" w:hAnsi="Times New Roman" w:cs="Times New Roman"/>
          <w:lang w:val="en-CA"/>
        </w:rPr>
        <w:t xml:space="preserve">, and thus may be more likely to behave boldly towards pets or people when in greater numbers. Lastly, we found that when coyote health was identified as either healthy or unhealthy, the coyote response to humans was less indicative of conflict. We think this could be because reporters being more likely to notice and characterise a coyote’s health in encounters where they are not preoccupied with potential risk (i.e. when coyotes were not behaving boldly or aggressively). Healthy coyotes were associated with more positive human perceptions, which could be an artefact of how reports were coded; reports that stated that coyotes were healthy may also be more likely to use one of the key words that would identify a human perception as positive (i.e. beautiful). </w:t>
      </w:r>
    </w:p>
    <w:p w14:paraId="704B0910" w14:textId="1AEDFEBF" w:rsidR="00431167" w:rsidRDefault="00431167" w:rsidP="00315B74">
      <w:pPr>
        <w:spacing w:line="480" w:lineRule="auto"/>
        <w:ind w:firstLine="720"/>
        <w:rPr>
          <w:rFonts w:ascii="Times New Roman" w:hAnsi="Times New Roman" w:cs="Times New Roman"/>
          <w:lang w:val="en-CA"/>
        </w:rPr>
      </w:pPr>
      <w:commentRangeStart w:id="1006"/>
      <w:r>
        <w:rPr>
          <w:rFonts w:ascii="Times New Roman" w:hAnsi="Times New Roman" w:cs="Times New Roman"/>
          <w:lang w:val="en-CA"/>
        </w:rPr>
        <w:t xml:space="preserve">Our study </w:t>
      </w:r>
      <w:del w:id="1007" w:author="Colleen Cassady St. Clair [2]" w:date="2021-06-07T17:32:00Z">
        <w:r w:rsidDel="00743F36">
          <w:rPr>
            <w:rFonts w:ascii="Times New Roman" w:hAnsi="Times New Roman" w:cs="Times New Roman"/>
            <w:lang w:val="en-CA"/>
          </w:rPr>
          <w:delText xml:space="preserve">has </w:delText>
        </w:r>
      </w:del>
      <w:ins w:id="1008" w:author="Colleen Cassady St. Clair [2]" w:date="2021-06-07T17:32:00Z">
        <w:r w:rsidR="00743F36">
          <w:rPr>
            <w:rFonts w:ascii="Times New Roman" w:hAnsi="Times New Roman" w:cs="Times New Roman"/>
            <w:lang w:val="en-CA"/>
          </w:rPr>
          <w:t xml:space="preserve">had </w:t>
        </w:r>
      </w:ins>
      <w:r>
        <w:rPr>
          <w:rFonts w:ascii="Times New Roman" w:hAnsi="Times New Roman" w:cs="Times New Roman"/>
          <w:lang w:val="en-CA"/>
        </w:rPr>
        <w:t xml:space="preserve">several limitations </w:t>
      </w:r>
      <w:commentRangeEnd w:id="1006"/>
      <w:r w:rsidR="00A81D22">
        <w:rPr>
          <w:rStyle w:val="CommentReference"/>
        </w:rPr>
        <w:commentReference w:id="1006"/>
      </w:r>
      <w:r>
        <w:rPr>
          <w:rFonts w:ascii="Times New Roman" w:hAnsi="Times New Roman" w:cs="Times New Roman"/>
          <w:lang w:val="en-CA"/>
        </w:rPr>
        <w:t xml:space="preserve">that are important to note when interpreting our results. </w:t>
      </w:r>
      <w:r w:rsidRPr="00163DEE">
        <w:rPr>
          <w:rFonts w:ascii="Times New Roman" w:hAnsi="Times New Roman" w:cs="Times New Roman"/>
          <w:lang w:val="en-CA"/>
        </w:rPr>
        <w:t>F</w:t>
      </w:r>
      <w:r>
        <w:rPr>
          <w:rFonts w:ascii="Times New Roman" w:hAnsi="Times New Roman" w:cs="Times New Roman"/>
          <w:lang w:val="en-CA"/>
        </w:rPr>
        <w:t>irst</w:t>
      </w:r>
      <w:r w:rsidRPr="00163DEE">
        <w:rPr>
          <w:rFonts w:ascii="Times New Roman" w:hAnsi="Times New Roman" w:cs="Times New Roman"/>
          <w:lang w:val="en-CA"/>
        </w:rPr>
        <w:t>,</w:t>
      </w:r>
      <w:r>
        <w:rPr>
          <w:rFonts w:ascii="Times New Roman" w:hAnsi="Times New Roman" w:cs="Times New Roman"/>
          <w:lang w:val="en-CA"/>
        </w:rPr>
        <w:t xml:space="preserve"> public</w:t>
      </w:r>
      <w:r w:rsidRPr="00163DEE">
        <w:rPr>
          <w:rFonts w:ascii="Times New Roman" w:hAnsi="Times New Roman" w:cs="Times New Roman"/>
          <w:lang w:val="en-CA"/>
        </w:rPr>
        <w:t xml:space="preserve"> reports </w:t>
      </w:r>
      <w:r>
        <w:rPr>
          <w:rFonts w:ascii="Times New Roman" w:hAnsi="Times New Roman" w:cs="Times New Roman"/>
          <w:lang w:val="en-CA"/>
        </w:rPr>
        <w:t>were</w:t>
      </w:r>
      <w:r w:rsidRPr="00163DEE">
        <w:rPr>
          <w:rFonts w:ascii="Times New Roman" w:hAnsi="Times New Roman" w:cs="Times New Roman"/>
          <w:lang w:val="en-CA"/>
        </w:rPr>
        <w:t xml:space="preserve"> non-randomly</w:t>
      </w:r>
      <w:r>
        <w:rPr>
          <w:rFonts w:ascii="Times New Roman" w:hAnsi="Times New Roman" w:cs="Times New Roman"/>
          <w:lang w:val="en-CA"/>
        </w:rPr>
        <w:t xml:space="preserve"> and non-independently</w:t>
      </w:r>
      <w:r w:rsidRPr="00163DEE">
        <w:rPr>
          <w:rFonts w:ascii="Times New Roman" w:hAnsi="Times New Roman" w:cs="Times New Roman"/>
          <w:lang w:val="en-CA"/>
        </w:rPr>
        <w:t xml:space="preserve"> collected</w:t>
      </w:r>
      <w:ins w:id="1009" w:author="Colleen Cassady St. Clair [2]" w:date="2021-06-07T17:33:00Z">
        <w:r w:rsidR="00743F36">
          <w:rPr>
            <w:rFonts w:ascii="Times New Roman" w:hAnsi="Times New Roman" w:cs="Times New Roman"/>
            <w:lang w:val="en-CA"/>
          </w:rPr>
          <w:t>,</w:t>
        </w:r>
      </w:ins>
      <w:r w:rsidRPr="00163DEE">
        <w:rPr>
          <w:rFonts w:ascii="Times New Roman" w:hAnsi="Times New Roman" w:cs="Times New Roman"/>
          <w:lang w:val="en-CA"/>
        </w:rPr>
        <w:t xml:space="preserve"> </w:t>
      </w:r>
      <w:del w:id="1010" w:author="Colleen Cassady St. Clair [2]" w:date="2021-06-07T17:33:00Z">
        <w:r w:rsidRPr="00163DEE" w:rsidDel="00743F36">
          <w:rPr>
            <w:rFonts w:ascii="Times New Roman" w:hAnsi="Times New Roman" w:cs="Times New Roman"/>
            <w:lang w:val="en-CA"/>
          </w:rPr>
          <w:delText>and this</w:delText>
        </w:r>
      </w:del>
      <w:ins w:id="1011" w:author="Colleen Cassady St. Clair [2]" w:date="2021-06-07T17:33:00Z">
        <w:r w:rsidR="00743F36">
          <w:rPr>
            <w:rFonts w:ascii="Times New Roman" w:hAnsi="Times New Roman" w:cs="Times New Roman"/>
            <w:lang w:val="en-CA"/>
          </w:rPr>
          <w:t>which</w:t>
        </w:r>
      </w:ins>
      <w:r w:rsidRPr="00163DEE">
        <w:rPr>
          <w:rFonts w:ascii="Times New Roman" w:hAnsi="Times New Roman" w:cs="Times New Roman"/>
          <w:lang w:val="en-CA"/>
        </w:rPr>
        <w:t xml:space="preserve"> </w:t>
      </w:r>
      <w:r w:rsidRPr="00163DEE">
        <w:rPr>
          <w:rFonts w:ascii="Times New Roman" w:hAnsi="Times New Roman" w:cs="Times New Roman"/>
          <w:lang w:val="en-CA"/>
        </w:rPr>
        <w:lastRenderedPageBreak/>
        <w:t xml:space="preserve">introduces various forms of bias commonly associated with community reporting databases </w:t>
      </w:r>
      <w:r w:rsidRPr="00163DEE">
        <w:rPr>
          <w:rFonts w:ascii="Times New Roman" w:hAnsi="Times New Roman" w:cs="Times New Roman"/>
          <w:noProof/>
          <w:lang w:val="en-CA"/>
        </w:rPr>
        <w:t>(Dickinson et al. 2010; Poessel et al. 2013; Sullivan et al. 2014)</w:t>
      </w:r>
      <w:r w:rsidRPr="00163DEE">
        <w:rPr>
          <w:rFonts w:ascii="Times New Roman" w:hAnsi="Times New Roman" w:cs="Times New Roman"/>
          <w:lang w:val="en-CA"/>
        </w:rPr>
        <w:t xml:space="preserve">. </w:t>
      </w:r>
      <w:r>
        <w:rPr>
          <w:rFonts w:ascii="Times New Roman" w:hAnsi="Times New Roman" w:cs="Times New Roman"/>
          <w:lang w:val="en-CA"/>
        </w:rPr>
        <w:t xml:space="preserve">For example, a single reporter may provide multiple reports that are non-independent in the human perception of coyotes, or a coyote could be reported by multiple individuals in short succession. Previous studies have found that reports are more likely to occur from affluent neighborhoods with higher education levels, </w:t>
      </w:r>
      <w:del w:id="1012" w:author="Colleen Cassady St. Clair [2]" w:date="2021-06-07T17:33:00Z">
        <w:r w:rsidDel="00743F36">
          <w:rPr>
            <w:rFonts w:ascii="Times New Roman" w:hAnsi="Times New Roman" w:cs="Times New Roman"/>
            <w:lang w:val="en-CA"/>
          </w:rPr>
          <w:delText>and this may</w:delText>
        </w:r>
      </w:del>
      <w:ins w:id="1013" w:author="Colleen Cassady St. Clair [2]" w:date="2021-06-07T17:33:00Z">
        <w:r w:rsidR="00743F36">
          <w:rPr>
            <w:rFonts w:ascii="Times New Roman" w:hAnsi="Times New Roman" w:cs="Times New Roman"/>
            <w:lang w:val="en-CA"/>
          </w:rPr>
          <w:t>to</w:t>
        </w:r>
      </w:ins>
      <w:r>
        <w:rPr>
          <w:rFonts w:ascii="Times New Roman" w:hAnsi="Times New Roman" w:cs="Times New Roman"/>
          <w:lang w:val="en-CA"/>
        </w:rPr>
        <w:t xml:space="preserve"> bias reporting locations </w:t>
      </w:r>
      <w:ins w:id="1014" w:author="Colleen Cassady St. Clair [2]" w:date="2021-06-07T17:33:00Z">
        <w:r w:rsidR="00743F36">
          <w:rPr>
            <w:rFonts w:ascii="Times New Roman" w:hAnsi="Times New Roman" w:cs="Times New Roman"/>
            <w:lang w:val="en-CA"/>
          </w:rPr>
          <w:t xml:space="preserve">relative to measured variables </w:t>
        </w:r>
      </w:ins>
      <w:r>
        <w:rPr>
          <w:rFonts w:ascii="Times New Roman" w:hAnsi="Times New Roman" w:cs="Times New Roman"/>
          <w:noProof/>
          <w:lang w:val="en-CA"/>
        </w:rPr>
        <w:t>(Wine et al. 2015; Mowry et al. 2020)</w:t>
      </w:r>
      <w:r>
        <w:rPr>
          <w:rFonts w:ascii="Times New Roman" w:hAnsi="Times New Roman" w:cs="Times New Roman"/>
          <w:lang w:val="en-CA"/>
        </w:rPr>
        <w:t xml:space="preserve">. </w:t>
      </w:r>
      <w:del w:id="1015" w:author="Colleen Cassady St. Clair [2]" w:date="2021-06-07T17:34:00Z">
        <w:r w:rsidDel="00743F36">
          <w:rPr>
            <w:rFonts w:ascii="Times New Roman" w:hAnsi="Times New Roman" w:cs="Times New Roman"/>
            <w:lang w:val="en-CA"/>
          </w:rPr>
          <w:delText xml:space="preserve">We also </w:delText>
        </w:r>
        <w:r w:rsidRPr="00163DEE" w:rsidDel="00743F36">
          <w:rPr>
            <w:rFonts w:ascii="Times New Roman" w:hAnsi="Times New Roman" w:cs="Times New Roman"/>
            <w:lang w:val="en-CA"/>
          </w:rPr>
          <w:delText xml:space="preserve">acknowledge that </w:delText>
        </w:r>
        <w:commentRangeStart w:id="1016"/>
        <w:r w:rsidDel="00743F36">
          <w:rPr>
            <w:rFonts w:ascii="Times New Roman" w:hAnsi="Times New Roman" w:cs="Times New Roman"/>
            <w:lang w:val="en-CA"/>
          </w:rPr>
          <w:delText>o</w:delText>
        </w:r>
      </w:del>
      <w:ins w:id="1017" w:author="Colleen Cassady St. Clair [2]" w:date="2021-06-07T17:34:00Z">
        <w:r w:rsidR="00743F36">
          <w:rPr>
            <w:rFonts w:ascii="Times New Roman" w:hAnsi="Times New Roman" w:cs="Times New Roman"/>
            <w:lang w:val="en-CA"/>
          </w:rPr>
          <w:t>O</w:t>
        </w:r>
      </w:ins>
      <w:r>
        <w:rPr>
          <w:rFonts w:ascii="Times New Roman" w:hAnsi="Times New Roman" w:cs="Times New Roman"/>
          <w:lang w:val="en-CA"/>
        </w:rPr>
        <w:t>ur</w:t>
      </w:r>
      <w:commentRangeEnd w:id="1016"/>
      <w:r w:rsidR="00414B9D">
        <w:rPr>
          <w:rStyle w:val="CommentReference"/>
        </w:rPr>
        <w:commentReference w:id="1016"/>
      </w:r>
      <w:r>
        <w:rPr>
          <w:rFonts w:ascii="Times New Roman" w:hAnsi="Times New Roman" w:cs="Times New Roman"/>
          <w:lang w:val="en-CA"/>
        </w:rPr>
        <w:t xml:space="preserve"> </w:t>
      </w:r>
      <w:proofErr w:type="spellStart"/>
      <w:ins w:id="1018" w:author="Colleen Cassady St. Clair [2]" w:date="2021-06-07T17:34:00Z">
        <w:r w:rsidR="00743F36">
          <w:rPr>
            <w:rFonts w:ascii="Times New Roman" w:hAnsi="Times New Roman" w:cs="Times New Roman"/>
            <w:lang w:val="en-CA"/>
          </w:rPr>
          <w:t>posthoc</w:t>
        </w:r>
        <w:proofErr w:type="spellEnd"/>
        <w:r w:rsidR="00743F36">
          <w:rPr>
            <w:rFonts w:ascii="Times New Roman" w:hAnsi="Times New Roman" w:cs="Times New Roman"/>
            <w:lang w:val="en-CA"/>
          </w:rPr>
          <w:t xml:space="preserve"> </w:t>
        </w:r>
      </w:ins>
      <w:r>
        <w:rPr>
          <w:rFonts w:ascii="Times New Roman" w:hAnsi="Times New Roman" w:cs="Times New Roman"/>
          <w:lang w:val="en-CA"/>
        </w:rPr>
        <w:t>quantification of coyote response</w:t>
      </w:r>
      <w:ins w:id="1019" w:author="Colleen Cassady St. Clair [2]" w:date="2021-06-07T17:34:00Z">
        <w:r w:rsidR="00743F36">
          <w:rPr>
            <w:rFonts w:ascii="Times New Roman" w:hAnsi="Times New Roman" w:cs="Times New Roman"/>
            <w:lang w:val="en-CA"/>
          </w:rPr>
          <w:t>s</w:t>
        </w:r>
      </w:ins>
      <w:r>
        <w:rPr>
          <w:rFonts w:ascii="Times New Roman" w:hAnsi="Times New Roman" w:cs="Times New Roman"/>
          <w:lang w:val="en-CA"/>
        </w:rPr>
        <w:t xml:space="preserve"> and human perception</w:t>
      </w:r>
      <w:ins w:id="1020" w:author="Colleen Cassady St. Clair [2]" w:date="2021-06-07T17:34:00Z">
        <w:r w:rsidR="00743F36">
          <w:rPr>
            <w:rFonts w:ascii="Times New Roman" w:hAnsi="Times New Roman" w:cs="Times New Roman"/>
            <w:lang w:val="en-CA"/>
          </w:rPr>
          <w:t>s</w:t>
        </w:r>
      </w:ins>
      <w:r>
        <w:rPr>
          <w:rFonts w:ascii="Times New Roman" w:hAnsi="Times New Roman" w:cs="Times New Roman"/>
          <w:lang w:val="en-CA"/>
        </w:rPr>
        <w:t xml:space="preserve"> </w:t>
      </w:r>
      <w:ins w:id="1021" w:author="Colleen Cassady St. Clair [2]" w:date="2021-06-07T18:11:00Z">
        <w:r w:rsidR="00FD3A62">
          <w:rPr>
            <w:rFonts w:ascii="Times New Roman" w:hAnsi="Times New Roman" w:cs="Times New Roman"/>
            <w:lang w:val="en-CA"/>
          </w:rPr>
          <w:t xml:space="preserve">from a community reporting database </w:t>
        </w:r>
      </w:ins>
      <w:del w:id="1022" w:author="Colleen Cassady St. Clair [2]" w:date="2021-06-07T17:34:00Z">
        <w:r w:rsidDel="00743F36">
          <w:rPr>
            <w:rFonts w:ascii="Times New Roman" w:hAnsi="Times New Roman" w:cs="Times New Roman"/>
            <w:lang w:val="en-CA"/>
          </w:rPr>
          <w:delText>from public reports did not follow</w:delText>
        </w:r>
        <w:r w:rsidRPr="00163DEE" w:rsidDel="00743F36">
          <w:rPr>
            <w:rFonts w:ascii="Times New Roman" w:hAnsi="Times New Roman" w:cs="Times New Roman"/>
            <w:lang w:val="en-CA"/>
          </w:rPr>
          <w:delText xml:space="preserve"> conventional methods of evaluating </w:delText>
        </w:r>
        <w:r w:rsidDel="00743F36">
          <w:rPr>
            <w:rFonts w:ascii="Times New Roman" w:hAnsi="Times New Roman" w:cs="Times New Roman"/>
            <w:lang w:val="en-CA"/>
          </w:rPr>
          <w:delText>coyote behaviour</w:delText>
        </w:r>
        <w:r w:rsidRPr="00163DEE" w:rsidDel="00743F36">
          <w:rPr>
            <w:rFonts w:ascii="Times New Roman" w:hAnsi="Times New Roman" w:cs="Times New Roman"/>
            <w:lang w:val="en-CA"/>
          </w:rPr>
          <w:delText xml:space="preserve"> or human perceptions, like</w:delText>
        </w:r>
      </w:del>
      <w:ins w:id="1023" w:author="Colleen Cassady St. Clair [2]" w:date="2021-06-07T17:34:00Z">
        <w:r w:rsidR="00743F36">
          <w:rPr>
            <w:rFonts w:ascii="Times New Roman" w:hAnsi="Times New Roman" w:cs="Times New Roman"/>
            <w:lang w:val="en-CA"/>
          </w:rPr>
          <w:t>did not provide comparable information to</w:t>
        </w:r>
      </w:ins>
      <w:r w:rsidRPr="00163DEE">
        <w:rPr>
          <w:rFonts w:ascii="Times New Roman" w:hAnsi="Times New Roman" w:cs="Times New Roman"/>
          <w:lang w:val="en-CA"/>
        </w:rPr>
        <w:t xml:space="preserve"> empirical behavioural observations </w:t>
      </w:r>
      <w:ins w:id="1024" w:author="Colleen Cassady St. Clair [2]" w:date="2021-06-07T17:35:00Z">
        <w:r w:rsidR="00743F36">
          <w:rPr>
            <w:rFonts w:ascii="Times New Roman" w:hAnsi="Times New Roman" w:cs="Times New Roman"/>
            <w:lang w:val="en-CA"/>
          </w:rPr>
          <w:t xml:space="preserve">of animals (e.g., </w:t>
        </w:r>
        <w:r w:rsidR="00743F36" w:rsidRPr="00163DEE">
          <w:rPr>
            <w:rFonts w:ascii="Times New Roman" w:hAnsi="Times New Roman" w:cs="Times New Roman"/>
            <w:noProof/>
            <w:lang w:val="en-CA"/>
          </w:rPr>
          <w:t>Breck et al. 2019</w:t>
        </w:r>
        <w:r w:rsidR="00743F36">
          <w:rPr>
            <w:rFonts w:ascii="Times New Roman" w:hAnsi="Times New Roman" w:cs="Times New Roman"/>
            <w:noProof/>
            <w:lang w:val="en-CA"/>
          </w:rPr>
          <w:t>)</w:t>
        </w:r>
        <w:r w:rsidR="00743F36" w:rsidRPr="00163DEE">
          <w:rPr>
            <w:rFonts w:ascii="Times New Roman" w:hAnsi="Times New Roman" w:cs="Times New Roman"/>
            <w:noProof/>
            <w:lang w:val="en-CA"/>
          </w:rPr>
          <w:t xml:space="preserve"> </w:t>
        </w:r>
      </w:ins>
      <w:r w:rsidRPr="00163DEE">
        <w:rPr>
          <w:rFonts w:ascii="Times New Roman" w:hAnsi="Times New Roman" w:cs="Times New Roman"/>
          <w:lang w:val="en-CA"/>
        </w:rPr>
        <w:t>or randomized</w:t>
      </w:r>
      <w:r>
        <w:rPr>
          <w:rFonts w:ascii="Times New Roman" w:hAnsi="Times New Roman" w:cs="Times New Roman"/>
          <w:lang w:val="en-CA"/>
        </w:rPr>
        <w:t xml:space="preserve"> public</w:t>
      </w:r>
      <w:r w:rsidRPr="00163DEE">
        <w:rPr>
          <w:rFonts w:ascii="Times New Roman" w:hAnsi="Times New Roman" w:cs="Times New Roman"/>
          <w:lang w:val="en-CA"/>
        </w:rPr>
        <w:t xml:space="preserve"> surveys </w:t>
      </w:r>
      <w:r w:rsidRPr="00163DEE">
        <w:rPr>
          <w:rFonts w:ascii="Times New Roman" w:hAnsi="Times New Roman" w:cs="Times New Roman"/>
          <w:noProof/>
          <w:lang w:val="en-CA"/>
        </w:rPr>
        <w:t>(</w:t>
      </w:r>
      <w:del w:id="1025" w:author="Colleen Cassady St. Clair [2]" w:date="2021-06-07T17:35:00Z">
        <w:r w:rsidRPr="00163DEE" w:rsidDel="00743F36">
          <w:rPr>
            <w:rFonts w:ascii="Times New Roman" w:hAnsi="Times New Roman" w:cs="Times New Roman"/>
            <w:noProof/>
            <w:lang w:val="en-CA"/>
          </w:rPr>
          <w:delText xml:space="preserve">Breck et al. 2019; </w:delText>
        </w:r>
      </w:del>
      <w:ins w:id="1026" w:author="Colleen Cassady St. Clair [2]" w:date="2021-06-07T17:35:00Z">
        <w:r w:rsidR="00743F36">
          <w:rPr>
            <w:rFonts w:ascii="Times New Roman" w:hAnsi="Times New Roman" w:cs="Times New Roman"/>
            <w:noProof/>
            <w:lang w:val="en-CA"/>
          </w:rPr>
          <w:t xml:space="preserve">(e.g., </w:t>
        </w:r>
      </w:ins>
      <w:r w:rsidRPr="00163DEE">
        <w:rPr>
          <w:rFonts w:ascii="Times New Roman" w:hAnsi="Times New Roman" w:cs="Times New Roman"/>
          <w:noProof/>
          <w:lang w:val="en-CA"/>
        </w:rPr>
        <w:t>Drake et al. 2020)</w:t>
      </w:r>
      <w:del w:id="1027" w:author="Colleen Cassady St. Clair [2]" w:date="2021-06-07T18:11:00Z">
        <w:r w:rsidDel="00FD3A62">
          <w:rPr>
            <w:rFonts w:ascii="Times New Roman" w:hAnsi="Times New Roman" w:cs="Times New Roman"/>
            <w:lang w:val="en-CA"/>
          </w:rPr>
          <w:delText>,</w:delText>
        </w:r>
      </w:del>
      <w:r>
        <w:rPr>
          <w:rFonts w:ascii="Times New Roman" w:hAnsi="Times New Roman" w:cs="Times New Roman"/>
          <w:lang w:val="en-CA"/>
        </w:rPr>
        <w:t xml:space="preserve"> and should be interpreted cautiously</w:t>
      </w:r>
      <w:del w:id="1028" w:author="Colleen Cassady St. Clair [2]" w:date="2021-06-07T18:12:00Z">
        <w:r w:rsidDel="00FD3A62">
          <w:rPr>
            <w:rFonts w:ascii="Times New Roman" w:hAnsi="Times New Roman" w:cs="Times New Roman"/>
            <w:lang w:val="en-CA"/>
          </w:rPr>
          <w:delText xml:space="preserve"> within the context of a </w:delText>
        </w:r>
      </w:del>
      <w:del w:id="1029" w:author="Colleen Cassady St. Clair [2]" w:date="2021-06-07T18:11:00Z">
        <w:r w:rsidDel="00FD3A62">
          <w:rPr>
            <w:rFonts w:ascii="Times New Roman" w:hAnsi="Times New Roman" w:cs="Times New Roman"/>
            <w:lang w:val="en-CA"/>
          </w:rPr>
          <w:delText xml:space="preserve">community reporting database </w:delText>
        </w:r>
      </w:del>
      <w:del w:id="1030" w:author="Colleen Cassady St. Clair [2]" w:date="2021-06-07T18:12:00Z">
        <w:r w:rsidDel="00FD3A62">
          <w:rPr>
            <w:rFonts w:ascii="Times New Roman" w:hAnsi="Times New Roman" w:cs="Times New Roman"/>
            <w:lang w:val="en-CA"/>
          </w:rPr>
          <w:delText>study</w:delText>
        </w:r>
      </w:del>
      <w:r w:rsidRPr="00163DEE">
        <w:rPr>
          <w:rFonts w:ascii="Times New Roman" w:hAnsi="Times New Roman" w:cs="Times New Roman"/>
          <w:lang w:val="en-CA"/>
        </w:rPr>
        <w:t>.</w:t>
      </w:r>
      <w:r>
        <w:rPr>
          <w:rFonts w:ascii="Times New Roman" w:hAnsi="Times New Roman" w:cs="Times New Roman"/>
          <w:lang w:val="en-CA"/>
        </w:rPr>
        <w:t xml:space="preserve"> </w:t>
      </w:r>
      <w:del w:id="1031" w:author="Colleen Cassady St. Clair [2]" w:date="2021-06-07T18:12:00Z">
        <w:r w:rsidDel="00FD3A62">
          <w:rPr>
            <w:rFonts w:ascii="Times New Roman" w:hAnsi="Times New Roman" w:cs="Times New Roman"/>
            <w:lang w:val="en-CA"/>
          </w:rPr>
          <w:delText>Finally, coyote response to humans and human perceptions are correlated, and differences in results between the two may be in part from variation between the specific subsets of reports used for analyses with each response variable</w:delText>
        </w:r>
      </w:del>
      <w:ins w:id="1032" w:author="Colleen Cassady St. Clair [2]" w:date="2021-06-07T18:13:00Z">
        <w:r w:rsidR="00FD3A62">
          <w:rPr>
            <w:rFonts w:ascii="Times New Roman" w:hAnsi="Times New Roman" w:cs="Times New Roman"/>
            <w:lang w:val="en-CA"/>
          </w:rPr>
          <w:t>Importantly</w:t>
        </w:r>
      </w:ins>
      <w:ins w:id="1033" w:author="Colleen Cassady St. Clair [2]" w:date="2021-06-07T18:12:00Z">
        <w:r w:rsidR="00FD3A62">
          <w:rPr>
            <w:rFonts w:ascii="Times New Roman" w:hAnsi="Times New Roman" w:cs="Times New Roman"/>
            <w:lang w:val="en-CA"/>
          </w:rPr>
          <w:t xml:space="preserve">, </w:t>
        </w:r>
      </w:ins>
      <w:ins w:id="1034" w:author="Colleen Cassady St. Clair [2]" w:date="2021-06-07T18:13:00Z">
        <w:r w:rsidR="00FD3A62">
          <w:rPr>
            <w:rFonts w:ascii="Times New Roman" w:hAnsi="Times New Roman" w:cs="Times New Roman"/>
            <w:lang w:val="en-CA"/>
          </w:rPr>
          <w:t xml:space="preserve">the </w:t>
        </w:r>
      </w:ins>
      <w:ins w:id="1035" w:author="Colleen Cassady St. Clair [2]" w:date="2021-06-07T18:12:00Z">
        <w:r w:rsidR="00FD3A62">
          <w:rPr>
            <w:rFonts w:ascii="Times New Roman" w:hAnsi="Times New Roman" w:cs="Times New Roman"/>
            <w:lang w:val="en-CA"/>
          </w:rPr>
          <w:t xml:space="preserve">descriptions of coyote behavioural responses </w:t>
        </w:r>
      </w:ins>
      <w:ins w:id="1036" w:author="Colleen Cassady St. Clair [2]" w:date="2021-06-07T18:13:00Z">
        <w:r w:rsidR="00FD3A62">
          <w:rPr>
            <w:rFonts w:ascii="Times New Roman" w:hAnsi="Times New Roman" w:cs="Times New Roman"/>
            <w:lang w:val="en-CA"/>
          </w:rPr>
          <w:t xml:space="preserve">in our reports </w:t>
        </w:r>
      </w:ins>
      <w:ins w:id="1037" w:author="Colleen Cassady St. Clair [2]" w:date="2021-06-07T18:12:00Z">
        <w:r w:rsidR="00FD3A62">
          <w:rPr>
            <w:rFonts w:ascii="Times New Roman" w:hAnsi="Times New Roman" w:cs="Times New Roman"/>
            <w:lang w:val="en-CA"/>
          </w:rPr>
          <w:t xml:space="preserve">were </w:t>
        </w:r>
      </w:ins>
      <w:ins w:id="1038" w:author="Colleen Cassady St. Clair [2]" w:date="2021-06-07T18:13:00Z">
        <w:r w:rsidR="00FD3A62">
          <w:rPr>
            <w:rFonts w:ascii="Times New Roman" w:hAnsi="Times New Roman" w:cs="Times New Roman"/>
            <w:lang w:val="en-CA"/>
          </w:rPr>
          <w:t>not independent of human perceptions of those same behaviour</w:t>
        </w:r>
        <w:r w:rsidR="00414B9D">
          <w:rPr>
            <w:rFonts w:ascii="Times New Roman" w:hAnsi="Times New Roman" w:cs="Times New Roman"/>
            <w:lang w:val="en-CA"/>
          </w:rPr>
          <w:t>s</w:t>
        </w:r>
      </w:ins>
      <w:r>
        <w:rPr>
          <w:rFonts w:ascii="Times New Roman" w:hAnsi="Times New Roman" w:cs="Times New Roman"/>
          <w:lang w:val="en-CA"/>
        </w:rPr>
        <w:t xml:space="preserve">. </w:t>
      </w:r>
      <w:ins w:id="1039" w:author="Colleen Cassady St. Clair [2]" w:date="2021-06-07T18:13:00Z">
        <w:r w:rsidR="00414B9D">
          <w:rPr>
            <w:rFonts w:ascii="Times New Roman" w:hAnsi="Times New Roman" w:cs="Times New Roman"/>
            <w:lang w:val="en-CA"/>
          </w:rPr>
          <w:t xml:space="preserve">We recognized the correlated nature of our reports over space and time and attempted to mitigate </w:t>
        </w:r>
      </w:ins>
      <w:ins w:id="1040" w:author="Colleen Cassady St. Clair [2]" w:date="2021-06-07T18:14:00Z">
        <w:r w:rsidR="00414B9D">
          <w:rPr>
            <w:rFonts w:ascii="Times New Roman" w:hAnsi="Times New Roman" w:cs="Times New Roman"/>
            <w:lang w:val="en-CA"/>
          </w:rPr>
          <w:t>the Type 1 errors that might result</w:t>
        </w:r>
      </w:ins>
      <w:ins w:id="1041" w:author="Colleen Cassady St. Clair [2]" w:date="2021-06-07T18:13:00Z">
        <w:r w:rsidR="00414B9D">
          <w:rPr>
            <w:rFonts w:ascii="Times New Roman" w:hAnsi="Times New Roman" w:cs="Times New Roman"/>
            <w:lang w:val="en-CA"/>
          </w:rPr>
          <w:t xml:space="preserve"> by using </w:t>
        </w:r>
      </w:ins>
      <w:del w:id="1042" w:author="Colleen Cassady St. Clair [2]" w:date="2021-06-07T18:14:00Z">
        <w:r w:rsidDel="00414B9D">
          <w:rPr>
            <w:rFonts w:ascii="Times New Roman" w:hAnsi="Times New Roman" w:cs="Times New Roman"/>
            <w:lang w:val="en-CA"/>
          </w:rPr>
          <w:delText xml:space="preserve">We used </w:delText>
        </w:r>
      </w:del>
      <w:r>
        <w:rPr>
          <w:rFonts w:ascii="Times New Roman" w:hAnsi="Times New Roman" w:cs="Times New Roman"/>
          <w:lang w:val="en-CA"/>
        </w:rPr>
        <w:t xml:space="preserve">conservative significance estimates </w:t>
      </w:r>
      <w:ins w:id="1043" w:author="Colleen Cassady St. Clair [2]" w:date="2021-06-07T18:14:00Z">
        <w:r w:rsidR="00414B9D">
          <w:rPr>
            <w:rFonts w:ascii="Times New Roman" w:hAnsi="Times New Roman" w:cs="Times New Roman"/>
            <w:lang w:val="en-CA"/>
          </w:rPr>
          <w:t>with</w:t>
        </w:r>
      </w:ins>
      <w:del w:id="1044" w:author="Colleen Cassady St. Clair [2]" w:date="2021-06-07T18:14:00Z">
        <w:r w:rsidDel="00414B9D">
          <w:rPr>
            <w:rFonts w:ascii="Times New Roman" w:hAnsi="Times New Roman" w:cs="Times New Roman"/>
            <w:lang w:val="en-CA"/>
          </w:rPr>
          <w:delText xml:space="preserve">(i.e. </w:delText>
        </w:r>
      </w:del>
      <w:r>
        <w:rPr>
          <w:rFonts w:ascii="Times New Roman" w:hAnsi="Times New Roman" w:cs="Times New Roman"/>
          <w:lang w:val="en-CA"/>
        </w:rPr>
        <w:t>99% confidence intervals</w:t>
      </w:r>
      <w:ins w:id="1045" w:author="Colleen Cassady St. Clair [2]" w:date="2021-06-07T18:14:00Z">
        <w:r w:rsidR="00414B9D">
          <w:rPr>
            <w:rFonts w:ascii="Times New Roman" w:hAnsi="Times New Roman" w:cs="Times New Roman"/>
            <w:lang w:val="en-CA"/>
          </w:rPr>
          <w:t xml:space="preserve">. </w:t>
        </w:r>
      </w:ins>
      <w:del w:id="1046" w:author="Colleen Cassady St. Clair [2]" w:date="2021-06-07T18:14:00Z">
        <w:r w:rsidDel="00414B9D">
          <w:rPr>
            <w:rFonts w:ascii="Times New Roman" w:hAnsi="Times New Roman" w:cs="Times New Roman"/>
            <w:lang w:val="en-CA"/>
          </w:rPr>
          <w:delText xml:space="preserve">) and propose that this may help avoid Type I errors from different subsets of reports being used in analyses. </w:delText>
        </w:r>
      </w:del>
      <w:r w:rsidRPr="00163DEE">
        <w:rPr>
          <w:rFonts w:ascii="Times New Roman" w:hAnsi="Times New Roman" w:cs="Times New Roman"/>
          <w:lang w:val="en-CA"/>
        </w:rPr>
        <w:t>Despite th</w:t>
      </w:r>
      <w:r>
        <w:rPr>
          <w:rFonts w:ascii="Times New Roman" w:hAnsi="Times New Roman" w:cs="Times New Roman"/>
          <w:lang w:val="en-CA"/>
        </w:rPr>
        <w:t xml:space="preserve">ese </w:t>
      </w:r>
      <w:del w:id="1047" w:author="Colleen Cassady St. Clair [2]" w:date="2021-06-07T18:15:00Z">
        <w:r w:rsidDel="00414B9D">
          <w:rPr>
            <w:rFonts w:ascii="Times New Roman" w:hAnsi="Times New Roman" w:cs="Times New Roman"/>
            <w:lang w:val="en-CA"/>
          </w:rPr>
          <w:delText>caveats</w:delText>
        </w:r>
      </w:del>
      <w:ins w:id="1048" w:author="Colleen Cassady St. Clair [2]" w:date="2021-06-07T18:15:00Z">
        <w:r w:rsidR="00414B9D">
          <w:rPr>
            <w:rFonts w:ascii="Times New Roman" w:hAnsi="Times New Roman" w:cs="Times New Roman"/>
            <w:lang w:val="en-CA"/>
          </w:rPr>
          <w:t>limitations</w:t>
        </w:r>
      </w:ins>
      <w:r>
        <w:rPr>
          <w:rFonts w:ascii="Times New Roman" w:hAnsi="Times New Roman" w:cs="Times New Roman"/>
          <w:lang w:val="en-CA"/>
        </w:rPr>
        <w:t xml:space="preserve">, </w:t>
      </w:r>
      <w:r w:rsidRPr="00163DEE">
        <w:rPr>
          <w:rFonts w:ascii="Times New Roman" w:hAnsi="Times New Roman" w:cs="Times New Roman"/>
          <w:lang w:val="en-CA"/>
        </w:rPr>
        <w:t xml:space="preserve">we </w:t>
      </w:r>
      <w:del w:id="1049" w:author="Colleen Cassady St. Clair [2]" w:date="2021-06-07T18:15:00Z">
        <w:r w:rsidRPr="00163DEE" w:rsidDel="00414B9D">
          <w:rPr>
            <w:rFonts w:ascii="Times New Roman" w:hAnsi="Times New Roman" w:cs="Times New Roman"/>
            <w:lang w:val="en-CA"/>
          </w:rPr>
          <w:delText xml:space="preserve">emphasize </w:delText>
        </w:r>
      </w:del>
      <w:ins w:id="1050" w:author="Colleen Cassady St. Clair [2]" w:date="2021-06-07T18:15:00Z">
        <w:r w:rsidR="00414B9D">
          <w:rPr>
            <w:rFonts w:ascii="Times New Roman" w:hAnsi="Times New Roman" w:cs="Times New Roman"/>
            <w:lang w:val="en-CA"/>
          </w:rPr>
          <w:t>join others in suggesting</w:t>
        </w:r>
        <w:r w:rsidR="00414B9D" w:rsidRPr="00163DEE">
          <w:rPr>
            <w:rFonts w:ascii="Times New Roman" w:hAnsi="Times New Roman" w:cs="Times New Roman"/>
            <w:lang w:val="en-CA"/>
          </w:rPr>
          <w:t xml:space="preserve"> </w:t>
        </w:r>
      </w:ins>
      <w:r w:rsidRPr="00163DEE">
        <w:rPr>
          <w:rFonts w:ascii="Times New Roman" w:hAnsi="Times New Roman" w:cs="Times New Roman"/>
          <w:lang w:val="en-CA"/>
        </w:rPr>
        <w:t>that community reporting databases</w:t>
      </w:r>
      <w:r>
        <w:rPr>
          <w:rFonts w:ascii="Times New Roman" w:hAnsi="Times New Roman" w:cs="Times New Roman"/>
          <w:lang w:val="en-CA"/>
        </w:rPr>
        <w:t xml:space="preserve"> </w:t>
      </w:r>
      <w:del w:id="1051" w:author="Colleen Cassady St. Clair [2]" w:date="2021-06-07T18:15:00Z">
        <w:r w:rsidDel="00414B9D">
          <w:rPr>
            <w:rFonts w:ascii="Times New Roman" w:hAnsi="Times New Roman" w:cs="Times New Roman"/>
            <w:lang w:val="en-CA"/>
          </w:rPr>
          <w:delText>such as ours</w:delText>
        </w:r>
        <w:r w:rsidRPr="00163DEE" w:rsidDel="00414B9D">
          <w:rPr>
            <w:rFonts w:ascii="Times New Roman" w:hAnsi="Times New Roman" w:cs="Times New Roman"/>
            <w:lang w:val="en-CA"/>
          </w:rPr>
          <w:delText xml:space="preserve"> </w:delText>
        </w:r>
        <w:r w:rsidDel="00414B9D">
          <w:rPr>
            <w:rFonts w:ascii="Times New Roman" w:hAnsi="Times New Roman" w:cs="Times New Roman"/>
            <w:lang w:val="en-CA"/>
          </w:rPr>
          <w:delText>provide invaluable sources</w:delText>
        </w:r>
      </w:del>
      <w:ins w:id="1052" w:author="Colleen Cassady St. Clair [2]" w:date="2021-06-07T18:15:00Z">
        <w:r w:rsidR="00414B9D">
          <w:rPr>
            <w:rFonts w:ascii="Times New Roman" w:hAnsi="Times New Roman" w:cs="Times New Roman"/>
            <w:lang w:val="en-CA"/>
          </w:rPr>
          <w:t>provide much relevant</w:t>
        </w:r>
      </w:ins>
      <w:del w:id="1053" w:author="Colleen Cassady St. Clair [2]" w:date="2021-06-07T18:15:00Z">
        <w:r w:rsidDel="00414B9D">
          <w:rPr>
            <w:rFonts w:ascii="Times New Roman" w:hAnsi="Times New Roman" w:cs="Times New Roman"/>
            <w:lang w:val="en-CA"/>
          </w:rPr>
          <w:delText xml:space="preserve"> of</w:delText>
        </w:r>
      </w:del>
      <w:r>
        <w:rPr>
          <w:rFonts w:ascii="Times New Roman" w:hAnsi="Times New Roman" w:cs="Times New Roman"/>
          <w:lang w:val="en-CA"/>
        </w:rPr>
        <w:t xml:space="preserve"> information </w:t>
      </w:r>
      <w:del w:id="1054" w:author="Colleen Cassady St. Clair [2]" w:date="2021-06-07T18:15:00Z">
        <w:r w:rsidDel="00414B9D">
          <w:rPr>
            <w:rFonts w:ascii="Times New Roman" w:hAnsi="Times New Roman" w:cs="Times New Roman"/>
            <w:lang w:val="en-CA"/>
          </w:rPr>
          <w:delText xml:space="preserve">on </w:delText>
        </w:r>
      </w:del>
      <w:ins w:id="1055" w:author="Colleen Cassady St. Clair [2]" w:date="2021-06-07T18:15:00Z">
        <w:r w:rsidR="00414B9D">
          <w:rPr>
            <w:rFonts w:ascii="Times New Roman" w:hAnsi="Times New Roman" w:cs="Times New Roman"/>
            <w:lang w:val="en-CA"/>
          </w:rPr>
          <w:t xml:space="preserve">about </w:t>
        </w:r>
      </w:ins>
      <w:r>
        <w:rPr>
          <w:rFonts w:ascii="Times New Roman" w:hAnsi="Times New Roman" w:cs="Times New Roman"/>
          <w:lang w:val="en-CA"/>
        </w:rPr>
        <w:t xml:space="preserve">human-coyote </w:t>
      </w:r>
      <w:ins w:id="1056" w:author="Colleen Cassady St. Clair [2]" w:date="2021-06-07T18:15:00Z">
        <w:r w:rsidR="00414B9D">
          <w:rPr>
            <w:rFonts w:ascii="Times New Roman" w:hAnsi="Times New Roman" w:cs="Times New Roman"/>
            <w:lang w:val="en-CA"/>
          </w:rPr>
          <w:t xml:space="preserve">interactions and </w:t>
        </w:r>
      </w:ins>
      <w:r>
        <w:rPr>
          <w:rFonts w:ascii="Times New Roman" w:hAnsi="Times New Roman" w:cs="Times New Roman"/>
          <w:lang w:val="en-CA"/>
        </w:rPr>
        <w:t xml:space="preserve">conflict </w:t>
      </w:r>
      <w:r w:rsidRPr="00163DEE">
        <w:rPr>
          <w:rFonts w:ascii="Times New Roman" w:hAnsi="Times New Roman" w:cs="Times New Roman"/>
          <w:noProof/>
          <w:lang w:val="en-CA"/>
        </w:rPr>
        <w:t>(Weckel et al. 2010)</w:t>
      </w:r>
      <w:ins w:id="1057" w:author="Colleen Cassady St. Clair [2]" w:date="2021-06-07T18:15:00Z">
        <w:r w:rsidR="00414B9D">
          <w:rPr>
            <w:rFonts w:ascii="Times New Roman" w:hAnsi="Times New Roman" w:cs="Times New Roman"/>
            <w:lang w:val="en-CA"/>
          </w:rPr>
          <w:t xml:space="preserve">, but that subsequent investigations would benefit from </w:t>
        </w:r>
      </w:ins>
      <w:del w:id="1058" w:author="Colleen Cassady St. Clair [2]" w:date="2021-06-07T18:15:00Z">
        <w:r w:rsidRPr="00163DEE" w:rsidDel="00414B9D">
          <w:rPr>
            <w:rFonts w:ascii="Times New Roman" w:hAnsi="Times New Roman" w:cs="Times New Roman"/>
            <w:lang w:val="en-CA"/>
          </w:rPr>
          <w:delText>.</w:delText>
        </w:r>
        <w:r w:rsidDel="00414B9D">
          <w:rPr>
            <w:rFonts w:ascii="Times New Roman" w:hAnsi="Times New Roman" w:cs="Times New Roman"/>
            <w:lang w:val="en-CA"/>
          </w:rPr>
          <w:delText xml:space="preserve"> </w:delText>
        </w:r>
      </w:del>
      <w:del w:id="1059" w:author="Colleen Cassady St. Clair [2]" w:date="2021-06-07T18:16:00Z">
        <w:r w:rsidDel="00414B9D">
          <w:rPr>
            <w:rFonts w:ascii="Times New Roman" w:hAnsi="Times New Roman" w:cs="Times New Roman"/>
            <w:lang w:val="en-CA"/>
          </w:rPr>
          <w:delText xml:space="preserve">Furthermore, we </w:delText>
        </w:r>
        <w:r w:rsidDel="00414B9D">
          <w:rPr>
            <w:rFonts w:ascii="Times New Roman" w:hAnsi="Times New Roman" w:cs="Times New Roman"/>
            <w:lang w:val="en-CA"/>
          </w:rPr>
          <w:lastRenderedPageBreak/>
          <w:delText xml:space="preserve">suggest that new reporting systems should </w:delText>
        </w:r>
      </w:del>
      <w:r>
        <w:rPr>
          <w:rFonts w:ascii="Times New Roman" w:hAnsi="Times New Roman" w:cs="Times New Roman"/>
          <w:lang w:val="en-CA"/>
        </w:rPr>
        <w:t>prompt</w:t>
      </w:r>
      <w:ins w:id="1060" w:author="Colleen Cassady St. Clair [2]" w:date="2021-06-07T18:16:00Z">
        <w:r w:rsidR="00414B9D">
          <w:rPr>
            <w:rFonts w:ascii="Times New Roman" w:hAnsi="Times New Roman" w:cs="Times New Roman"/>
            <w:lang w:val="en-CA"/>
          </w:rPr>
          <w:t>ing</w:t>
        </w:r>
      </w:ins>
      <w:r>
        <w:rPr>
          <w:rFonts w:ascii="Times New Roman" w:hAnsi="Times New Roman" w:cs="Times New Roman"/>
          <w:lang w:val="en-CA"/>
        </w:rPr>
        <w:t xml:space="preserve"> reporters to provide more </w:t>
      </w:r>
      <w:ins w:id="1061" w:author="Colleen Cassady St. Clair [2]" w:date="2021-06-07T18:16:00Z">
        <w:r w:rsidR="00414B9D">
          <w:rPr>
            <w:rFonts w:ascii="Times New Roman" w:hAnsi="Times New Roman" w:cs="Times New Roman"/>
            <w:lang w:val="en-CA"/>
          </w:rPr>
          <w:t xml:space="preserve">specific </w:t>
        </w:r>
      </w:ins>
      <w:r>
        <w:rPr>
          <w:rFonts w:ascii="Times New Roman" w:hAnsi="Times New Roman" w:cs="Times New Roman"/>
          <w:lang w:val="en-CA"/>
        </w:rPr>
        <w:t xml:space="preserve">information </w:t>
      </w:r>
      <w:del w:id="1062" w:author="Colleen Cassady St. Clair [2]" w:date="2021-06-07T18:16:00Z">
        <w:r w:rsidDel="00414B9D">
          <w:rPr>
            <w:rFonts w:ascii="Times New Roman" w:hAnsi="Times New Roman" w:cs="Times New Roman"/>
            <w:lang w:val="en-CA"/>
          </w:rPr>
          <w:delText>when making</w:delText>
        </w:r>
      </w:del>
      <w:ins w:id="1063" w:author="Colleen Cassady St. Clair [2]" w:date="2021-06-07T18:16:00Z">
        <w:r w:rsidR="00414B9D">
          <w:rPr>
            <w:rFonts w:ascii="Times New Roman" w:hAnsi="Times New Roman" w:cs="Times New Roman"/>
            <w:lang w:val="en-CA"/>
          </w:rPr>
          <w:t>in</w:t>
        </w:r>
      </w:ins>
      <w:r>
        <w:rPr>
          <w:rFonts w:ascii="Times New Roman" w:hAnsi="Times New Roman" w:cs="Times New Roman"/>
          <w:lang w:val="en-CA"/>
        </w:rPr>
        <w:t xml:space="preserve"> reports</w:t>
      </w:r>
      <w:del w:id="1064" w:author="Colleen Cassady St. Clair [2]" w:date="2021-06-07T18:16:00Z">
        <w:r w:rsidDel="00414B9D">
          <w:rPr>
            <w:rFonts w:ascii="Times New Roman" w:hAnsi="Times New Roman" w:cs="Times New Roman"/>
            <w:lang w:val="en-CA"/>
          </w:rPr>
          <w:delText>, for example, providing categories for people to identify coyote behaviour, human perceptions, or other variables of interest</w:delText>
        </w:r>
      </w:del>
      <w:ins w:id="1065" w:author="Colleen Cassady St. Clair [2]" w:date="2021-06-07T18:16:00Z">
        <w:r w:rsidR="00414B9D">
          <w:rPr>
            <w:rFonts w:ascii="Times New Roman" w:hAnsi="Times New Roman" w:cs="Times New Roman"/>
            <w:lang w:val="en-CA"/>
          </w:rPr>
          <w:t xml:space="preserve"> to support analyses that are anticipated a priori</w:t>
        </w:r>
      </w:ins>
      <w:ins w:id="1066" w:author="Colleen Cassady St. Clair [2]" w:date="2021-06-07T18:17:00Z">
        <w:r w:rsidR="00414B9D">
          <w:rPr>
            <w:rFonts w:ascii="Times New Roman" w:hAnsi="Times New Roman" w:cs="Times New Roman"/>
            <w:lang w:val="en-CA"/>
          </w:rPr>
          <w:t xml:space="preserve"> by research teams that include biologists, social scientists, and wildlife managers</w:t>
        </w:r>
      </w:ins>
      <w:r>
        <w:rPr>
          <w:rFonts w:ascii="Times New Roman" w:hAnsi="Times New Roman" w:cs="Times New Roman"/>
          <w:lang w:val="en-CA"/>
        </w:rPr>
        <w:t xml:space="preserve">. </w:t>
      </w:r>
      <w:del w:id="1067" w:author="Colleen Cassady St. Clair [2]" w:date="2021-06-07T18:17:00Z">
        <w:r w:rsidDel="00414B9D">
          <w:rPr>
            <w:rFonts w:ascii="Times New Roman" w:hAnsi="Times New Roman" w:cs="Times New Roman"/>
            <w:lang w:val="en-CA"/>
          </w:rPr>
          <w:delText xml:space="preserve">The creation of reporting systems should be led by interdisciplinary teams including social scientists, biologists and wildlife managers, to design proper reporting interfaces to minimize bias and maximize the information gained from reports. </w:delText>
        </w:r>
      </w:del>
    </w:p>
    <w:p w14:paraId="09A7A45A" w14:textId="6F9E98DF" w:rsidR="00431167" w:rsidRDefault="00431167" w:rsidP="00315B74">
      <w:pPr>
        <w:spacing w:line="480" w:lineRule="auto"/>
        <w:rPr>
          <w:rFonts w:ascii="Times New Roman" w:hAnsi="Times New Roman" w:cs="Times New Roman"/>
          <w:lang w:val="en-CA"/>
        </w:rPr>
      </w:pPr>
      <w:r>
        <w:rPr>
          <w:rFonts w:ascii="Times New Roman" w:hAnsi="Times New Roman" w:cs="Times New Roman"/>
          <w:lang w:val="en-CA"/>
        </w:rPr>
        <w:tab/>
      </w:r>
      <w:ins w:id="1068" w:author="Colleen Cassady St. Clair [2]" w:date="2021-06-07T18:19:00Z">
        <w:r w:rsidR="00414B9D">
          <w:rPr>
            <w:rFonts w:ascii="Times New Roman" w:hAnsi="Times New Roman" w:cs="Times New Roman"/>
            <w:lang w:val="en-CA"/>
          </w:rPr>
          <w:t>Despite these limitations, o</w:t>
        </w:r>
      </w:ins>
      <w:del w:id="1069" w:author="Colleen Cassady St. Clair [2]" w:date="2021-06-07T18:19:00Z">
        <w:r w:rsidDel="00414B9D">
          <w:rPr>
            <w:rFonts w:ascii="Times New Roman" w:hAnsi="Times New Roman" w:cs="Times New Roman"/>
            <w:lang w:val="en-CA"/>
          </w:rPr>
          <w:delText>O</w:delText>
        </w:r>
      </w:del>
      <w:r>
        <w:rPr>
          <w:rFonts w:ascii="Times New Roman" w:hAnsi="Times New Roman" w:cs="Times New Roman"/>
          <w:lang w:val="en-CA"/>
        </w:rPr>
        <w:t xml:space="preserve">ur findings </w:t>
      </w:r>
      <w:del w:id="1070" w:author="Colleen Cassady St. Clair [2]" w:date="2021-06-07T18:19:00Z">
        <w:r w:rsidDel="00414B9D">
          <w:rPr>
            <w:rFonts w:ascii="Times New Roman" w:hAnsi="Times New Roman" w:cs="Times New Roman"/>
            <w:lang w:val="en-CA"/>
          </w:rPr>
          <w:delText xml:space="preserve">indicate that several </w:delText>
        </w:r>
      </w:del>
      <w:commentRangeStart w:id="1071"/>
      <w:ins w:id="1072" w:author="Colleen Cassady St. Clair [2]" w:date="2021-06-07T18:19:00Z">
        <w:r w:rsidR="00414B9D">
          <w:rPr>
            <w:rFonts w:ascii="Times New Roman" w:hAnsi="Times New Roman" w:cs="Times New Roman"/>
            <w:lang w:val="en-CA"/>
          </w:rPr>
          <w:t>support</w:t>
        </w:r>
        <w:commentRangeEnd w:id="1071"/>
        <w:r w:rsidR="00414B9D">
          <w:rPr>
            <w:rStyle w:val="CommentReference"/>
          </w:rPr>
          <w:commentReference w:id="1071"/>
        </w:r>
        <w:r w:rsidR="00414B9D">
          <w:rPr>
            <w:rFonts w:ascii="Times New Roman" w:hAnsi="Times New Roman" w:cs="Times New Roman"/>
            <w:lang w:val="en-CA"/>
          </w:rPr>
          <w:t xml:space="preserve"> several of the </w:t>
        </w:r>
      </w:ins>
      <w:r>
        <w:rPr>
          <w:rFonts w:ascii="Times New Roman" w:hAnsi="Times New Roman" w:cs="Times New Roman"/>
          <w:lang w:val="en-CA"/>
        </w:rPr>
        <w:t xml:space="preserve">management actions </w:t>
      </w:r>
      <w:del w:id="1073" w:author="Colleen Cassady St. Clair [2]" w:date="2021-06-07T18:19:00Z">
        <w:r w:rsidDel="00414B9D">
          <w:rPr>
            <w:rFonts w:ascii="Times New Roman" w:hAnsi="Times New Roman" w:cs="Times New Roman"/>
            <w:lang w:val="en-CA"/>
          </w:rPr>
          <w:delText xml:space="preserve">should be </w:delText>
        </w:r>
      </w:del>
      <w:ins w:id="1074" w:author="Colleen Cassady St. Clair [2]" w:date="2021-06-07T18:19:00Z">
        <w:r w:rsidR="00414B9D">
          <w:rPr>
            <w:rFonts w:ascii="Times New Roman" w:hAnsi="Times New Roman" w:cs="Times New Roman"/>
            <w:lang w:val="en-CA"/>
          </w:rPr>
          <w:t xml:space="preserve">that are already being </w:t>
        </w:r>
      </w:ins>
      <w:r>
        <w:rPr>
          <w:rFonts w:ascii="Times New Roman" w:hAnsi="Times New Roman" w:cs="Times New Roman"/>
          <w:lang w:val="en-CA"/>
        </w:rPr>
        <w:t xml:space="preserve">implemented </w:t>
      </w:r>
      <w:ins w:id="1075" w:author="Colleen Cassady St. Clair [2]" w:date="2021-06-07T18:19:00Z">
        <w:r w:rsidR="00414B9D">
          <w:rPr>
            <w:rFonts w:ascii="Times New Roman" w:hAnsi="Times New Roman" w:cs="Times New Roman"/>
            <w:lang w:val="en-CA"/>
          </w:rPr>
          <w:t xml:space="preserve">in our study area and elsewhere </w:t>
        </w:r>
      </w:ins>
      <w:r>
        <w:rPr>
          <w:rFonts w:ascii="Times New Roman" w:hAnsi="Times New Roman" w:cs="Times New Roman"/>
          <w:lang w:val="en-CA"/>
        </w:rPr>
        <w:t xml:space="preserve">to reduce conflict between humans and coyotes. </w:t>
      </w:r>
      <w:del w:id="1076" w:author="Colleen Cassady St. Clair [2]" w:date="2021-06-07T18:20:00Z">
        <w:r w:rsidDel="00414B9D">
          <w:rPr>
            <w:rFonts w:ascii="Times New Roman" w:hAnsi="Times New Roman" w:cs="Times New Roman"/>
            <w:lang w:val="en-CA"/>
          </w:rPr>
          <w:delText xml:space="preserve">We found that the landscape variables predicting greater actual and perceived risk differed, and we suggest that management actions should be implemented accordingly. </w:delText>
        </w:r>
      </w:del>
      <w:ins w:id="1077" w:author="Colleen Cassady St. Clair [2]" w:date="2021-06-07T18:20:00Z">
        <w:r w:rsidR="00414B9D">
          <w:rPr>
            <w:rFonts w:ascii="Times New Roman" w:hAnsi="Times New Roman" w:cs="Times New Roman"/>
            <w:lang w:val="en-CA"/>
          </w:rPr>
          <w:t>If coyote boldness is generally higher i</w:t>
        </w:r>
      </w:ins>
      <w:del w:id="1078" w:author="Colleen Cassady St. Clair [2]" w:date="2021-06-07T18:20:00Z">
        <w:r w:rsidDel="00414B9D">
          <w:rPr>
            <w:rFonts w:ascii="Times New Roman" w:hAnsi="Times New Roman" w:cs="Times New Roman"/>
            <w:lang w:val="en-CA"/>
          </w:rPr>
          <w:delText>I</w:delText>
        </w:r>
      </w:del>
      <w:r>
        <w:rPr>
          <w:rFonts w:ascii="Times New Roman" w:hAnsi="Times New Roman" w:cs="Times New Roman"/>
          <w:lang w:val="en-CA"/>
        </w:rPr>
        <w:t>n open areas</w:t>
      </w:r>
      <w:del w:id="1079" w:author="Colleen Cassady St. Clair [2]" w:date="2021-06-07T18:20:00Z">
        <w:r w:rsidDel="00414B9D">
          <w:rPr>
            <w:rFonts w:ascii="Times New Roman" w:hAnsi="Times New Roman" w:cs="Times New Roman"/>
            <w:lang w:val="en-CA"/>
          </w:rPr>
          <w:delText>, where there is a greater actual risk presented by coyotes to</w:delText>
        </w:r>
      </w:del>
      <w:ins w:id="1080" w:author="Colleen Cassady St. Clair [2]" w:date="2021-06-07T18:20:00Z">
        <w:r w:rsidR="00414B9D">
          <w:rPr>
            <w:rFonts w:ascii="Times New Roman" w:hAnsi="Times New Roman" w:cs="Times New Roman"/>
            <w:lang w:val="en-CA"/>
          </w:rPr>
          <w:t xml:space="preserve"> presenting greater risk to</w:t>
        </w:r>
      </w:ins>
      <w:r>
        <w:rPr>
          <w:rFonts w:ascii="Times New Roman" w:hAnsi="Times New Roman" w:cs="Times New Roman"/>
          <w:lang w:val="en-CA"/>
        </w:rPr>
        <w:t xml:space="preserve"> human and pet safety </w:t>
      </w:r>
      <w:r>
        <w:rPr>
          <w:rFonts w:ascii="Times New Roman" w:hAnsi="Times New Roman" w:cs="Times New Roman"/>
          <w:noProof/>
          <w:lang w:val="en-CA"/>
        </w:rPr>
        <w:t>(Poessel et al. 2013; Wine et al. 2015)</w:t>
      </w:r>
      <w:r>
        <w:rPr>
          <w:rFonts w:ascii="Times New Roman" w:hAnsi="Times New Roman" w:cs="Times New Roman"/>
          <w:lang w:val="en-CA"/>
        </w:rPr>
        <w:t>,</w:t>
      </w:r>
      <w:ins w:id="1081" w:author="Colleen Cassady St. Clair [2]" w:date="2021-06-07T18:21:00Z">
        <w:r w:rsidR="00414B9D">
          <w:rPr>
            <w:rFonts w:ascii="Times New Roman" w:hAnsi="Times New Roman" w:cs="Times New Roman"/>
            <w:lang w:val="en-CA"/>
          </w:rPr>
          <w:t xml:space="preserve"> management might target these areas for public education</w:t>
        </w:r>
      </w:ins>
      <w:ins w:id="1082" w:author="Colleen Cassady St. Clair [2]" w:date="2021-06-07T18:26:00Z">
        <w:r w:rsidR="00971A41">
          <w:rPr>
            <w:rFonts w:ascii="Times New Roman" w:hAnsi="Times New Roman" w:cs="Times New Roman"/>
            <w:lang w:val="en-CA"/>
          </w:rPr>
          <w:t xml:space="preserve"> (ref)</w:t>
        </w:r>
      </w:ins>
      <w:ins w:id="1083" w:author="Colleen Cassady St. Clair [2]" w:date="2021-06-07T18:21:00Z">
        <w:r w:rsidR="00414B9D">
          <w:rPr>
            <w:rFonts w:ascii="Times New Roman" w:hAnsi="Times New Roman" w:cs="Times New Roman"/>
            <w:lang w:val="en-CA"/>
          </w:rPr>
          <w:t>, attractant removal</w:t>
        </w:r>
      </w:ins>
      <w:ins w:id="1084" w:author="Colleen Cassady St. Clair [2]" w:date="2021-06-07T18:26:00Z">
        <w:r w:rsidR="00971A41">
          <w:rPr>
            <w:rFonts w:ascii="Times New Roman" w:hAnsi="Times New Roman" w:cs="Times New Roman"/>
            <w:lang w:val="en-CA"/>
          </w:rPr>
          <w:t xml:space="preserve"> (ref)</w:t>
        </w:r>
      </w:ins>
      <w:ins w:id="1085" w:author="Colleen Cassady St. Clair [2]" w:date="2021-06-07T18:21:00Z">
        <w:r w:rsidR="00414B9D">
          <w:rPr>
            <w:rFonts w:ascii="Times New Roman" w:hAnsi="Times New Roman" w:cs="Times New Roman"/>
            <w:lang w:val="en-CA"/>
          </w:rPr>
          <w:t xml:space="preserve">, </w:t>
        </w:r>
      </w:ins>
      <w:ins w:id="1086" w:author="Colleen Cassady St. Clair [2]" w:date="2021-06-07T18:26:00Z">
        <w:r w:rsidR="00971A41">
          <w:rPr>
            <w:rFonts w:ascii="Times New Roman" w:hAnsi="Times New Roman" w:cs="Times New Roman"/>
            <w:lang w:val="en-CA"/>
          </w:rPr>
          <w:t xml:space="preserve">and </w:t>
        </w:r>
      </w:ins>
      <w:ins w:id="1087" w:author="Colleen Cassady St. Clair [2]" w:date="2021-06-07T18:21:00Z">
        <w:r w:rsidR="00414B9D">
          <w:rPr>
            <w:rFonts w:ascii="Times New Roman" w:hAnsi="Times New Roman" w:cs="Times New Roman"/>
            <w:lang w:val="en-CA"/>
          </w:rPr>
          <w:t xml:space="preserve">aversive conditioning programs </w:t>
        </w:r>
      </w:ins>
      <w:ins w:id="1088" w:author="Colleen Cassady St. Clair [2]" w:date="2021-06-07T18:27:00Z">
        <w:r w:rsidR="00971A41">
          <w:rPr>
            <w:rFonts w:ascii="Times New Roman" w:hAnsi="Times New Roman" w:cs="Times New Roman"/>
            <w:noProof/>
            <w:lang w:val="en-CA"/>
          </w:rPr>
          <w:t>(Bonnell &amp; Breck 2017; Breck et al. 2017)</w:t>
        </w:r>
      </w:ins>
      <w:ins w:id="1089" w:author="Colleen Cassady St. Clair [2]" w:date="2021-06-07T18:21:00Z">
        <w:r w:rsidR="00414B9D">
          <w:rPr>
            <w:rFonts w:ascii="Times New Roman" w:hAnsi="Times New Roman" w:cs="Times New Roman"/>
            <w:lang w:val="en-CA"/>
          </w:rPr>
          <w:t xml:space="preserve">. </w:t>
        </w:r>
      </w:ins>
      <w:r>
        <w:rPr>
          <w:rFonts w:ascii="Times New Roman" w:hAnsi="Times New Roman" w:cs="Times New Roman"/>
          <w:lang w:val="en-CA"/>
        </w:rPr>
        <w:t xml:space="preserve"> </w:t>
      </w:r>
      <w:commentRangeStart w:id="1090"/>
      <w:r>
        <w:rPr>
          <w:rFonts w:ascii="Times New Roman" w:hAnsi="Times New Roman" w:cs="Times New Roman"/>
          <w:lang w:val="en-CA"/>
        </w:rPr>
        <w:t>we suggest that management actions should focus on reducing the likelihood of negative interactions with public education campaigns to reduce conflicts with pets</w:t>
      </w:r>
      <w:commentRangeEnd w:id="1090"/>
      <w:r w:rsidR="00A81D22">
        <w:rPr>
          <w:rStyle w:val="CommentReference"/>
        </w:rPr>
        <w:commentReference w:id="1090"/>
      </w:r>
      <w:r>
        <w:rPr>
          <w:rFonts w:ascii="Times New Roman" w:hAnsi="Times New Roman" w:cs="Times New Roman"/>
          <w:lang w:val="en-CA"/>
        </w:rPr>
        <w:t xml:space="preserve">, increase awareness of </w:t>
      </w:r>
      <w:commentRangeStart w:id="1091"/>
      <w:r>
        <w:rPr>
          <w:rFonts w:ascii="Times New Roman" w:hAnsi="Times New Roman" w:cs="Times New Roman"/>
          <w:lang w:val="en-CA"/>
        </w:rPr>
        <w:t>hazing techniques</w:t>
      </w:r>
      <w:commentRangeEnd w:id="1091"/>
      <w:r w:rsidR="00A81D22">
        <w:rPr>
          <w:rStyle w:val="CommentReference"/>
        </w:rPr>
        <w:commentReference w:id="1091"/>
      </w:r>
      <w:r>
        <w:rPr>
          <w:rFonts w:ascii="Times New Roman" w:hAnsi="Times New Roman" w:cs="Times New Roman"/>
          <w:lang w:val="en-CA"/>
        </w:rPr>
        <w:t xml:space="preserve">, and, when necessary, the targeted removal of problem individuals </w:t>
      </w:r>
      <w:r>
        <w:rPr>
          <w:rFonts w:ascii="Times New Roman" w:hAnsi="Times New Roman" w:cs="Times New Roman"/>
          <w:noProof/>
          <w:lang w:val="en-CA"/>
        </w:rPr>
        <w:t>(Fox 2006; Baker &amp; Timm 2017; Breck et al. 2017)</w:t>
      </w:r>
      <w:r>
        <w:rPr>
          <w:rFonts w:ascii="Times New Roman" w:hAnsi="Times New Roman" w:cs="Times New Roman"/>
          <w:lang w:val="en-CA"/>
        </w:rPr>
        <w:t xml:space="preserve">. </w:t>
      </w:r>
      <w:ins w:id="1092" w:author="Colleen Cassady St. Clair [2]" w:date="2021-06-07T18:24:00Z">
        <w:r w:rsidR="00971A41">
          <w:rPr>
            <w:rFonts w:ascii="Times New Roman" w:hAnsi="Times New Roman" w:cs="Times New Roman"/>
            <w:lang w:val="en-CA"/>
          </w:rPr>
          <w:t>Proactive management should aim to limit coyote use of residential areas</w:t>
        </w:r>
      </w:ins>
      <w:ins w:id="1093" w:author="Colleen Cassady St. Clair [2]" w:date="2021-06-07T18:25:00Z">
        <w:r w:rsidR="00971A41">
          <w:rPr>
            <w:rFonts w:ascii="Times New Roman" w:hAnsi="Times New Roman" w:cs="Times New Roman"/>
            <w:lang w:val="en-CA"/>
          </w:rPr>
          <w:t xml:space="preserve"> (Murray and St. Clair 2017)</w:t>
        </w:r>
      </w:ins>
      <w:ins w:id="1094" w:author="Colleen Cassady St. Clair [2]" w:date="2021-06-07T18:24:00Z">
        <w:r w:rsidR="00971A41">
          <w:rPr>
            <w:rFonts w:ascii="Times New Roman" w:hAnsi="Times New Roman" w:cs="Times New Roman"/>
            <w:lang w:val="en-CA"/>
          </w:rPr>
          <w:t>, but if these fail and</w:t>
        </w:r>
      </w:ins>
      <w:ins w:id="1095" w:author="Colleen Cassady St. Clair [2]" w:date="2021-06-07T18:23:00Z">
        <w:r w:rsidR="00414B9D">
          <w:rPr>
            <w:rFonts w:ascii="Times New Roman" w:hAnsi="Times New Roman" w:cs="Times New Roman"/>
            <w:lang w:val="en-CA"/>
          </w:rPr>
          <w:t xml:space="preserve"> </w:t>
        </w:r>
      </w:ins>
      <w:ins w:id="1096" w:author="Colleen Cassady St. Clair [2]" w:date="2021-06-07T18:22:00Z">
        <w:r w:rsidR="00414B9D">
          <w:rPr>
            <w:rFonts w:ascii="Times New Roman" w:hAnsi="Times New Roman" w:cs="Times New Roman"/>
            <w:lang w:val="en-CA"/>
          </w:rPr>
          <w:t xml:space="preserve">clusters of highly aggressive coyote behaviour </w:t>
        </w:r>
      </w:ins>
      <w:ins w:id="1097" w:author="Colleen Cassady St. Clair [2]" w:date="2021-06-07T18:23:00Z">
        <w:r w:rsidR="00971A41">
          <w:rPr>
            <w:rFonts w:ascii="Times New Roman" w:hAnsi="Times New Roman" w:cs="Times New Roman"/>
            <w:lang w:val="en-CA"/>
          </w:rPr>
          <w:t xml:space="preserve">occur, </w:t>
        </w:r>
      </w:ins>
      <w:ins w:id="1098" w:author="Colleen Cassady St. Clair [2]" w:date="2021-06-07T18:22:00Z">
        <w:r w:rsidR="00414B9D">
          <w:rPr>
            <w:rFonts w:ascii="Times New Roman" w:hAnsi="Times New Roman" w:cs="Times New Roman"/>
            <w:lang w:val="en-CA"/>
          </w:rPr>
          <w:t>targeted removal of problem individuals</w:t>
        </w:r>
      </w:ins>
      <w:ins w:id="1099" w:author="Colleen Cassady St. Clair [2]" w:date="2021-06-07T18:24:00Z">
        <w:r w:rsidR="00971A41">
          <w:rPr>
            <w:rFonts w:ascii="Times New Roman" w:hAnsi="Times New Roman" w:cs="Times New Roman"/>
            <w:lang w:val="en-CA"/>
          </w:rPr>
          <w:t xml:space="preserve"> may be necessary</w:t>
        </w:r>
      </w:ins>
      <w:ins w:id="1100" w:author="Colleen Cassady St. Clair [2]" w:date="2021-06-07T18:23:00Z">
        <w:r w:rsidR="00414B9D">
          <w:rPr>
            <w:rFonts w:ascii="Times New Roman" w:hAnsi="Times New Roman" w:cs="Times New Roman"/>
            <w:lang w:val="en-CA"/>
          </w:rPr>
          <w:t xml:space="preserve"> (</w:t>
        </w:r>
      </w:ins>
      <w:ins w:id="1101" w:author="Colleen Cassady St. Clair [2]" w:date="2021-06-07T18:25:00Z">
        <w:r w:rsidR="00971A41">
          <w:rPr>
            <w:rFonts w:ascii="Times New Roman" w:hAnsi="Times New Roman" w:cs="Times New Roman"/>
            <w:lang w:val="en-CA"/>
          </w:rPr>
          <w:t>Breck ref</w:t>
        </w:r>
      </w:ins>
      <w:ins w:id="1102" w:author="Colleen Cassady St. Clair [2]" w:date="2021-06-07T18:23:00Z">
        <w:r w:rsidR="00414B9D">
          <w:rPr>
            <w:rFonts w:ascii="Times New Roman" w:hAnsi="Times New Roman" w:cs="Times New Roman"/>
            <w:lang w:val="en-CA"/>
          </w:rPr>
          <w:t xml:space="preserve">). </w:t>
        </w:r>
      </w:ins>
      <w:del w:id="1103" w:author="Colleen Cassady St. Clair [2]" w:date="2021-06-07T18:26:00Z">
        <w:r w:rsidDel="00971A41">
          <w:rPr>
            <w:rFonts w:ascii="Times New Roman" w:hAnsi="Times New Roman" w:cs="Times New Roman"/>
            <w:lang w:val="en-CA"/>
          </w:rPr>
          <w:delText xml:space="preserve">Human perceptions are more negative in residential areas, despite building density predicting a decrease in negative coyote behaviours, suggesting that public </w:delText>
        </w:r>
        <w:r w:rsidDel="00971A41">
          <w:rPr>
            <w:rFonts w:ascii="Times New Roman" w:hAnsi="Times New Roman" w:cs="Times New Roman"/>
            <w:lang w:val="en-CA"/>
          </w:rPr>
          <w:lastRenderedPageBreak/>
          <w:delText xml:space="preserve">tolerance of coyotes is lowest in residential areas and their presence should be limited when possible. Murray et al. </w:delText>
        </w:r>
        <w:r w:rsidDel="00971A41">
          <w:rPr>
            <w:rFonts w:ascii="Times New Roman" w:hAnsi="Times New Roman" w:cs="Times New Roman"/>
            <w:noProof/>
            <w:lang w:val="en-CA"/>
          </w:rPr>
          <w:delText>(2017)</w:delText>
        </w:r>
        <w:r w:rsidDel="00971A41">
          <w:rPr>
            <w:rFonts w:ascii="Times New Roman" w:hAnsi="Times New Roman" w:cs="Times New Roman"/>
            <w:lang w:val="en-CA"/>
          </w:rPr>
          <w:delText xml:space="preserve"> identified several features that can attract urban coyotes to residential yards; reducing food attractants like bird seed or compost through public education campaigns or policy changes could help reduce coyote presence in problem areas. Community-based hazing campaigns may also provide a solution by targeting residential areas where coyote presence is considered unacceptable, and also empowering and educating the local community</w:delText>
        </w:r>
      </w:del>
      <w:del w:id="1104" w:author="Colleen Cassady St. Clair [2]" w:date="2021-06-07T18:27:00Z">
        <w:r w:rsidDel="00971A41">
          <w:rPr>
            <w:rFonts w:ascii="Times New Roman" w:hAnsi="Times New Roman" w:cs="Times New Roman"/>
            <w:lang w:val="en-CA"/>
          </w:rPr>
          <w:delText xml:space="preserve"> </w:delText>
        </w:r>
        <w:r w:rsidDel="00971A41">
          <w:rPr>
            <w:rFonts w:ascii="Times New Roman" w:hAnsi="Times New Roman" w:cs="Times New Roman"/>
            <w:noProof/>
            <w:lang w:val="en-CA"/>
          </w:rPr>
          <w:delText>(Bonnell &amp; Breck 2017; Breck et al. 2017)</w:delText>
        </w:r>
      </w:del>
      <w:r>
        <w:rPr>
          <w:rFonts w:ascii="Times New Roman" w:hAnsi="Times New Roman" w:cs="Times New Roman"/>
          <w:lang w:val="en-CA"/>
        </w:rPr>
        <w:t xml:space="preserve">. Management efforts </w:t>
      </w:r>
      <w:del w:id="1105" w:author="Colleen Cassady St. Clair [2]" w:date="2021-06-07T18:27:00Z">
        <w:r w:rsidDel="00971A41">
          <w:rPr>
            <w:rFonts w:ascii="Times New Roman" w:hAnsi="Times New Roman" w:cs="Times New Roman"/>
            <w:lang w:val="en-CA"/>
          </w:rPr>
          <w:delText>should also be temporally strategic to mitigate the higher levels of risk</w:delText>
        </w:r>
      </w:del>
      <w:ins w:id="1106" w:author="Colleen Cassady St. Clair [2]" w:date="2021-06-07T18:27:00Z">
        <w:r w:rsidR="00971A41">
          <w:rPr>
            <w:rFonts w:ascii="Times New Roman" w:hAnsi="Times New Roman" w:cs="Times New Roman"/>
            <w:lang w:val="en-CA"/>
          </w:rPr>
          <w:t>might be increased before and</w:t>
        </w:r>
      </w:ins>
      <w:r>
        <w:rPr>
          <w:rFonts w:ascii="Times New Roman" w:hAnsi="Times New Roman" w:cs="Times New Roman"/>
          <w:lang w:val="en-CA"/>
        </w:rPr>
        <w:t xml:space="preserve"> during the pup-rearing season, </w:t>
      </w:r>
      <w:del w:id="1107" w:author="Colleen Cassady St. Clair [2]" w:date="2021-06-07T18:28:00Z">
        <w:r w:rsidDel="00971A41">
          <w:rPr>
            <w:rFonts w:ascii="Times New Roman" w:hAnsi="Times New Roman" w:cs="Times New Roman"/>
            <w:lang w:val="en-CA"/>
          </w:rPr>
          <w:delText>which has been</w:delText>
        </w:r>
      </w:del>
      <w:ins w:id="1108" w:author="Colleen Cassady St. Clair [2]" w:date="2021-06-07T18:28:00Z">
        <w:r w:rsidR="00971A41">
          <w:rPr>
            <w:rFonts w:ascii="Times New Roman" w:hAnsi="Times New Roman" w:cs="Times New Roman"/>
            <w:lang w:val="en-CA"/>
          </w:rPr>
          <w:t>to minimize conflict then that was</w:t>
        </w:r>
      </w:ins>
      <w:r>
        <w:rPr>
          <w:rFonts w:ascii="Times New Roman" w:hAnsi="Times New Roman" w:cs="Times New Roman"/>
          <w:lang w:val="en-CA"/>
        </w:rPr>
        <w:t xml:space="preserve"> identified in our study and others </w:t>
      </w:r>
      <w:r>
        <w:rPr>
          <w:rFonts w:ascii="Times New Roman" w:hAnsi="Times New Roman" w:cs="Times New Roman"/>
          <w:noProof/>
          <w:lang w:val="en-CA"/>
        </w:rPr>
        <w:t>(Lukasik &amp; Alexander 2011)</w:t>
      </w:r>
      <w:r>
        <w:rPr>
          <w:rFonts w:ascii="Times New Roman" w:hAnsi="Times New Roman" w:cs="Times New Roman"/>
          <w:lang w:val="en-CA"/>
        </w:rPr>
        <w:t xml:space="preserve">. </w:t>
      </w:r>
      <w:del w:id="1109" w:author="Colleen Cassady St. Clair [2]" w:date="2021-06-07T18:28:00Z">
        <w:r w:rsidDel="00971A41">
          <w:rPr>
            <w:rFonts w:ascii="Times New Roman" w:hAnsi="Times New Roman" w:cs="Times New Roman"/>
            <w:lang w:val="en-CA"/>
          </w:rPr>
          <w:delText>Prioritizing public education campaigns prior to and during the pup-rearing season may help reduce conflict by</w:delText>
        </w:r>
      </w:del>
      <w:ins w:id="1110" w:author="Colleen Cassady St. Clair [2]" w:date="2021-06-07T18:28:00Z">
        <w:r w:rsidR="00971A41">
          <w:rPr>
            <w:rFonts w:ascii="Times New Roman" w:hAnsi="Times New Roman" w:cs="Times New Roman"/>
            <w:lang w:val="en-CA"/>
          </w:rPr>
          <w:t>Important management messages might include the need to</w:t>
        </w:r>
      </w:ins>
      <w:r>
        <w:rPr>
          <w:rFonts w:ascii="Times New Roman" w:hAnsi="Times New Roman" w:cs="Times New Roman"/>
          <w:lang w:val="en-CA"/>
        </w:rPr>
        <w:t xml:space="preserve"> keep</w:t>
      </w:r>
      <w:del w:id="1111" w:author="Colleen Cassady St. Clair [2]" w:date="2021-06-07T18:28:00Z">
        <w:r w:rsidDel="00971A41">
          <w:rPr>
            <w:rFonts w:ascii="Times New Roman" w:hAnsi="Times New Roman" w:cs="Times New Roman"/>
            <w:lang w:val="en-CA"/>
          </w:rPr>
          <w:delText>ing</w:delText>
        </w:r>
      </w:del>
      <w:r>
        <w:rPr>
          <w:rFonts w:ascii="Times New Roman" w:hAnsi="Times New Roman" w:cs="Times New Roman"/>
          <w:lang w:val="en-CA"/>
        </w:rPr>
        <w:t xml:space="preserve"> dogs on-leash in </w:t>
      </w:r>
      <w:proofErr w:type="gramStart"/>
      <w:r>
        <w:rPr>
          <w:rFonts w:ascii="Times New Roman" w:hAnsi="Times New Roman" w:cs="Times New Roman"/>
          <w:lang w:val="en-CA"/>
        </w:rPr>
        <w:t>high risk</w:t>
      </w:r>
      <w:proofErr w:type="gramEnd"/>
      <w:r>
        <w:rPr>
          <w:rFonts w:ascii="Times New Roman" w:hAnsi="Times New Roman" w:cs="Times New Roman"/>
          <w:lang w:val="en-CA"/>
        </w:rPr>
        <w:t xml:space="preserve"> areas</w:t>
      </w:r>
      <w:ins w:id="1112" w:author="Colleen Cassady St. Clair [2]" w:date="2021-06-07T18:29:00Z">
        <w:r w:rsidR="00971A41">
          <w:rPr>
            <w:rFonts w:ascii="Times New Roman" w:hAnsi="Times New Roman" w:cs="Times New Roman"/>
            <w:lang w:val="en-CA"/>
          </w:rPr>
          <w:t xml:space="preserve">, contain smaller </w:t>
        </w:r>
      </w:ins>
      <w:ins w:id="1113" w:author="Colleen Cassady St. Clair [2]" w:date="2021-06-07T18:30:00Z">
        <w:r w:rsidR="00971A41">
          <w:rPr>
            <w:rFonts w:ascii="Times New Roman" w:hAnsi="Times New Roman" w:cs="Times New Roman"/>
            <w:lang w:val="en-CA"/>
          </w:rPr>
          <w:t>pets</w:t>
        </w:r>
      </w:ins>
      <w:ins w:id="1114" w:author="Colleen Cassady St. Clair [2]" w:date="2021-06-07T18:29:00Z">
        <w:r w:rsidR="00971A41">
          <w:rPr>
            <w:rFonts w:ascii="Times New Roman" w:hAnsi="Times New Roman" w:cs="Times New Roman"/>
            <w:lang w:val="en-CA"/>
          </w:rPr>
          <w:t xml:space="preserve"> within coyote-proof fencing </w:t>
        </w:r>
        <w:r w:rsidR="00971A41">
          <w:rPr>
            <w:rFonts w:ascii="Times New Roman" w:hAnsi="Times New Roman" w:cs="Times New Roman"/>
            <w:noProof/>
            <w:lang w:val="en-CA"/>
          </w:rPr>
          <w:t>(Draheim et al. 2019)</w:t>
        </w:r>
        <w:r w:rsidR="00971A41">
          <w:rPr>
            <w:rFonts w:ascii="Times New Roman" w:hAnsi="Times New Roman" w:cs="Times New Roman"/>
            <w:lang w:val="en-CA"/>
          </w:rPr>
          <w:t>,</w:t>
        </w:r>
      </w:ins>
      <w:r>
        <w:rPr>
          <w:rFonts w:ascii="Times New Roman" w:hAnsi="Times New Roman" w:cs="Times New Roman"/>
          <w:lang w:val="en-CA"/>
        </w:rPr>
        <w:t xml:space="preserve"> and </w:t>
      </w:r>
      <w:del w:id="1115" w:author="Colleen Cassady St. Clair [2]" w:date="2021-06-07T18:28:00Z">
        <w:r w:rsidDel="00971A41">
          <w:rPr>
            <w:rFonts w:ascii="Times New Roman" w:hAnsi="Times New Roman" w:cs="Times New Roman"/>
            <w:lang w:val="en-CA"/>
          </w:rPr>
          <w:delText>making people more aware of how to</w:delText>
        </w:r>
      </w:del>
      <w:ins w:id="1116" w:author="Colleen Cassady St. Clair [2]" w:date="2021-06-07T18:28:00Z">
        <w:r w:rsidR="00971A41">
          <w:rPr>
            <w:rFonts w:ascii="Times New Roman" w:hAnsi="Times New Roman" w:cs="Times New Roman"/>
            <w:lang w:val="en-CA"/>
          </w:rPr>
          <w:t>train citizens to</w:t>
        </w:r>
      </w:ins>
      <w:r>
        <w:rPr>
          <w:rFonts w:ascii="Times New Roman" w:hAnsi="Times New Roman" w:cs="Times New Roman"/>
          <w:lang w:val="en-CA"/>
        </w:rPr>
        <w:t xml:space="preserve"> haze coyotes</w:t>
      </w:r>
      <w:ins w:id="1117" w:author="Colleen Cassady St. Clair [2]" w:date="2021-06-07T18:30:00Z">
        <w:r w:rsidR="00971A41">
          <w:rPr>
            <w:rFonts w:ascii="Times New Roman" w:hAnsi="Times New Roman" w:cs="Times New Roman"/>
            <w:lang w:val="en-CA"/>
          </w:rPr>
          <w:t xml:space="preserve"> that behave boldly in human-use areas</w:t>
        </w:r>
      </w:ins>
      <w:r>
        <w:rPr>
          <w:rFonts w:ascii="Times New Roman" w:hAnsi="Times New Roman" w:cs="Times New Roman"/>
          <w:lang w:val="en-CA"/>
        </w:rPr>
        <w:t xml:space="preserve"> </w:t>
      </w:r>
      <w:r>
        <w:rPr>
          <w:rFonts w:ascii="Times New Roman" w:hAnsi="Times New Roman" w:cs="Times New Roman"/>
          <w:noProof/>
          <w:lang w:val="en-CA"/>
        </w:rPr>
        <w:t>(Baker &amp; Timm 2017)</w:t>
      </w:r>
      <w:r>
        <w:rPr>
          <w:rFonts w:ascii="Times New Roman" w:hAnsi="Times New Roman" w:cs="Times New Roman"/>
          <w:lang w:val="en-CA"/>
        </w:rPr>
        <w:t xml:space="preserve">. </w:t>
      </w:r>
      <w:ins w:id="1118" w:author="Colleen Cassady St. Clair [2]" w:date="2021-06-07T18:31:00Z">
        <w:r w:rsidR="00971A41">
          <w:rPr>
            <w:rFonts w:ascii="Times New Roman" w:hAnsi="Times New Roman" w:cs="Times New Roman"/>
            <w:lang w:val="en-CA"/>
          </w:rPr>
          <w:t xml:space="preserve">These actions </w:t>
        </w:r>
      </w:ins>
      <w:ins w:id="1119" w:author="Colleen Cassady St. Clair [2]" w:date="2021-06-07T18:32:00Z">
        <w:r w:rsidR="00971A41">
          <w:rPr>
            <w:rFonts w:ascii="Times New Roman" w:hAnsi="Times New Roman" w:cs="Times New Roman"/>
            <w:lang w:val="en-CA"/>
          </w:rPr>
          <w:t>are likely to</w:t>
        </w:r>
      </w:ins>
      <w:ins w:id="1120" w:author="Colleen Cassady St. Clair [2]" w:date="2021-06-07T18:31:00Z">
        <w:r w:rsidR="00971A41">
          <w:rPr>
            <w:rFonts w:ascii="Times New Roman" w:hAnsi="Times New Roman" w:cs="Times New Roman"/>
            <w:lang w:val="en-CA"/>
          </w:rPr>
          <w:t xml:space="preserve"> increase opportunities for coexistence by coyotes and people in cities across </w:t>
        </w:r>
      </w:ins>
      <w:ins w:id="1121" w:author="Colleen Cassady St. Clair [2]" w:date="2021-06-07T18:32:00Z">
        <w:r w:rsidR="00971A41">
          <w:rPr>
            <w:rFonts w:ascii="Times New Roman" w:hAnsi="Times New Roman" w:cs="Times New Roman"/>
            <w:lang w:val="en-CA"/>
          </w:rPr>
          <w:t>North America</w:t>
        </w:r>
      </w:ins>
      <w:ins w:id="1122" w:author="Colleen Cassady St. Clair [2]" w:date="2021-06-07T18:31:00Z">
        <w:r w:rsidR="00971A41">
          <w:rPr>
            <w:rFonts w:ascii="Times New Roman" w:hAnsi="Times New Roman" w:cs="Times New Roman"/>
            <w:lang w:val="en-CA"/>
          </w:rPr>
          <w:t xml:space="preserve">. </w:t>
        </w:r>
      </w:ins>
      <w:del w:id="1123" w:author="Colleen Cassady St. Clair [2]" w:date="2021-06-07T18:31:00Z">
        <w:r w:rsidDel="00971A41">
          <w:rPr>
            <w:rFonts w:ascii="Times New Roman" w:hAnsi="Times New Roman" w:cs="Times New Roman"/>
            <w:lang w:val="en-CA"/>
          </w:rPr>
          <w:delText>Finally, the role of pets in raising levels of both real and perceived conflict underscores the need to inform the public on how to protect pets by keeping dogs on-leash in high risk areas or during the pup-rearing season, using coyote-proof fencing</w:delText>
        </w:r>
      </w:del>
      <w:del w:id="1124" w:author="Colleen Cassady St. Clair [2]" w:date="2021-06-07T18:29:00Z">
        <w:r w:rsidDel="00971A41">
          <w:rPr>
            <w:rFonts w:ascii="Times New Roman" w:hAnsi="Times New Roman" w:cs="Times New Roman"/>
            <w:lang w:val="en-CA"/>
          </w:rPr>
          <w:delText xml:space="preserve"> </w:delText>
        </w:r>
        <w:r w:rsidDel="00971A41">
          <w:rPr>
            <w:rFonts w:ascii="Times New Roman" w:hAnsi="Times New Roman" w:cs="Times New Roman"/>
            <w:noProof/>
            <w:lang w:val="en-CA"/>
          </w:rPr>
          <w:delText>(Draheim et al. 2019)</w:delText>
        </w:r>
      </w:del>
      <w:del w:id="1125" w:author="Colleen Cassady St. Clair [2]" w:date="2021-06-07T18:31:00Z">
        <w:r w:rsidDel="00971A41">
          <w:rPr>
            <w:rFonts w:ascii="Times New Roman" w:hAnsi="Times New Roman" w:cs="Times New Roman"/>
            <w:lang w:val="en-CA"/>
          </w:rPr>
          <w:delText xml:space="preserve">, and keeping domestic cats inside to prevent depredation </w:delText>
        </w:r>
        <w:r w:rsidDel="00971A41">
          <w:rPr>
            <w:rFonts w:ascii="Times New Roman" w:hAnsi="Times New Roman" w:cs="Times New Roman"/>
            <w:noProof/>
            <w:lang w:val="en-CA"/>
          </w:rPr>
          <w:delText>(Nation &amp; St. Clair 2019)</w:delText>
        </w:r>
        <w:r w:rsidDel="00971A41">
          <w:rPr>
            <w:rFonts w:ascii="Times New Roman" w:hAnsi="Times New Roman" w:cs="Times New Roman"/>
            <w:lang w:val="en-CA"/>
          </w:rPr>
          <w:delText xml:space="preserve">. </w:delText>
        </w:r>
      </w:del>
    </w:p>
    <w:p w14:paraId="7F58B5C8" w14:textId="7E90C8F8" w:rsidR="00431167" w:rsidDel="00971A41" w:rsidRDefault="00431167" w:rsidP="00315B74">
      <w:pPr>
        <w:spacing w:line="480" w:lineRule="auto"/>
        <w:ind w:firstLine="720"/>
        <w:rPr>
          <w:del w:id="1126" w:author="Colleen Cassady St. Clair [2]" w:date="2021-06-07T18:31:00Z"/>
          <w:rFonts w:ascii="Times New Roman" w:hAnsi="Times New Roman" w:cs="Times New Roman"/>
          <w:lang w:val="en-CA"/>
        </w:rPr>
      </w:pPr>
      <w:del w:id="1127" w:author="Colleen Cassady St. Clair [2]" w:date="2021-06-07T18:31:00Z">
        <w:r w:rsidDel="00971A41">
          <w:rPr>
            <w:rFonts w:ascii="Times New Roman" w:hAnsi="Times New Roman" w:cs="Times New Roman"/>
            <w:lang w:val="en-CA"/>
          </w:rPr>
          <w:delText xml:space="preserve">Our study has determined how real and perceived negative interactions with coyotes are affected by several spatial, temporal and contextual variables, and we consider them applicable to urban areas across North America. Bold and aggressive coyote behaviour towards humans has increased in Edmonton, and coyote management is a growing concern for many cities and </w:delText>
        </w:r>
        <w:r w:rsidDel="00971A41">
          <w:rPr>
            <w:rFonts w:ascii="Times New Roman" w:hAnsi="Times New Roman" w:cs="Times New Roman"/>
            <w:lang w:val="en-CA"/>
          </w:rPr>
          <w:lastRenderedPageBreak/>
          <w:delText xml:space="preserve">suburbs </w:delText>
        </w:r>
        <w:r w:rsidDel="00971A41">
          <w:rPr>
            <w:rFonts w:ascii="Times New Roman" w:hAnsi="Times New Roman" w:cs="Times New Roman"/>
            <w:noProof/>
            <w:lang w:val="en-CA"/>
          </w:rPr>
          <w:delText>(White &amp; Gehrt 2009; Baker &amp; Timm 2017)</w:delText>
        </w:r>
        <w:r w:rsidDel="00971A41">
          <w:rPr>
            <w:rFonts w:ascii="Times New Roman" w:hAnsi="Times New Roman" w:cs="Times New Roman"/>
            <w:lang w:val="en-CA"/>
          </w:rPr>
          <w:delText xml:space="preserve">. Coyotes will likely continue to thrive in urban environments, and informed action to minimize their adverse effects on human well-being is of paramount importance. Our results provide essential information for wildlife managers, policy makers, and the general public to facilitate future coexistence between humans and urban coyotes. </w:delText>
        </w:r>
      </w:del>
    </w:p>
    <w:p w14:paraId="5265CA56" w14:textId="3F421CB9" w:rsidR="001C2FB8" w:rsidRDefault="001C2FB8" w:rsidP="001C2FB8">
      <w:pPr>
        <w:spacing w:line="480" w:lineRule="auto"/>
        <w:rPr>
          <w:rFonts w:ascii="Times New Roman" w:hAnsi="Times New Roman" w:cs="Times New Roman"/>
          <w:lang w:val="en-CA"/>
        </w:rPr>
      </w:pPr>
      <w:r>
        <w:rPr>
          <w:rFonts w:ascii="Times New Roman" w:hAnsi="Times New Roman" w:cs="Times New Roman"/>
          <w:b/>
          <w:bCs/>
          <w:lang w:val="en-CA"/>
        </w:rPr>
        <w:t>Acknowledgements</w:t>
      </w:r>
    </w:p>
    <w:p w14:paraId="6654C0C4" w14:textId="4C346701" w:rsidR="00DB20F1" w:rsidRPr="00DB20F1" w:rsidRDefault="00DB20F1" w:rsidP="001C2FB8">
      <w:pPr>
        <w:spacing w:line="480" w:lineRule="auto"/>
        <w:rPr>
          <w:rFonts w:ascii="Times New Roman" w:hAnsi="Times New Roman" w:cs="Times New Roman"/>
          <w:lang w:val="en-CA"/>
        </w:rPr>
      </w:pPr>
      <w:r>
        <w:rPr>
          <w:rFonts w:ascii="Times New Roman" w:hAnsi="Times New Roman" w:cs="Times New Roman"/>
          <w:lang w:val="en-CA"/>
        </w:rPr>
        <w:tab/>
      </w:r>
      <w:r w:rsidR="00BA77BA">
        <w:rPr>
          <w:rFonts w:ascii="Times New Roman" w:hAnsi="Times New Roman" w:cs="Times New Roman"/>
          <w:lang w:val="en-CA"/>
        </w:rPr>
        <w:t xml:space="preserve">We </w:t>
      </w:r>
      <w:del w:id="1128" w:author="Colleen Cassady St. Clair [2]" w:date="2021-06-07T18:32:00Z">
        <w:r w:rsidR="00BA77BA" w:rsidDel="00971A41">
          <w:rPr>
            <w:rFonts w:ascii="Times New Roman" w:hAnsi="Times New Roman" w:cs="Times New Roman"/>
            <w:lang w:val="en-CA"/>
          </w:rPr>
          <w:delText xml:space="preserve">would like to </w:delText>
        </w:r>
      </w:del>
      <w:r w:rsidR="00BA77BA">
        <w:rPr>
          <w:rFonts w:ascii="Times New Roman" w:hAnsi="Times New Roman" w:cs="Times New Roman"/>
          <w:lang w:val="en-CA"/>
        </w:rPr>
        <w:t>thank Cassondra Stevenson for assistance with ArcGIS software</w:t>
      </w:r>
      <w:ins w:id="1129" w:author="Colleen Cassady St. Clair [2]" w:date="2021-06-07T18:33:00Z">
        <w:r w:rsidR="00971A41">
          <w:rPr>
            <w:rFonts w:ascii="Times New Roman" w:hAnsi="Times New Roman" w:cs="Times New Roman"/>
            <w:lang w:val="en-CA"/>
          </w:rPr>
          <w:t xml:space="preserve">, </w:t>
        </w:r>
      </w:ins>
      <w:del w:id="1130" w:author="Colleen Cassady St. Clair [2]" w:date="2021-06-07T18:33:00Z">
        <w:r w:rsidR="00BA77BA" w:rsidDel="00971A41">
          <w:rPr>
            <w:rFonts w:ascii="Times New Roman" w:hAnsi="Times New Roman" w:cs="Times New Roman"/>
            <w:lang w:val="en-CA"/>
          </w:rPr>
          <w:delText xml:space="preserve"> and </w:delText>
        </w:r>
      </w:del>
      <w:r w:rsidR="00BA77BA">
        <w:rPr>
          <w:rFonts w:ascii="Times New Roman" w:hAnsi="Times New Roman" w:cs="Times New Roman"/>
          <w:lang w:val="en-CA"/>
        </w:rPr>
        <w:t>Sage Raymond for providing valuable feedback on this manuscript</w:t>
      </w:r>
      <w:ins w:id="1131" w:author="Colleen Cassady St. Clair [2]" w:date="2021-06-07T18:33:00Z">
        <w:r w:rsidR="00971A41">
          <w:rPr>
            <w:rFonts w:ascii="Times New Roman" w:hAnsi="Times New Roman" w:cs="Times New Roman"/>
            <w:lang w:val="en-CA"/>
          </w:rPr>
          <w:t>, and Jonathan Wild for assistance classifying reports</w:t>
        </w:r>
      </w:ins>
      <w:r w:rsidR="00BA77BA">
        <w:rPr>
          <w:rFonts w:ascii="Times New Roman" w:hAnsi="Times New Roman" w:cs="Times New Roman"/>
          <w:lang w:val="en-CA"/>
        </w:rPr>
        <w:t xml:space="preserve">. We </w:t>
      </w:r>
      <w:del w:id="1132" w:author="Colleen Cassady St. Clair [2]" w:date="2021-06-07T18:32:00Z">
        <w:r w:rsidR="00BA77BA" w:rsidDel="00971A41">
          <w:rPr>
            <w:rFonts w:ascii="Times New Roman" w:hAnsi="Times New Roman" w:cs="Times New Roman"/>
            <w:lang w:val="en-CA"/>
          </w:rPr>
          <w:delText>are also very thankful to</w:delText>
        </w:r>
      </w:del>
      <w:ins w:id="1133" w:author="Colleen Cassady St. Clair [2]" w:date="2021-06-07T18:33:00Z">
        <w:r w:rsidR="00971A41">
          <w:rPr>
            <w:rFonts w:ascii="Times New Roman" w:hAnsi="Times New Roman" w:cs="Times New Roman"/>
            <w:lang w:val="en-CA"/>
          </w:rPr>
          <w:t xml:space="preserve">deeply </w:t>
        </w:r>
      </w:ins>
      <w:ins w:id="1134" w:author="Colleen Cassady St. Clair [2]" w:date="2021-06-07T18:32:00Z">
        <w:r w:rsidR="00971A41">
          <w:rPr>
            <w:rFonts w:ascii="Times New Roman" w:hAnsi="Times New Roman" w:cs="Times New Roman"/>
            <w:lang w:val="en-CA"/>
          </w:rPr>
          <w:t>appreciate</w:t>
        </w:r>
      </w:ins>
      <w:r w:rsidR="00BA77BA">
        <w:rPr>
          <w:rFonts w:ascii="Times New Roman" w:hAnsi="Times New Roman" w:cs="Times New Roman"/>
          <w:lang w:val="en-CA"/>
        </w:rPr>
        <w:t xml:space="preserve"> </w:t>
      </w:r>
      <w:del w:id="1135" w:author="Colleen Cassady St. Clair [2]" w:date="2021-06-07T14:00:00Z">
        <w:r w:rsidR="00BA77BA" w:rsidDel="004D5C9B">
          <w:rPr>
            <w:rFonts w:ascii="Times New Roman" w:hAnsi="Times New Roman" w:cs="Times New Roman"/>
            <w:lang w:val="en-CA"/>
          </w:rPr>
          <w:delText xml:space="preserve">the </w:delText>
        </w:r>
      </w:del>
      <w:ins w:id="1136" w:author="Colleen Cassady St. Clair [2]" w:date="2021-06-07T14:00:00Z">
        <w:r w:rsidR="004D5C9B">
          <w:rPr>
            <w:rFonts w:ascii="Times New Roman" w:hAnsi="Times New Roman" w:cs="Times New Roman"/>
            <w:lang w:val="en-CA"/>
          </w:rPr>
          <w:t xml:space="preserve">[give number] </w:t>
        </w:r>
      </w:ins>
      <w:r w:rsidR="00BA77BA">
        <w:rPr>
          <w:rFonts w:ascii="Times New Roman" w:hAnsi="Times New Roman" w:cs="Times New Roman"/>
          <w:lang w:val="en-CA"/>
        </w:rPr>
        <w:t>volunteers who</w:t>
      </w:r>
      <w:r w:rsidR="006168DA">
        <w:rPr>
          <w:rFonts w:ascii="Times New Roman" w:hAnsi="Times New Roman" w:cs="Times New Roman"/>
          <w:lang w:val="en-CA"/>
        </w:rPr>
        <w:t xml:space="preserve"> donated their time to help</w:t>
      </w:r>
      <w:r w:rsidR="00BA77BA">
        <w:rPr>
          <w:rFonts w:ascii="Times New Roman" w:hAnsi="Times New Roman" w:cs="Times New Roman"/>
          <w:lang w:val="en-CA"/>
        </w:rPr>
        <w:t xml:space="preserve"> </w:t>
      </w:r>
      <w:r w:rsidR="006168DA">
        <w:rPr>
          <w:rFonts w:ascii="Times New Roman" w:hAnsi="Times New Roman" w:cs="Times New Roman"/>
          <w:lang w:val="en-CA"/>
        </w:rPr>
        <w:t>classify coyote reports</w:t>
      </w:r>
      <w:ins w:id="1137" w:author="Colleen Cassady St. Clair [2]" w:date="2021-06-07T18:32:00Z">
        <w:r w:rsidR="00971A41">
          <w:rPr>
            <w:rFonts w:ascii="Times New Roman" w:hAnsi="Times New Roman" w:cs="Times New Roman"/>
            <w:lang w:val="en-CA"/>
          </w:rPr>
          <w:t xml:space="preserve"> </w:t>
        </w:r>
      </w:ins>
      <w:ins w:id="1138" w:author="Colleen Cassady St. Clair [2]" w:date="2021-06-07T14:01:00Z">
        <w:r w:rsidR="004D5C9B">
          <w:rPr>
            <w:rFonts w:ascii="Times New Roman" w:hAnsi="Times New Roman" w:cs="Times New Roman"/>
            <w:lang w:val="en-CA"/>
          </w:rPr>
          <w:t>(</w:t>
        </w:r>
      </w:ins>
      <w:ins w:id="1139" w:author="Colleen Cassady St. Clair [2]" w:date="2021-06-07T18:34:00Z">
        <w:r w:rsidR="002D3130">
          <w:rPr>
            <w:rFonts w:ascii="Times New Roman" w:hAnsi="Times New Roman" w:cs="Times New Roman"/>
            <w:lang w:val="en-CA"/>
          </w:rPr>
          <w:t>can you list their names?)</w:t>
        </w:r>
      </w:ins>
      <w:del w:id="1140" w:author="Colleen Cassady St. Clair [2]" w:date="2021-06-07T18:34:00Z">
        <w:r w:rsidR="00711DCB" w:rsidDel="002D3130">
          <w:rPr>
            <w:rFonts w:ascii="Times New Roman" w:hAnsi="Times New Roman" w:cs="Times New Roman"/>
            <w:lang w:val="en-CA"/>
          </w:rPr>
          <w:delText xml:space="preserve"> </w:delText>
        </w:r>
      </w:del>
      <w:r w:rsidR="00711DCB">
        <w:rPr>
          <w:rFonts w:ascii="Times New Roman" w:hAnsi="Times New Roman" w:cs="Times New Roman"/>
          <w:lang w:val="en-CA"/>
        </w:rPr>
        <w:t xml:space="preserve">and </w:t>
      </w:r>
      <w:del w:id="1141" w:author="Colleen Cassady St. Clair [2]" w:date="2021-06-07T18:33:00Z">
        <w:r w:rsidR="00711DCB" w:rsidDel="00971A41">
          <w:rPr>
            <w:rFonts w:ascii="Times New Roman" w:hAnsi="Times New Roman" w:cs="Times New Roman"/>
            <w:lang w:val="en-CA"/>
          </w:rPr>
          <w:delText xml:space="preserve">to </w:delText>
        </w:r>
        <w:r w:rsidR="00773CDF" w:rsidDel="00971A41">
          <w:rPr>
            <w:rFonts w:ascii="Times New Roman" w:hAnsi="Times New Roman" w:cs="Times New Roman"/>
            <w:lang w:val="en-CA"/>
          </w:rPr>
          <w:delText>all</w:delText>
        </w:r>
        <w:r w:rsidR="00711DCB" w:rsidDel="00971A41">
          <w:rPr>
            <w:rFonts w:ascii="Times New Roman" w:hAnsi="Times New Roman" w:cs="Times New Roman"/>
            <w:lang w:val="en-CA"/>
          </w:rPr>
          <w:delText xml:space="preserve"> </w:delText>
        </w:r>
        <w:r w:rsidR="00773CDF" w:rsidDel="00971A41">
          <w:rPr>
            <w:rFonts w:ascii="Times New Roman" w:hAnsi="Times New Roman" w:cs="Times New Roman"/>
            <w:lang w:val="en-CA"/>
          </w:rPr>
          <w:delText>members of the public</w:delText>
        </w:r>
      </w:del>
      <w:ins w:id="1142" w:author="Colleen Cassady St. Clair [2]" w:date="2021-06-07T18:33:00Z">
        <w:r w:rsidR="00971A41">
          <w:rPr>
            <w:rFonts w:ascii="Times New Roman" w:hAnsi="Times New Roman" w:cs="Times New Roman"/>
            <w:lang w:val="en-CA"/>
          </w:rPr>
          <w:t>hundreds of community members</w:t>
        </w:r>
      </w:ins>
      <w:r w:rsidR="00773CDF">
        <w:rPr>
          <w:rFonts w:ascii="Times New Roman" w:hAnsi="Times New Roman" w:cs="Times New Roman"/>
          <w:lang w:val="en-CA"/>
        </w:rPr>
        <w:t xml:space="preserve"> who submitted reports of coyotes. </w:t>
      </w:r>
      <w:r w:rsidR="00BA77BA">
        <w:rPr>
          <w:rFonts w:ascii="Times New Roman" w:hAnsi="Times New Roman" w:cs="Times New Roman"/>
        </w:rPr>
        <w:t xml:space="preserve">We respectfully acknowledge that this work was conducted on Treaty 6 territory, </w:t>
      </w:r>
      <w:r w:rsidR="00BA77BA" w:rsidRPr="009262DA">
        <w:rPr>
          <w:rFonts w:ascii="Times New Roman" w:hAnsi="Times New Roman" w:cs="Times New Roman"/>
        </w:rPr>
        <w:t xml:space="preserve">a traditional gathering place for diverse Indigenous peoples including the Cree, Blackfoot, Métis, </w:t>
      </w:r>
      <w:proofErr w:type="spellStart"/>
      <w:r w:rsidR="00BA77BA" w:rsidRPr="009262DA">
        <w:rPr>
          <w:rFonts w:ascii="Times New Roman" w:hAnsi="Times New Roman" w:cs="Times New Roman"/>
        </w:rPr>
        <w:t>Nakota</w:t>
      </w:r>
      <w:proofErr w:type="spellEnd"/>
      <w:r w:rsidR="00BA77BA" w:rsidRPr="009262DA">
        <w:rPr>
          <w:rFonts w:ascii="Times New Roman" w:hAnsi="Times New Roman" w:cs="Times New Roman"/>
        </w:rPr>
        <w:t xml:space="preserve"> Sioux, Iroquois, Dene, Ojibway/ Saulteaux/Anishinaabe, Inuit, and many others</w:t>
      </w:r>
      <w:r w:rsidR="00BA77BA">
        <w:rPr>
          <w:rFonts w:ascii="Times New Roman" w:hAnsi="Times New Roman" w:cs="Times New Roman"/>
        </w:rPr>
        <w:t>.</w:t>
      </w:r>
    </w:p>
    <w:p w14:paraId="0942B67E" w14:textId="77777777" w:rsidR="00431167" w:rsidRPr="00432021" w:rsidRDefault="00431167">
      <w:pPr>
        <w:rPr>
          <w:rFonts w:ascii="Times New Roman" w:hAnsi="Times New Roman" w:cs="Times New Roman"/>
        </w:rPr>
      </w:pPr>
      <w:r w:rsidRPr="00432021">
        <w:rPr>
          <w:rFonts w:ascii="Times New Roman" w:hAnsi="Times New Roman" w:cs="Times New Roman"/>
        </w:rPr>
        <w:br w:type="page"/>
      </w:r>
    </w:p>
    <w:p w14:paraId="5F5FA490" w14:textId="77777777" w:rsidR="00431167" w:rsidRPr="00432021" w:rsidRDefault="00431167" w:rsidP="00315B74">
      <w:pPr>
        <w:jc w:val="center"/>
        <w:rPr>
          <w:rFonts w:ascii="Times New Roman" w:hAnsi="Times New Roman" w:cs="Times New Roman"/>
          <w:b/>
          <w:bCs/>
        </w:rPr>
      </w:pPr>
      <w:commentRangeStart w:id="1143"/>
      <w:r>
        <w:rPr>
          <w:rFonts w:ascii="Times New Roman" w:hAnsi="Times New Roman" w:cs="Times New Roman"/>
          <w:b/>
          <w:bCs/>
        </w:rPr>
        <w:lastRenderedPageBreak/>
        <w:t>LITERATURE</w:t>
      </w:r>
      <w:commentRangeEnd w:id="1143"/>
      <w:r w:rsidR="002D3130">
        <w:rPr>
          <w:rStyle w:val="CommentReference"/>
        </w:rPr>
        <w:commentReference w:id="1143"/>
      </w:r>
      <w:r w:rsidRPr="00432021">
        <w:rPr>
          <w:rFonts w:ascii="Times New Roman" w:hAnsi="Times New Roman" w:cs="Times New Roman"/>
          <w:b/>
          <w:bCs/>
        </w:rPr>
        <w:t xml:space="preserve"> CITED</w:t>
      </w:r>
    </w:p>
    <w:p w14:paraId="73390944" w14:textId="77777777" w:rsidR="00431167" w:rsidRPr="00432021" w:rsidRDefault="00431167" w:rsidP="00315B74">
      <w:pPr>
        <w:jc w:val="center"/>
        <w:rPr>
          <w:rFonts w:ascii="Times New Roman" w:hAnsi="Times New Roman" w:cs="Times New Roman"/>
          <w:b/>
          <w:bCs/>
        </w:rPr>
      </w:pPr>
    </w:p>
    <w:p w14:paraId="6E25778D" w14:textId="78AB5AEA" w:rsidR="00431167" w:rsidRDefault="00431167" w:rsidP="00315B74">
      <w:pPr>
        <w:pStyle w:val="EndNoteBibliography"/>
        <w:ind w:left="720" w:hanging="720"/>
        <w:rPr>
          <w:noProof/>
        </w:rPr>
      </w:pPr>
      <w:r w:rsidRPr="009275C5">
        <w:rPr>
          <w:noProof/>
        </w:rPr>
        <w:t>Alexander SM, Quinn  MS. 2011. Coyote (</w:t>
      </w:r>
      <w:r w:rsidRPr="00DD32FE">
        <w:rPr>
          <w:i/>
          <w:iCs/>
          <w:noProof/>
        </w:rPr>
        <w:t>Canis latrans</w:t>
      </w:r>
      <w:r w:rsidRPr="009275C5">
        <w:rPr>
          <w:noProof/>
        </w:rPr>
        <w:t xml:space="preserve">) </w:t>
      </w:r>
      <w:r w:rsidR="00DD32FE">
        <w:rPr>
          <w:noProof/>
        </w:rPr>
        <w:t xml:space="preserve">interactions with humans and pets reported in the Canadian </w:t>
      </w:r>
      <w:r w:rsidRPr="009275C5">
        <w:rPr>
          <w:noProof/>
        </w:rPr>
        <w:t xml:space="preserve">Interactions Print Media (1995–2010). </w:t>
      </w:r>
      <w:commentRangeStart w:id="1144"/>
      <w:r w:rsidRPr="009275C5">
        <w:rPr>
          <w:noProof/>
        </w:rPr>
        <w:t>Pages</w:t>
      </w:r>
      <w:commentRangeEnd w:id="1144"/>
      <w:r w:rsidR="004D5C9B">
        <w:rPr>
          <w:rStyle w:val="CommentReference"/>
          <w:rFonts w:asciiTheme="minorHAnsi" w:hAnsiTheme="minorHAnsi" w:cstheme="minorBidi"/>
        </w:rPr>
        <w:commentReference w:id="1144"/>
      </w:r>
      <w:r w:rsidRPr="009275C5">
        <w:rPr>
          <w:noProof/>
        </w:rPr>
        <w:t xml:space="preserve"> 16:15, 345-359. Human Dimensions of Wildlife.</w:t>
      </w:r>
    </w:p>
    <w:p w14:paraId="60CBB1D3" w14:textId="4B1E6C97" w:rsidR="009B358A" w:rsidRPr="009275C5" w:rsidRDefault="009B358A" w:rsidP="00315B74">
      <w:pPr>
        <w:pStyle w:val="EndNoteBibliography"/>
        <w:ind w:left="720" w:hanging="720"/>
        <w:rPr>
          <w:noProof/>
        </w:rPr>
      </w:pPr>
      <w:r w:rsidRPr="009B358A">
        <w:rPr>
          <w:noProof/>
        </w:rPr>
        <w:t xml:space="preserve">Esri Inc. </w:t>
      </w:r>
      <w:r w:rsidR="001533E9">
        <w:rPr>
          <w:noProof/>
        </w:rPr>
        <w:t xml:space="preserve">2020. </w:t>
      </w:r>
      <w:r w:rsidR="001533E9" w:rsidRPr="009B358A">
        <w:rPr>
          <w:noProof/>
        </w:rPr>
        <w:t>ArcGIS Pro (Version 2.</w:t>
      </w:r>
      <w:r w:rsidR="001533E9">
        <w:rPr>
          <w:noProof/>
        </w:rPr>
        <w:t>7</w:t>
      </w:r>
      <w:r w:rsidR="001533E9" w:rsidRPr="009B358A">
        <w:rPr>
          <w:noProof/>
        </w:rPr>
        <w:t xml:space="preserve">). </w:t>
      </w:r>
      <w:r w:rsidRPr="009B358A">
        <w:rPr>
          <w:noProof/>
        </w:rPr>
        <w:t>https://www.esri.com/en-us/arcgis/products/arcgis-pro/overview. QGIS Development Team.</w:t>
      </w:r>
    </w:p>
    <w:p w14:paraId="2E68542F" w14:textId="77777777" w:rsidR="00431167" w:rsidRPr="009275C5" w:rsidRDefault="00431167" w:rsidP="00315B74">
      <w:pPr>
        <w:pStyle w:val="EndNoteBibliography"/>
        <w:ind w:left="720" w:hanging="720"/>
        <w:rPr>
          <w:noProof/>
        </w:rPr>
      </w:pPr>
      <w:r w:rsidRPr="009275C5">
        <w:rPr>
          <w:noProof/>
        </w:rPr>
        <w:t xml:space="preserve">Baker RO, Timm RM. 2017. Coyote attacks on humans, 1970-2015: implications for reducing the risks. Human-Wildlife Interactions </w:t>
      </w:r>
      <w:r w:rsidRPr="009275C5">
        <w:rPr>
          <w:b/>
          <w:noProof/>
        </w:rPr>
        <w:t>11</w:t>
      </w:r>
      <w:r w:rsidRPr="009275C5">
        <w:rPr>
          <w:noProof/>
        </w:rPr>
        <w:t>:120-132.</w:t>
      </w:r>
    </w:p>
    <w:p w14:paraId="73726191" w14:textId="77777777" w:rsidR="00431167" w:rsidRPr="009275C5" w:rsidRDefault="00431167" w:rsidP="00315B74">
      <w:pPr>
        <w:pStyle w:val="EndNoteBibliography"/>
        <w:ind w:left="720" w:hanging="720"/>
        <w:rPr>
          <w:noProof/>
        </w:rPr>
      </w:pPr>
      <w:r w:rsidRPr="009275C5">
        <w:rPr>
          <w:noProof/>
        </w:rPr>
        <w:t xml:space="preserve">Barton K. 2020. MuMIn: Model selection and model averaging based on information criteria (AICc and alike), Available from </w:t>
      </w:r>
      <w:r w:rsidRPr="00431167">
        <w:rPr>
          <w:noProof/>
        </w:rPr>
        <w:t>https://cran.r-project.org/web/packages/MuMIn/MuMIn.pdf</w:t>
      </w:r>
      <w:r w:rsidRPr="009275C5">
        <w:rPr>
          <w:noProof/>
        </w:rPr>
        <w:t>.</w:t>
      </w:r>
    </w:p>
    <w:p w14:paraId="0615F75C" w14:textId="77777777" w:rsidR="00431167" w:rsidRPr="009275C5" w:rsidRDefault="00431167" w:rsidP="00315B74">
      <w:pPr>
        <w:pStyle w:val="EndNoteBibliography"/>
        <w:ind w:left="720" w:hanging="720"/>
        <w:rPr>
          <w:noProof/>
        </w:rPr>
      </w:pPr>
      <w:r w:rsidRPr="009275C5">
        <w:rPr>
          <w:noProof/>
        </w:rPr>
        <w:t xml:space="preserve">Bateman PW, Fleming PA. 2012. Big city life: carnivores in urban environments. Journal of Zoology </w:t>
      </w:r>
      <w:r w:rsidRPr="009275C5">
        <w:rPr>
          <w:b/>
          <w:noProof/>
        </w:rPr>
        <w:t>287</w:t>
      </w:r>
      <w:r w:rsidRPr="009275C5">
        <w:rPr>
          <w:noProof/>
        </w:rPr>
        <w:t>:1-23.</w:t>
      </w:r>
    </w:p>
    <w:p w14:paraId="13BF2552" w14:textId="77777777" w:rsidR="00431167" w:rsidRPr="009275C5" w:rsidRDefault="00431167" w:rsidP="00315B74">
      <w:pPr>
        <w:pStyle w:val="EndNoteBibliography"/>
        <w:ind w:left="720" w:hanging="720"/>
        <w:rPr>
          <w:noProof/>
        </w:rPr>
      </w:pPr>
      <w:r w:rsidRPr="009275C5">
        <w:rPr>
          <w:noProof/>
        </w:rPr>
        <w:t xml:space="preserve">Bombieri G, Delgado MD, Russo LF, Garrote PJ, Lopez-Bao JV, Fedriani JM, Penteriani V. 2018. Patterns of wild carnivore attacks on humans in urban areas. Scientific Reports </w:t>
      </w:r>
      <w:r w:rsidRPr="009275C5">
        <w:rPr>
          <w:b/>
          <w:noProof/>
        </w:rPr>
        <w:t>8</w:t>
      </w:r>
      <w:r w:rsidRPr="009275C5">
        <w:rPr>
          <w:noProof/>
        </w:rPr>
        <w:t>:9.</w:t>
      </w:r>
    </w:p>
    <w:p w14:paraId="2707644D" w14:textId="77777777" w:rsidR="00431167" w:rsidRPr="009275C5" w:rsidRDefault="00431167" w:rsidP="00315B74">
      <w:pPr>
        <w:pStyle w:val="EndNoteBibliography"/>
        <w:ind w:left="720" w:hanging="720"/>
        <w:rPr>
          <w:noProof/>
        </w:rPr>
      </w:pPr>
      <w:r w:rsidRPr="009275C5">
        <w:rPr>
          <w:noProof/>
        </w:rPr>
        <w:t xml:space="preserve">Bombieri G, Penteriani V, Delgado MDM, Groff C, Pedrotti L, Jerina K. 2021. Towards understanding bold behaviour of large carnivores: the case of brown bears in human‐modified landscapes. Animal </w:t>
      </w:r>
      <w:commentRangeStart w:id="1145"/>
      <w:r w:rsidRPr="009275C5">
        <w:rPr>
          <w:noProof/>
        </w:rPr>
        <w:t>Conservation</w:t>
      </w:r>
      <w:commentRangeEnd w:id="1145"/>
      <w:r w:rsidR="004D5C9B">
        <w:rPr>
          <w:rStyle w:val="CommentReference"/>
          <w:rFonts w:asciiTheme="minorHAnsi" w:hAnsiTheme="minorHAnsi" w:cstheme="minorBidi"/>
        </w:rPr>
        <w:commentReference w:id="1145"/>
      </w:r>
      <w:r w:rsidRPr="009275C5">
        <w:rPr>
          <w:noProof/>
        </w:rPr>
        <w:t>.</w:t>
      </w:r>
    </w:p>
    <w:p w14:paraId="619FA993" w14:textId="77777777" w:rsidR="00431167" w:rsidRPr="009275C5" w:rsidRDefault="00431167" w:rsidP="00315B74">
      <w:pPr>
        <w:pStyle w:val="EndNoteBibliography"/>
        <w:ind w:left="720" w:hanging="720"/>
        <w:rPr>
          <w:noProof/>
        </w:rPr>
      </w:pPr>
      <w:r w:rsidRPr="009275C5">
        <w:rPr>
          <w:noProof/>
        </w:rPr>
        <w:t xml:space="preserve">Bonnell MA, Breck SW. 2017. Using resident-based hazing programs to reduce human-coyote conflicts in urban environments. Human-Wildlife Interactions </w:t>
      </w:r>
      <w:r w:rsidRPr="009275C5">
        <w:rPr>
          <w:b/>
          <w:noProof/>
        </w:rPr>
        <w:t>11</w:t>
      </w:r>
      <w:r w:rsidRPr="009275C5">
        <w:rPr>
          <w:noProof/>
        </w:rPr>
        <w:t>:146-155.</w:t>
      </w:r>
    </w:p>
    <w:p w14:paraId="453950CE" w14:textId="77777777" w:rsidR="00431167" w:rsidRPr="009275C5" w:rsidRDefault="00431167" w:rsidP="00315B74">
      <w:pPr>
        <w:pStyle w:val="EndNoteBibliography"/>
        <w:ind w:left="720" w:hanging="720"/>
        <w:rPr>
          <w:noProof/>
        </w:rPr>
      </w:pPr>
      <w:r w:rsidRPr="009275C5">
        <w:rPr>
          <w:noProof/>
        </w:rPr>
        <w:t xml:space="preserve">Boydston EE, Abelson ES, Kazanjian A, Blumstein DT. 2018. Canid vs. canid: insights into coyote-dog encounters from social media. Human-Wildlife Interactions </w:t>
      </w:r>
      <w:r w:rsidRPr="009275C5">
        <w:rPr>
          <w:b/>
          <w:noProof/>
        </w:rPr>
        <w:t>12</w:t>
      </w:r>
      <w:r w:rsidRPr="009275C5">
        <w:rPr>
          <w:noProof/>
        </w:rPr>
        <w:t>:233-242.</w:t>
      </w:r>
    </w:p>
    <w:p w14:paraId="42DDD7F6" w14:textId="77777777" w:rsidR="00431167" w:rsidRPr="009275C5" w:rsidRDefault="00431167" w:rsidP="00315B74">
      <w:pPr>
        <w:pStyle w:val="EndNoteBibliography"/>
        <w:ind w:left="720" w:hanging="720"/>
        <w:rPr>
          <w:noProof/>
        </w:rPr>
      </w:pPr>
      <w:r w:rsidRPr="009275C5">
        <w:rPr>
          <w:noProof/>
        </w:rPr>
        <w:t xml:space="preserve">Breck SW, Poessel SA, Bonnell MA. 2017. Evaluating lethal and nonlethal management options for urban coyotes. Human-Wildlife Interactions </w:t>
      </w:r>
      <w:r w:rsidRPr="009275C5">
        <w:rPr>
          <w:b/>
          <w:noProof/>
        </w:rPr>
        <w:t>11</w:t>
      </w:r>
      <w:r w:rsidRPr="009275C5">
        <w:rPr>
          <w:noProof/>
        </w:rPr>
        <w:t>:133-145.</w:t>
      </w:r>
    </w:p>
    <w:p w14:paraId="53B2CC23" w14:textId="77777777" w:rsidR="00431167" w:rsidRPr="009275C5" w:rsidRDefault="00431167" w:rsidP="00315B74">
      <w:pPr>
        <w:pStyle w:val="EndNoteBibliography"/>
        <w:ind w:left="720" w:hanging="720"/>
        <w:rPr>
          <w:noProof/>
        </w:rPr>
      </w:pPr>
      <w:r w:rsidRPr="009275C5">
        <w:rPr>
          <w:noProof/>
        </w:rPr>
        <w:t xml:space="preserve">Breck SW, Poessel SA, Mahoney P, Young JK. 2019. The intrepid urban coyote: a comparison of bold and exploratory behavior in coyotes from urban and rural environments. Scientific Reports </w:t>
      </w:r>
      <w:r w:rsidRPr="009275C5">
        <w:rPr>
          <w:b/>
          <w:noProof/>
        </w:rPr>
        <w:t>9</w:t>
      </w:r>
      <w:r w:rsidRPr="009275C5">
        <w:rPr>
          <w:noProof/>
        </w:rPr>
        <w:t>:11.</w:t>
      </w:r>
    </w:p>
    <w:p w14:paraId="0D4E3768" w14:textId="77777777" w:rsidR="00431167" w:rsidRPr="009275C5" w:rsidRDefault="00431167" w:rsidP="00315B74">
      <w:pPr>
        <w:pStyle w:val="EndNoteBibliography"/>
        <w:ind w:left="720" w:hanging="720"/>
        <w:rPr>
          <w:noProof/>
        </w:rPr>
      </w:pPr>
      <w:r w:rsidRPr="009275C5">
        <w:rPr>
          <w:noProof/>
        </w:rPr>
        <w:t xml:space="preserve">Burnham KP, Anderson DR. 2004. Multimodel inference - understanding AIC and BIC in model selection. Sociological Methods &amp; Research </w:t>
      </w:r>
      <w:r w:rsidRPr="009275C5">
        <w:rPr>
          <w:b/>
          <w:noProof/>
        </w:rPr>
        <w:t>33</w:t>
      </w:r>
      <w:r w:rsidRPr="009275C5">
        <w:rPr>
          <w:noProof/>
        </w:rPr>
        <w:t>:261-304.</w:t>
      </w:r>
    </w:p>
    <w:p w14:paraId="0CB03859" w14:textId="06A23EDA" w:rsidR="00431167" w:rsidRPr="009275C5" w:rsidRDefault="00431167" w:rsidP="00315B74">
      <w:pPr>
        <w:pStyle w:val="EndNoteBibliography"/>
        <w:ind w:left="720" w:hanging="720"/>
        <w:rPr>
          <w:noProof/>
        </w:rPr>
      </w:pPr>
      <w:r w:rsidRPr="009275C5">
        <w:rPr>
          <w:noProof/>
        </w:rPr>
        <w:t xml:space="preserve">Carbyn LN. 1989. </w:t>
      </w:r>
      <w:r w:rsidR="00A34197">
        <w:rPr>
          <w:noProof/>
        </w:rPr>
        <w:t>Coyote attacks on childre</w:t>
      </w:r>
      <w:r w:rsidR="00DD32FE">
        <w:rPr>
          <w:noProof/>
        </w:rPr>
        <w:t>n</w:t>
      </w:r>
      <w:r w:rsidR="00A34197">
        <w:rPr>
          <w:noProof/>
        </w:rPr>
        <w:t xml:space="preserve"> in Western North-America. Wildlife </w:t>
      </w:r>
      <w:r w:rsidRPr="009275C5">
        <w:rPr>
          <w:noProof/>
        </w:rPr>
        <w:t xml:space="preserve">Society Bulletin </w:t>
      </w:r>
      <w:r w:rsidRPr="009275C5">
        <w:rPr>
          <w:b/>
          <w:noProof/>
        </w:rPr>
        <w:t>17</w:t>
      </w:r>
      <w:r w:rsidRPr="009275C5">
        <w:rPr>
          <w:noProof/>
        </w:rPr>
        <w:t>:444-446.</w:t>
      </w:r>
    </w:p>
    <w:p w14:paraId="5F6E5E36" w14:textId="77777777" w:rsidR="00431167" w:rsidRPr="009275C5" w:rsidRDefault="00431167" w:rsidP="00315B74">
      <w:pPr>
        <w:pStyle w:val="EndNoteBibliography"/>
        <w:ind w:left="720" w:hanging="720"/>
        <w:rPr>
          <w:noProof/>
        </w:rPr>
      </w:pPr>
      <w:r w:rsidRPr="009275C5">
        <w:rPr>
          <w:noProof/>
        </w:rPr>
        <w:t xml:space="preserve">Carter AJ, Feeney WE, Marshall HH, Cowlishaw G, Heinsohn R. 2013. Animal personality: what are behavioural ecologists measuring? Biological Reviews </w:t>
      </w:r>
      <w:r w:rsidRPr="009275C5">
        <w:rPr>
          <w:b/>
          <w:noProof/>
        </w:rPr>
        <w:t>88</w:t>
      </w:r>
      <w:r w:rsidRPr="009275C5">
        <w:rPr>
          <w:noProof/>
        </w:rPr>
        <w:t>:465-475.</w:t>
      </w:r>
    </w:p>
    <w:p w14:paraId="28211A15" w14:textId="77777777" w:rsidR="00431167" w:rsidRPr="009275C5" w:rsidRDefault="00431167" w:rsidP="00315B74">
      <w:pPr>
        <w:pStyle w:val="EndNoteBibliography"/>
        <w:ind w:left="720" w:hanging="720"/>
        <w:rPr>
          <w:noProof/>
        </w:rPr>
      </w:pPr>
      <w:r w:rsidRPr="009275C5">
        <w:rPr>
          <w:noProof/>
        </w:rPr>
        <w:t xml:space="preserve">Catalano S, Lejeune M, Liccioli S, Verocai GG, Gesy KM, Jenkins EJ, Kutz SJ, Fuentealba C, Duignan PJ, Massolo A. 2012. </w:t>
      </w:r>
      <w:r w:rsidRPr="00DD32FE">
        <w:rPr>
          <w:i/>
          <w:iCs/>
          <w:noProof/>
        </w:rPr>
        <w:t>Echinococcus multilocularis</w:t>
      </w:r>
      <w:r w:rsidRPr="009275C5">
        <w:rPr>
          <w:noProof/>
        </w:rPr>
        <w:t xml:space="preserve"> in Urban Coyotes, Alberta, Canada. Emerging Infectious Diseases </w:t>
      </w:r>
      <w:r w:rsidRPr="009275C5">
        <w:rPr>
          <w:b/>
          <w:noProof/>
        </w:rPr>
        <w:t>18</w:t>
      </w:r>
      <w:r w:rsidRPr="009275C5">
        <w:rPr>
          <w:noProof/>
        </w:rPr>
        <w:t>:1625-1628.</w:t>
      </w:r>
    </w:p>
    <w:p w14:paraId="18F250A7" w14:textId="77777777" w:rsidR="00431167" w:rsidRPr="009275C5" w:rsidRDefault="00431167" w:rsidP="00315B74">
      <w:pPr>
        <w:pStyle w:val="EndNoteBibliography"/>
        <w:ind w:left="720" w:hanging="720"/>
        <w:rPr>
          <w:noProof/>
        </w:rPr>
      </w:pPr>
      <w:r w:rsidRPr="009275C5">
        <w:rPr>
          <w:noProof/>
        </w:rPr>
        <w:t>City of Edmonton. 2018. Urban Primary Land and Vegetation Inventory (uPLVI). Spatial Data. Draft 2018 Edition. Prepared for: Urban Analysis, City Planning, the City of Edmonton, Alberta. Prepared by: Greenlink Forestry Inc. Edmonton Alberta.</w:t>
      </w:r>
    </w:p>
    <w:p w14:paraId="230CD2EA" w14:textId="77777777" w:rsidR="00431167" w:rsidRPr="009275C5" w:rsidRDefault="00431167" w:rsidP="00315B74">
      <w:pPr>
        <w:pStyle w:val="EndNoteBibliography"/>
        <w:ind w:left="720" w:hanging="720"/>
        <w:rPr>
          <w:noProof/>
        </w:rPr>
      </w:pPr>
      <w:r w:rsidRPr="009275C5">
        <w:rPr>
          <w:noProof/>
        </w:rPr>
        <w:t xml:space="preserve">City of Edmonton. 2019. 2019 Edmonton Municipal Census, Edmonton, Canada. Available from </w:t>
      </w:r>
      <w:r w:rsidRPr="00431167">
        <w:rPr>
          <w:noProof/>
        </w:rPr>
        <w:t>https://www.edmonton.ca/city_government/municipal-census.aspx</w:t>
      </w:r>
      <w:r w:rsidRPr="009275C5">
        <w:rPr>
          <w:noProof/>
        </w:rPr>
        <w:t xml:space="preserve"> (accessed March 8 2021).</w:t>
      </w:r>
    </w:p>
    <w:p w14:paraId="3E040FFC" w14:textId="77777777" w:rsidR="00431167" w:rsidRPr="009275C5" w:rsidRDefault="00431167" w:rsidP="00315B74">
      <w:pPr>
        <w:pStyle w:val="EndNoteBibliography"/>
        <w:ind w:left="720" w:hanging="720"/>
        <w:rPr>
          <w:noProof/>
        </w:rPr>
      </w:pPr>
      <w:r w:rsidRPr="009275C5">
        <w:rPr>
          <w:noProof/>
        </w:rPr>
        <w:t xml:space="preserve">Crooks KR, Soule ME. 1999. Mesopredator release and avifaunal extinctions in a fragmented system. Nature </w:t>
      </w:r>
      <w:r w:rsidRPr="009275C5">
        <w:rPr>
          <w:b/>
          <w:noProof/>
        </w:rPr>
        <w:t>400</w:t>
      </w:r>
      <w:r w:rsidRPr="009275C5">
        <w:rPr>
          <w:noProof/>
        </w:rPr>
        <w:t>:563-566.</w:t>
      </w:r>
    </w:p>
    <w:p w14:paraId="3CE5FA22" w14:textId="77777777" w:rsidR="00431167" w:rsidRPr="009275C5" w:rsidRDefault="00431167" w:rsidP="00315B74">
      <w:pPr>
        <w:pStyle w:val="EndNoteBibliography"/>
        <w:ind w:left="720" w:hanging="720"/>
        <w:rPr>
          <w:noProof/>
        </w:rPr>
      </w:pPr>
      <w:r w:rsidRPr="009275C5">
        <w:rPr>
          <w:noProof/>
        </w:rPr>
        <w:lastRenderedPageBreak/>
        <w:t xml:space="preserve">Delsink A, Vanak AT, Ferreira S, Slotow R. 2013. Biologically relevant scales in large mammal management policies. Biological Conservation </w:t>
      </w:r>
      <w:r w:rsidRPr="009275C5">
        <w:rPr>
          <w:b/>
          <w:noProof/>
        </w:rPr>
        <w:t>167</w:t>
      </w:r>
      <w:r w:rsidRPr="009275C5">
        <w:rPr>
          <w:noProof/>
        </w:rPr>
        <w:t>:116-126.</w:t>
      </w:r>
    </w:p>
    <w:p w14:paraId="5DB9BE0C" w14:textId="48E80510" w:rsidR="00431167" w:rsidRPr="009275C5" w:rsidRDefault="00431167" w:rsidP="00315B74">
      <w:pPr>
        <w:pStyle w:val="EndNoteBibliography"/>
        <w:ind w:left="720" w:hanging="720"/>
        <w:rPr>
          <w:noProof/>
        </w:rPr>
      </w:pPr>
      <w:r w:rsidRPr="009275C5">
        <w:rPr>
          <w:noProof/>
        </w:rPr>
        <w:t xml:space="preserve">Dickinson JL, Zuckerberg B, Bonter DN. 2010. Citizen </w:t>
      </w:r>
      <w:r w:rsidR="00425726">
        <w:rPr>
          <w:noProof/>
        </w:rPr>
        <w:t>s</w:t>
      </w:r>
      <w:r w:rsidRPr="009275C5">
        <w:rPr>
          <w:noProof/>
        </w:rPr>
        <w:t xml:space="preserve">cience as an </w:t>
      </w:r>
      <w:r w:rsidR="00425726">
        <w:rPr>
          <w:noProof/>
        </w:rPr>
        <w:t>e</w:t>
      </w:r>
      <w:r w:rsidRPr="009275C5">
        <w:rPr>
          <w:noProof/>
        </w:rPr>
        <w:t xml:space="preserve">cological </w:t>
      </w:r>
      <w:r w:rsidR="00425726">
        <w:rPr>
          <w:noProof/>
        </w:rPr>
        <w:t>r</w:t>
      </w:r>
      <w:r w:rsidRPr="009275C5">
        <w:rPr>
          <w:noProof/>
        </w:rPr>
        <w:t xml:space="preserve">esearch </w:t>
      </w:r>
      <w:r w:rsidR="00425726">
        <w:rPr>
          <w:noProof/>
        </w:rPr>
        <w:t>t</w:t>
      </w:r>
      <w:r w:rsidRPr="009275C5">
        <w:rPr>
          <w:noProof/>
        </w:rPr>
        <w:t xml:space="preserve">ool: </w:t>
      </w:r>
      <w:r w:rsidR="00425726">
        <w:rPr>
          <w:noProof/>
        </w:rPr>
        <w:t>c</w:t>
      </w:r>
      <w:r w:rsidRPr="009275C5">
        <w:rPr>
          <w:noProof/>
        </w:rPr>
        <w:t xml:space="preserve">hallenges and </w:t>
      </w:r>
      <w:r w:rsidR="00425726">
        <w:rPr>
          <w:noProof/>
        </w:rPr>
        <w:t>b</w:t>
      </w:r>
      <w:r w:rsidRPr="009275C5">
        <w:rPr>
          <w:noProof/>
        </w:rPr>
        <w:t>enefits. Pages 149-172 in Futuyma DJ, Shafer HB, and Simberloff D, editors. Annual Review of Ecology, Evolution, and Systematics, Vol 41. Annual Reviews, Palo Alto.</w:t>
      </w:r>
    </w:p>
    <w:p w14:paraId="39BCA814" w14:textId="14F0FDD2" w:rsidR="00431167" w:rsidRPr="009275C5" w:rsidRDefault="00431167" w:rsidP="00315B74">
      <w:pPr>
        <w:pStyle w:val="EndNoteBibliography"/>
        <w:ind w:left="720" w:hanging="720"/>
        <w:rPr>
          <w:noProof/>
        </w:rPr>
      </w:pPr>
      <w:r w:rsidRPr="009275C5">
        <w:rPr>
          <w:noProof/>
        </w:rPr>
        <w:t xml:space="preserve">Dodge WB, Kashian DM. 2013. Recent </w:t>
      </w:r>
      <w:r w:rsidR="00425726">
        <w:rPr>
          <w:noProof/>
        </w:rPr>
        <w:t xml:space="preserve">distribution of coyotes across an urban landscape in Southerastern </w:t>
      </w:r>
      <w:r w:rsidRPr="009275C5">
        <w:rPr>
          <w:noProof/>
        </w:rPr>
        <w:t xml:space="preserve">Michigan. Journal of Fish and Wildlife Management </w:t>
      </w:r>
      <w:r w:rsidRPr="009275C5">
        <w:rPr>
          <w:b/>
          <w:noProof/>
        </w:rPr>
        <w:t>4</w:t>
      </w:r>
      <w:r w:rsidRPr="009275C5">
        <w:rPr>
          <w:noProof/>
        </w:rPr>
        <w:t>:377-385.</w:t>
      </w:r>
    </w:p>
    <w:p w14:paraId="1588D951" w14:textId="57EB7639" w:rsidR="00431167" w:rsidRPr="009275C5" w:rsidRDefault="00431167" w:rsidP="00315B74">
      <w:pPr>
        <w:pStyle w:val="EndNoteBibliography"/>
        <w:ind w:left="720" w:hanging="720"/>
        <w:rPr>
          <w:noProof/>
        </w:rPr>
      </w:pPr>
      <w:r w:rsidRPr="009275C5">
        <w:rPr>
          <w:noProof/>
        </w:rPr>
        <w:t xml:space="preserve">Draheim M, Patterson K, Rockwood L, Guagnano G, Parsons E. 2013. Attitudes of </w:t>
      </w:r>
      <w:r w:rsidR="002772BB">
        <w:rPr>
          <w:noProof/>
        </w:rPr>
        <w:t xml:space="preserve">college undergraduates towards coyotes </w:t>
      </w:r>
      <w:r w:rsidRPr="009275C5">
        <w:rPr>
          <w:noProof/>
        </w:rPr>
        <w:t>(</w:t>
      </w:r>
      <w:r w:rsidRPr="00367607">
        <w:rPr>
          <w:i/>
          <w:iCs/>
          <w:noProof/>
        </w:rPr>
        <w:t>Canis latrans</w:t>
      </w:r>
      <w:r w:rsidRPr="009275C5">
        <w:rPr>
          <w:noProof/>
        </w:rPr>
        <w:t xml:space="preserve">) in an </w:t>
      </w:r>
      <w:r w:rsidR="002772BB">
        <w:rPr>
          <w:noProof/>
        </w:rPr>
        <w:t>u</w:t>
      </w:r>
      <w:r w:rsidRPr="009275C5">
        <w:rPr>
          <w:noProof/>
        </w:rPr>
        <w:t xml:space="preserve">rban </w:t>
      </w:r>
      <w:r w:rsidR="002772BB">
        <w:rPr>
          <w:noProof/>
        </w:rPr>
        <w:t>l</w:t>
      </w:r>
      <w:r w:rsidRPr="009275C5">
        <w:rPr>
          <w:noProof/>
        </w:rPr>
        <w:t xml:space="preserve">andscape: </w:t>
      </w:r>
      <w:r w:rsidR="002772BB">
        <w:rPr>
          <w:noProof/>
        </w:rPr>
        <w:t>m</w:t>
      </w:r>
      <w:r w:rsidRPr="009275C5">
        <w:rPr>
          <w:noProof/>
        </w:rPr>
        <w:t xml:space="preserve">anagement and </w:t>
      </w:r>
      <w:r w:rsidR="002772BB">
        <w:rPr>
          <w:noProof/>
        </w:rPr>
        <w:t>p</w:t>
      </w:r>
      <w:r w:rsidRPr="009275C5">
        <w:rPr>
          <w:noProof/>
        </w:rPr>
        <w:t xml:space="preserve">ublic </w:t>
      </w:r>
      <w:r w:rsidR="002772BB">
        <w:rPr>
          <w:noProof/>
        </w:rPr>
        <w:t>o</w:t>
      </w:r>
      <w:r w:rsidRPr="009275C5">
        <w:rPr>
          <w:noProof/>
        </w:rPr>
        <w:t xml:space="preserve">utreach </w:t>
      </w:r>
      <w:r w:rsidR="002772BB">
        <w:rPr>
          <w:noProof/>
        </w:rPr>
        <w:t>i</w:t>
      </w:r>
      <w:r w:rsidRPr="009275C5">
        <w:rPr>
          <w:noProof/>
        </w:rPr>
        <w:t xml:space="preserve">mplications. Animals </w:t>
      </w:r>
      <w:r w:rsidRPr="009275C5">
        <w:rPr>
          <w:b/>
          <w:noProof/>
        </w:rPr>
        <w:t>3</w:t>
      </w:r>
      <w:r w:rsidRPr="009275C5">
        <w:rPr>
          <w:noProof/>
        </w:rPr>
        <w:t>:1-18.</w:t>
      </w:r>
    </w:p>
    <w:p w14:paraId="3E05A7EE" w14:textId="77777777" w:rsidR="00431167" w:rsidRPr="009275C5" w:rsidRDefault="00431167" w:rsidP="00315B74">
      <w:pPr>
        <w:pStyle w:val="EndNoteBibliography"/>
        <w:ind w:left="720" w:hanging="720"/>
        <w:rPr>
          <w:noProof/>
        </w:rPr>
      </w:pPr>
      <w:r w:rsidRPr="009275C5">
        <w:rPr>
          <w:noProof/>
        </w:rPr>
        <w:t xml:space="preserve">Draheim MM, Parsons ECM, Crate SA, Rockwood LL. 2019. Public perspectives on the management of urban coyotes. Journal of Urban Ecology </w:t>
      </w:r>
      <w:r w:rsidRPr="009275C5">
        <w:rPr>
          <w:b/>
          <w:noProof/>
        </w:rPr>
        <w:t>5</w:t>
      </w:r>
      <w:r w:rsidRPr="009275C5">
        <w:rPr>
          <w:noProof/>
        </w:rPr>
        <w:t>.</w:t>
      </w:r>
    </w:p>
    <w:p w14:paraId="7A083571" w14:textId="77777777" w:rsidR="00431167" w:rsidRPr="009275C5" w:rsidRDefault="00431167" w:rsidP="00315B74">
      <w:pPr>
        <w:pStyle w:val="EndNoteBibliography"/>
        <w:ind w:left="720" w:hanging="720"/>
        <w:rPr>
          <w:noProof/>
        </w:rPr>
      </w:pPr>
      <w:r w:rsidRPr="009275C5">
        <w:rPr>
          <w:noProof/>
        </w:rPr>
        <w:t xml:space="preserve">Drake D, Dubay S, Allen ML. 2021. Evaluating human–coyote encounters in an urban landscape using citizen science. Journal of Urban Ecology </w:t>
      </w:r>
      <w:r w:rsidRPr="009275C5">
        <w:rPr>
          <w:b/>
          <w:noProof/>
        </w:rPr>
        <w:t>7</w:t>
      </w:r>
      <w:r w:rsidRPr="009275C5">
        <w:rPr>
          <w:noProof/>
        </w:rPr>
        <w:t>.</w:t>
      </w:r>
    </w:p>
    <w:p w14:paraId="27F7240B" w14:textId="6A1EB82F" w:rsidR="00431167" w:rsidRPr="009275C5" w:rsidRDefault="00431167" w:rsidP="00315B74">
      <w:pPr>
        <w:pStyle w:val="EndNoteBibliography"/>
        <w:ind w:left="720" w:hanging="720"/>
        <w:rPr>
          <w:noProof/>
        </w:rPr>
      </w:pPr>
      <w:r w:rsidRPr="009275C5">
        <w:rPr>
          <w:noProof/>
        </w:rPr>
        <w:t xml:space="preserve">Drake MD, Peterson MN, Griffith EH, Olfenbuttel C, DePerno CS, Moorman CE. 2020. </w:t>
      </w:r>
      <w:r w:rsidR="002772BB">
        <w:rPr>
          <w:noProof/>
        </w:rPr>
        <w:t xml:space="preserve">How urban identity, affect, and knowledge predict perceptions about coyotes and their management. </w:t>
      </w:r>
      <w:r w:rsidRPr="009275C5">
        <w:rPr>
          <w:noProof/>
        </w:rPr>
        <w:t xml:space="preserve">Anthrozoos </w:t>
      </w:r>
      <w:r w:rsidRPr="009275C5">
        <w:rPr>
          <w:b/>
          <w:noProof/>
        </w:rPr>
        <w:t>33</w:t>
      </w:r>
      <w:r w:rsidRPr="009275C5">
        <w:rPr>
          <w:noProof/>
        </w:rPr>
        <w:t>:5-19.</w:t>
      </w:r>
    </w:p>
    <w:p w14:paraId="4F2E745D" w14:textId="77777777" w:rsidR="00431167" w:rsidRPr="009275C5" w:rsidRDefault="00431167" w:rsidP="00315B74">
      <w:pPr>
        <w:pStyle w:val="EndNoteBibliography"/>
        <w:ind w:left="720" w:hanging="720"/>
        <w:rPr>
          <w:noProof/>
        </w:rPr>
      </w:pPr>
      <w:r w:rsidRPr="009275C5">
        <w:rPr>
          <w:noProof/>
        </w:rPr>
        <w:t xml:space="preserve">Ellington EH, Gehrt SD. 2019. Behavioral responses by an apex predator to urbanization. Behavioral Ecology </w:t>
      </w:r>
      <w:r w:rsidRPr="009275C5">
        <w:rPr>
          <w:b/>
          <w:noProof/>
        </w:rPr>
        <w:t>30</w:t>
      </w:r>
      <w:r w:rsidRPr="009275C5">
        <w:rPr>
          <w:noProof/>
        </w:rPr>
        <w:t>:821-829.</w:t>
      </w:r>
    </w:p>
    <w:p w14:paraId="443300BB" w14:textId="77777777" w:rsidR="00431167" w:rsidRPr="009275C5" w:rsidRDefault="00431167" w:rsidP="00315B74">
      <w:pPr>
        <w:pStyle w:val="EndNoteBibliography"/>
        <w:ind w:left="720" w:hanging="720"/>
        <w:rPr>
          <w:noProof/>
        </w:rPr>
      </w:pPr>
      <w:r w:rsidRPr="009275C5">
        <w:rPr>
          <w:noProof/>
        </w:rPr>
        <w:t xml:space="preserve">Environment and Climate Change Canada. 2018. Monthly Climate Summary 1981-2010 Edmonton City Center Weather Station, Fredericton, Canada. Available from </w:t>
      </w:r>
      <w:r w:rsidRPr="00431167">
        <w:rPr>
          <w:noProof/>
        </w:rPr>
        <w:t>https://open.canada.ca/data/en/dataset/746f9469-ab78-5dcc-b165-4b51e8ab8652</w:t>
      </w:r>
      <w:r w:rsidRPr="009275C5">
        <w:rPr>
          <w:noProof/>
        </w:rPr>
        <w:t xml:space="preserve"> (accessed March 8 2021).</w:t>
      </w:r>
    </w:p>
    <w:p w14:paraId="73AFE3D1" w14:textId="77777777" w:rsidR="00431167" w:rsidRPr="009275C5" w:rsidRDefault="00431167" w:rsidP="00315B74">
      <w:pPr>
        <w:pStyle w:val="EndNoteBibliography"/>
        <w:ind w:left="720" w:hanging="720"/>
        <w:rPr>
          <w:noProof/>
        </w:rPr>
      </w:pPr>
      <w:r w:rsidRPr="009275C5">
        <w:rPr>
          <w:noProof/>
        </w:rPr>
        <w:t xml:space="preserve">Fedriani JM, Fuller TK, Sauvajot RM. 2001. Does availability of anthropogenic food enhance densities of omnivorous mammals? An example with coyotes in southern California. Ecography </w:t>
      </w:r>
      <w:r w:rsidRPr="009275C5">
        <w:rPr>
          <w:b/>
          <w:noProof/>
        </w:rPr>
        <w:t>24</w:t>
      </w:r>
      <w:r w:rsidRPr="009275C5">
        <w:rPr>
          <w:noProof/>
        </w:rPr>
        <w:t>:325-331.</w:t>
      </w:r>
    </w:p>
    <w:p w14:paraId="3DC3B99E" w14:textId="77777777" w:rsidR="00431167" w:rsidRPr="009275C5" w:rsidRDefault="00431167" w:rsidP="00315B74">
      <w:pPr>
        <w:pStyle w:val="EndNoteBibliography"/>
        <w:ind w:left="720" w:hanging="720"/>
        <w:rPr>
          <w:noProof/>
        </w:rPr>
      </w:pPr>
      <w:r w:rsidRPr="009275C5">
        <w:rPr>
          <w:noProof/>
        </w:rPr>
        <w:t xml:space="preserve">Foley JA, et al. 2005. Global consequences of land use. Science </w:t>
      </w:r>
      <w:r w:rsidRPr="009275C5">
        <w:rPr>
          <w:b/>
          <w:noProof/>
        </w:rPr>
        <w:t>309</w:t>
      </w:r>
      <w:r w:rsidRPr="009275C5">
        <w:rPr>
          <w:noProof/>
        </w:rPr>
        <w:t>:570-574.</w:t>
      </w:r>
    </w:p>
    <w:p w14:paraId="18B4C36F" w14:textId="77777777" w:rsidR="00431167" w:rsidRPr="009275C5" w:rsidRDefault="00431167" w:rsidP="00315B74">
      <w:pPr>
        <w:pStyle w:val="EndNoteBibliography"/>
        <w:ind w:left="720" w:hanging="720"/>
        <w:rPr>
          <w:noProof/>
        </w:rPr>
      </w:pPr>
      <w:r w:rsidRPr="009275C5">
        <w:rPr>
          <w:noProof/>
        </w:rPr>
        <w:t>Fox CH. 2006. Humans and coyotes: can we coexist? Pages 287-293. Proc. 22nd Vertebrate Pest Conference, University of California Davis.</w:t>
      </w:r>
    </w:p>
    <w:p w14:paraId="69BA356A" w14:textId="77777777" w:rsidR="00431167" w:rsidRPr="009275C5" w:rsidRDefault="00431167" w:rsidP="00315B74">
      <w:pPr>
        <w:pStyle w:val="EndNoteBibliography"/>
        <w:ind w:left="720" w:hanging="720"/>
        <w:rPr>
          <w:noProof/>
        </w:rPr>
      </w:pPr>
      <w:r w:rsidRPr="009275C5">
        <w:rPr>
          <w:noProof/>
        </w:rPr>
        <w:t xml:space="preserve">Frigerio D, Pipek P, Kimmig S, Winter S, Melzheimer J, Diblikova L, Wachter B, Richter A. 2018. Citizen science and wildlife biology: Synergies and challenges. Ethology </w:t>
      </w:r>
      <w:r w:rsidRPr="009275C5">
        <w:rPr>
          <w:b/>
          <w:noProof/>
        </w:rPr>
        <w:t>124</w:t>
      </w:r>
      <w:r w:rsidRPr="009275C5">
        <w:rPr>
          <w:noProof/>
        </w:rPr>
        <w:t>:365-+.</w:t>
      </w:r>
    </w:p>
    <w:p w14:paraId="27A01746" w14:textId="1A13DCE2" w:rsidR="00431167" w:rsidRPr="009275C5" w:rsidRDefault="00431167" w:rsidP="00315B74">
      <w:pPr>
        <w:pStyle w:val="EndNoteBibliography"/>
        <w:ind w:left="720" w:hanging="720"/>
        <w:rPr>
          <w:noProof/>
        </w:rPr>
      </w:pPr>
      <w:r w:rsidRPr="009275C5">
        <w:rPr>
          <w:noProof/>
        </w:rPr>
        <w:t xml:space="preserve">Gehrt SD, Anchor C, White LA. 2009. </w:t>
      </w:r>
      <w:r w:rsidR="00100ECD">
        <w:rPr>
          <w:noProof/>
        </w:rPr>
        <w:t>Home range and landscape use of coyotes in a metropolitan landscape: conflict or coexistence</w:t>
      </w:r>
      <w:r w:rsidR="00C84590">
        <w:rPr>
          <w:noProof/>
        </w:rPr>
        <w:t xml:space="preserve">? </w:t>
      </w:r>
      <w:r w:rsidRPr="009275C5">
        <w:rPr>
          <w:noProof/>
        </w:rPr>
        <w:t xml:space="preserve">Journal of Mammalogy </w:t>
      </w:r>
      <w:r w:rsidRPr="009275C5">
        <w:rPr>
          <w:b/>
          <w:noProof/>
        </w:rPr>
        <w:t>90</w:t>
      </w:r>
      <w:r w:rsidRPr="009275C5">
        <w:rPr>
          <w:noProof/>
        </w:rPr>
        <w:t>:1045-1057.</w:t>
      </w:r>
    </w:p>
    <w:p w14:paraId="43A9A442" w14:textId="77777777" w:rsidR="00431167" w:rsidRPr="009275C5" w:rsidRDefault="00431167" w:rsidP="00315B74">
      <w:pPr>
        <w:pStyle w:val="EndNoteBibliography"/>
        <w:ind w:left="720" w:hanging="720"/>
        <w:rPr>
          <w:noProof/>
        </w:rPr>
      </w:pPr>
      <w:r w:rsidRPr="009275C5">
        <w:rPr>
          <w:noProof/>
        </w:rPr>
        <w:t xml:space="preserve">Gehrt SD, Wilson EC, Brown JL, Anchor C. 2013. Population Ecology of Free-Roaming Cats and Interference Competition by Coyotes in Urban Parks. Plos One </w:t>
      </w:r>
      <w:r w:rsidRPr="009275C5">
        <w:rPr>
          <w:b/>
          <w:noProof/>
        </w:rPr>
        <w:t>8</w:t>
      </w:r>
      <w:r w:rsidRPr="009275C5">
        <w:rPr>
          <w:noProof/>
        </w:rPr>
        <w:t>:11.</w:t>
      </w:r>
    </w:p>
    <w:p w14:paraId="5E0F4AEC" w14:textId="77777777" w:rsidR="00431167" w:rsidRPr="009275C5" w:rsidRDefault="00431167" w:rsidP="00315B74">
      <w:pPr>
        <w:pStyle w:val="EndNoteBibliography"/>
        <w:ind w:left="720" w:hanging="720"/>
        <w:rPr>
          <w:noProof/>
        </w:rPr>
      </w:pPr>
      <w:r w:rsidRPr="009275C5">
        <w:rPr>
          <w:noProof/>
        </w:rPr>
        <w:t xml:space="preserve">George KA, Slagle KM, Wilson RS, Moeller SJ, Bruskotter JT. 2016. Changes in attitudes toward animals in the United States from 1978 to 2014. Biological Conservation </w:t>
      </w:r>
      <w:r w:rsidRPr="009275C5">
        <w:rPr>
          <w:b/>
          <w:noProof/>
        </w:rPr>
        <w:t>201</w:t>
      </w:r>
      <w:r w:rsidRPr="009275C5">
        <w:rPr>
          <w:noProof/>
        </w:rPr>
        <w:t>:237-242.</w:t>
      </w:r>
    </w:p>
    <w:p w14:paraId="0BBA1C80" w14:textId="77777777" w:rsidR="00431167" w:rsidRPr="009275C5" w:rsidRDefault="00431167" w:rsidP="00315B74">
      <w:pPr>
        <w:pStyle w:val="EndNoteBibliography"/>
        <w:ind w:left="720" w:hanging="720"/>
        <w:rPr>
          <w:noProof/>
        </w:rPr>
      </w:pPr>
      <w:r w:rsidRPr="009275C5">
        <w:rPr>
          <w:noProof/>
        </w:rPr>
        <w:t xml:space="preserve">Gese EM, Morey PS, Gehrt SD. 2012. Influence of the urban matrix on space use of coyotes in the Chicago metropolitan area. Journal of Ethology </w:t>
      </w:r>
      <w:r w:rsidRPr="009275C5">
        <w:rPr>
          <w:b/>
          <w:noProof/>
        </w:rPr>
        <w:t>30</w:t>
      </w:r>
      <w:r w:rsidRPr="009275C5">
        <w:rPr>
          <w:noProof/>
        </w:rPr>
        <w:t>:413-425.</w:t>
      </w:r>
    </w:p>
    <w:p w14:paraId="7DE40907" w14:textId="77777777" w:rsidR="00431167" w:rsidRPr="009275C5" w:rsidRDefault="00431167" w:rsidP="00315B74">
      <w:pPr>
        <w:pStyle w:val="EndNoteBibliography"/>
        <w:ind w:left="720" w:hanging="720"/>
        <w:rPr>
          <w:noProof/>
        </w:rPr>
      </w:pPr>
      <w:r w:rsidRPr="009275C5">
        <w:rPr>
          <w:noProof/>
        </w:rPr>
        <w:t>Gese EM, Ruff RL, Crabtree RL. 1996. Foraging ecology of coyotes (</w:t>
      </w:r>
      <w:r w:rsidRPr="004C695F">
        <w:rPr>
          <w:i/>
          <w:iCs/>
          <w:noProof/>
        </w:rPr>
        <w:t>Canis latrans</w:t>
      </w:r>
      <w:r w:rsidRPr="009275C5">
        <w:rPr>
          <w:noProof/>
        </w:rPr>
        <w:t xml:space="preserve">): The influence of extrinsic factors and a dominance hierarchy. Canadian Journal of Zoology </w:t>
      </w:r>
      <w:r w:rsidRPr="009275C5">
        <w:rPr>
          <w:b/>
          <w:noProof/>
        </w:rPr>
        <w:t>74</w:t>
      </w:r>
      <w:r w:rsidRPr="009275C5">
        <w:rPr>
          <w:noProof/>
        </w:rPr>
        <w:t>:769-783.</w:t>
      </w:r>
    </w:p>
    <w:p w14:paraId="303B4A07" w14:textId="77777777" w:rsidR="00431167" w:rsidRPr="009275C5" w:rsidRDefault="00431167" w:rsidP="00315B74">
      <w:pPr>
        <w:pStyle w:val="EndNoteBibliography"/>
        <w:ind w:left="720" w:hanging="720"/>
        <w:rPr>
          <w:noProof/>
        </w:rPr>
      </w:pPr>
      <w:r w:rsidRPr="009275C5">
        <w:rPr>
          <w:noProof/>
        </w:rPr>
        <w:lastRenderedPageBreak/>
        <w:t xml:space="preserve">Gompper ME. 2002. Top carnivores in the suburbs? Ecological and conservation issues raised by colonization of north-eastern North America by coyotes. Bioscience </w:t>
      </w:r>
      <w:r w:rsidRPr="009275C5">
        <w:rPr>
          <w:b/>
          <w:noProof/>
        </w:rPr>
        <w:t>52</w:t>
      </w:r>
      <w:r w:rsidRPr="009275C5">
        <w:rPr>
          <w:noProof/>
        </w:rPr>
        <w:t>:185-190.</w:t>
      </w:r>
    </w:p>
    <w:p w14:paraId="6D93CB60" w14:textId="19D392B0" w:rsidR="00431167" w:rsidRPr="009275C5" w:rsidRDefault="00431167" w:rsidP="00315B74">
      <w:pPr>
        <w:pStyle w:val="EndNoteBibliography"/>
        <w:ind w:left="720" w:hanging="720"/>
        <w:rPr>
          <w:noProof/>
        </w:rPr>
      </w:pPr>
      <w:r w:rsidRPr="009275C5">
        <w:rPr>
          <w:noProof/>
        </w:rPr>
        <w:t xml:space="preserve">Grubbs SE, Krausman PR. 2009. </w:t>
      </w:r>
      <w:r w:rsidR="00C84590">
        <w:rPr>
          <w:noProof/>
        </w:rPr>
        <w:t xml:space="preserve">Use of urban landscape by coyotes. </w:t>
      </w:r>
      <w:r w:rsidRPr="009275C5">
        <w:rPr>
          <w:noProof/>
        </w:rPr>
        <w:t xml:space="preserve">Southwestern Naturalist </w:t>
      </w:r>
      <w:r w:rsidRPr="009275C5">
        <w:rPr>
          <w:b/>
          <w:noProof/>
        </w:rPr>
        <w:t>54</w:t>
      </w:r>
      <w:r w:rsidRPr="009275C5">
        <w:rPr>
          <w:noProof/>
        </w:rPr>
        <w:t>:1-12.</w:t>
      </w:r>
    </w:p>
    <w:p w14:paraId="59EE2419" w14:textId="77777777" w:rsidR="00431167" w:rsidRPr="009275C5" w:rsidRDefault="00431167" w:rsidP="00315B74">
      <w:pPr>
        <w:pStyle w:val="EndNoteBibliography"/>
        <w:ind w:left="720" w:hanging="720"/>
        <w:rPr>
          <w:noProof/>
        </w:rPr>
      </w:pPr>
      <w:r w:rsidRPr="009275C5">
        <w:rPr>
          <w:noProof/>
        </w:rPr>
        <w:t xml:space="preserve">Grueber CE, Nakagawa S, Laws RJ, Jamieson IG. 2011. Multimodel inference in ecology and evolution: challenges and solutions. Journal of Evolutionary Biology </w:t>
      </w:r>
      <w:r w:rsidRPr="009275C5">
        <w:rPr>
          <w:b/>
          <w:noProof/>
        </w:rPr>
        <w:t>24</w:t>
      </w:r>
      <w:r w:rsidRPr="009275C5">
        <w:rPr>
          <w:noProof/>
        </w:rPr>
        <w:t>:699-711.</w:t>
      </w:r>
    </w:p>
    <w:p w14:paraId="1FEBC799" w14:textId="77777777" w:rsidR="00431167" w:rsidRPr="009275C5" w:rsidRDefault="00431167" w:rsidP="00315B74">
      <w:pPr>
        <w:pStyle w:val="EndNoteBibliography"/>
        <w:ind w:left="720" w:hanging="720"/>
        <w:rPr>
          <w:noProof/>
        </w:rPr>
      </w:pPr>
      <w:r w:rsidRPr="009275C5">
        <w:rPr>
          <w:noProof/>
        </w:rPr>
        <w:t xml:space="preserve">Haase P. 1995. Spatial pattern-analysis in ecology based on Ripley K-function - introduction and methods of edge correction. Journal of Vegetation Science </w:t>
      </w:r>
      <w:r w:rsidRPr="009275C5">
        <w:rPr>
          <w:b/>
          <w:noProof/>
        </w:rPr>
        <w:t>6</w:t>
      </w:r>
      <w:r w:rsidRPr="009275C5">
        <w:rPr>
          <w:noProof/>
        </w:rPr>
        <w:t>:575-582.</w:t>
      </w:r>
    </w:p>
    <w:p w14:paraId="3354FD5E" w14:textId="77777777" w:rsidR="00431167" w:rsidRPr="009275C5" w:rsidRDefault="00431167" w:rsidP="00315B74">
      <w:pPr>
        <w:pStyle w:val="EndNoteBibliography"/>
        <w:ind w:left="720" w:hanging="720"/>
        <w:rPr>
          <w:noProof/>
        </w:rPr>
      </w:pPr>
      <w:r w:rsidRPr="009275C5">
        <w:rPr>
          <w:noProof/>
        </w:rPr>
        <w:t>Hody JW, Kays R. 2018. Mapping the expansion of coyotes (</w:t>
      </w:r>
      <w:r w:rsidRPr="002F44C8">
        <w:rPr>
          <w:i/>
          <w:iCs/>
          <w:noProof/>
        </w:rPr>
        <w:t>Canis latrans</w:t>
      </w:r>
      <w:r w:rsidRPr="009275C5">
        <w:rPr>
          <w:noProof/>
        </w:rPr>
        <w:t>) across North and Central America. Zookeys:81-97.</w:t>
      </w:r>
    </w:p>
    <w:p w14:paraId="5E88CF3F" w14:textId="51E8F8E9" w:rsidR="00431167" w:rsidRPr="009275C5" w:rsidRDefault="00431167" w:rsidP="00315B74">
      <w:pPr>
        <w:pStyle w:val="EndNoteBibliography"/>
        <w:ind w:left="720" w:hanging="720"/>
        <w:rPr>
          <w:noProof/>
        </w:rPr>
      </w:pPr>
      <w:r w:rsidRPr="009275C5">
        <w:rPr>
          <w:noProof/>
        </w:rPr>
        <w:t xml:space="preserve">Jackman JL, Rutberg AT. 2015. Shifts in </w:t>
      </w:r>
      <w:r w:rsidR="002742F7">
        <w:rPr>
          <w:noProof/>
        </w:rPr>
        <w:t xml:space="preserve">attitudes toward coyotes on the urbanized east coast: the Cape Cod experience, </w:t>
      </w:r>
      <w:r w:rsidRPr="009275C5">
        <w:rPr>
          <w:noProof/>
        </w:rPr>
        <w:t xml:space="preserve">2005-2012. Human Dimensions of Wildlife </w:t>
      </w:r>
      <w:r w:rsidRPr="009275C5">
        <w:rPr>
          <w:b/>
          <w:noProof/>
        </w:rPr>
        <w:t>20</w:t>
      </w:r>
      <w:r w:rsidRPr="009275C5">
        <w:rPr>
          <w:noProof/>
        </w:rPr>
        <w:t>:333-348.</w:t>
      </w:r>
    </w:p>
    <w:p w14:paraId="41838465" w14:textId="7B92934B" w:rsidR="00431167" w:rsidRPr="009275C5" w:rsidRDefault="00431167" w:rsidP="00315B74">
      <w:pPr>
        <w:pStyle w:val="EndNoteBibliography"/>
        <w:ind w:left="720" w:hanging="720"/>
        <w:rPr>
          <w:noProof/>
        </w:rPr>
      </w:pPr>
      <w:r w:rsidRPr="009275C5">
        <w:rPr>
          <w:noProof/>
        </w:rPr>
        <w:t>Lawrence SE, Krausman PR. 2011.</w:t>
      </w:r>
      <w:r w:rsidR="00C84590">
        <w:rPr>
          <w:noProof/>
        </w:rPr>
        <w:t xml:space="preserve"> Reactions of the public to urban coyotes (</w:t>
      </w:r>
      <w:r w:rsidR="00C84590">
        <w:rPr>
          <w:i/>
          <w:iCs/>
          <w:noProof/>
        </w:rPr>
        <w:t>Canis latrans</w:t>
      </w:r>
      <w:r w:rsidR="00C84590">
        <w:rPr>
          <w:noProof/>
        </w:rPr>
        <w:t>)</w:t>
      </w:r>
      <w:r w:rsidR="00015B2F">
        <w:rPr>
          <w:noProof/>
        </w:rPr>
        <w:t>.</w:t>
      </w:r>
      <w:r w:rsidRPr="009275C5">
        <w:rPr>
          <w:noProof/>
        </w:rPr>
        <w:t xml:space="preserve"> Southwestern Naturalist </w:t>
      </w:r>
      <w:r w:rsidRPr="009275C5">
        <w:rPr>
          <w:b/>
          <w:noProof/>
        </w:rPr>
        <w:t>56</w:t>
      </w:r>
      <w:r w:rsidRPr="009275C5">
        <w:rPr>
          <w:noProof/>
        </w:rPr>
        <w:t>:404-409.</w:t>
      </w:r>
    </w:p>
    <w:p w14:paraId="6D7AEEBB" w14:textId="11CADDC1" w:rsidR="00431167" w:rsidRPr="009275C5" w:rsidRDefault="00431167" w:rsidP="00315B74">
      <w:pPr>
        <w:pStyle w:val="EndNoteBibliography"/>
        <w:ind w:left="720" w:hanging="720"/>
        <w:rPr>
          <w:noProof/>
        </w:rPr>
      </w:pPr>
      <w:r w:rsidRPr="009275C5">
        <w:rPr>
          <w:noProof/>
        </w:rPr>
        <w:t>Lukasik VM, Alexander SM. 2011. Human–</w:t>
      </w:r>
      <w:r w:rsidR="002742F7">
        <w:rPr>
          <w:noProof/>
        </w:rPr>
        <w:t>c</w:t>
      </w:r>
      <w:r w:rsidRPr="009275C5">
        <w:rPr>
          <w:noProof/>
        </w:rPr>
        <w:t xml:space="preserve">oyote </w:t>
      </w:r>
      <w:r w:rsidR="002742F7">
        <w:rPr>
          <w:noProof/>
        </w:rPr>
        <w:t>i</w:t>
      </w:r>
      <w:r w:rsidRPr="009275C5">
        <w:rPr>
          <w:noProof/>
        </w:rPr>
        <w:t xml:space="preserve">nteractions in Calgary, Alberta. Human Dimensions of Wildlife </w:t>
      </w:r>
      <w:r w:rsidRPr="009275C5">
        <w:rPr>
          <w:b/>
          <w:noProof/>
        </w:rPr>
        <w:t>16</w:t>
      </w:r>
      <w:r w:rsidRPr="009275C5">
        <w:rPr>
          <w:noProof/>
        </w:rPr>
        <w:t>:114-127.</w:t>
      </w:r>
    </w:p>
    <w:p w14:paraId="2025662F" w14:textId="77777777" w:rsidR="00431167" w:rsidRPr="009275C5" w:rsidRDefault="00431167" w:rsidP="00315B74">
      <w:pPr>
        <w:pStyle w:val="EndNoteBibliography"/>
        <w:ind w:left="720" w:hanging="720"/>
        <w:rPr>
          <w:noProof/>
        </w:rPr>
      </w:pPr>
      <w:r w:rsidRPr="009275C5">
        <w:rPr>
          <w:noProof/>
        </w:rPr>
        <w:t>Luong LT, Chambers JL, Moizis A, Stock TM, St. Clair CC. 2020. Helminth parasites and zoonotic risk associated with urban coyotes (</w:t>
      </w:r>
      <w:r w:rsidRPr="00BB168C">
        <w:rPr>
          <w:i/>
          <w:iCs/>
          <w:noProof/>
        </w:rPr>
        <w:t>Canis latrans</w:t>
      </w:r>
      <w:r w:rsidRPr="009275C5">
        <w:rPr>
          <w:noProof/>
        </w:rPr>
        <w:t xml:space="preserve">) in Alberta, Canada. Journal of Helminthology </w:t>
      </w:r>
      <w:r w:rsidRPr="009275C5">
        <w:rPr>
          <w:b/>
          <w:noProof/>
        </w:rPr>
        <w:t>94</w:t>
      </w:r>
      <w:r w:rsidRPr="009275C5">
        <w:rPr>
          <w:noProof/>
        </w:rPr>
        <w:t>:5.</w:t>
      </w:r>
    </w:p>
    <w:p w14:paraId="55CDE26E" w14:textId="6E0007B8" w:rsidR="00431167" w:rsidRPr="009275C5" w:rsidRDefault="00431167" w:rsidP="00315B74">
      <w:pPr>
        <w:pStyle w:val="EndNoteBibliography"/>
        <w:ind w:left="720" w:hanging="720"/>
        <w:rPr>
          <w:noProof/>
        </w:rPr>
      </w:pPr>
      <w:r w:rsidRPr="009275C5">
        <w:rPr>
          <w:noProof/>
        </w:rPr>
        <w:t xml:space="preserve">Madden F. 2004. Creating </w:t>
      </w:r>
      <w:r w:rsidR="002742F7">
        <w:rPr>
          <w:noProof/>
        </w:rPr>
        <w:t>c</w:t>
      </w:r>
      <w:r w:rsidRPr="009275C5">
        <w:rPr>
          <w:noProof/>
        </w:rPr>
        <w:t xml:space="preserve">oexistence between </w:t>
      </w:r>
      <w:r w:rsidR="002742F7">
        <w:rPr>
          <w:noProof/>
        </w:rPr>
        <w:t>h</w:t>
      </w:r>
      <w:r w:rsidRPr="009275C5">
        <w:rPr>
          <w:noProof/>
        </w:rPr>
        <w:t xml:space="preserve">umans and </w:t>
      </w:r>
      <w:r w:rsidR="002742F7">
        <w:rPr>
          <w:noProof/>
        </w:rPr>
        <w:t>w</w:t>
      </w:r>
      <w:r w:rsidRPr="009275C5">
        <w:rPr>
          <w:noProof/>
        </w:rPr>
        <w:t xml:space="preserve">ildlife: </w:t>
      </w:r>
      <w:r w:rsidR="002742F7">
        <w:rPr>
          <w:noProof/>
        </w:rPr>
        <w:t>g</w:t>
      </w:r>
      <w:r w:rsidRPr="009275C5">
        <w:rPr>
          <w:noProof/>
        </w:rPr>
        <w:t xml:space="preserve">lobal </w:t>
      </w:r>
      <w:r w:rsidR="002742F7">
        <w:rPr>
          <w:noProof/>
        </w:rPr>
        <w:t>p</w:t>
      </w:r>
      <w:r w:rsidRPr="009275C5">
        <w:rPr>
          <w:noProof/>
        </w:rPr>
        <w:t xml:space="preserve">erspectives on </w:t>
      </w:r>
      <w:r w:rsidR="002742F7">
        <w:rPr>
          <w:noProof/>
        </w:rPr>
        <w:t>l</w:t>
      </w:r>
      <w:r w:rsidRPr="009275C5">
        <w:rPr>
          <w:noProof/>
        </w:rPr>
        <w:t xml:space="preserve">ocal </w:t>
      </w:r>
      <w:r w:rsidR="002742F7">
        <w:rPr>
          <w:noProof/>
        </w:rPr>
        <w:t>e</w:t>
      </w:r>
      <w:r w:rsidRPr="009275C5">
        <w:rPr>
          <w:noProof/>
        </w:rPr>
        <w:t xml:space="preserve">fforts to </w:t>
      </w:r>
      <w:r w:rsidR="002742F7">
        <w:rPr>
          <w:noProof/>
        </w:rPr>
        <w:t>ad</w:t>
      </w:r>
      <w:r w:rsidRPr="009275C5">
        <w:rPr>
          <w:noProof/>
        </w:rPr>
        <w:t xml:space="preserve">dress </w:t>
      </w:r>
      <w:r w:rsidR="002742F7">
        <w:rPr>
          <w:noProof/>
        </w:rPr>
        <w:t>h</w:t>
      </w:r>
      <w:r w:rsidRPr="009275C5">
        <w:rPr>
          <w:noProof/>
        </w:rPr>
        <w:t>uman–</w:t>
      </w:r>
      <w:r w:rsidR="002742F7">
        <w:rPr>
          <w:noProof/>
        </w:rPr>
        <w:t>w</w:t>
      </w:r>
      <w:r w:rsidRPr="009275C5">
        <w:rPr>
          <w:noProof/>
        </w:rPr>
        <w:t xml:space="preserve">ildlife </w:t>
      </w:r>
      <w:r w:rsidR="002742F7">
        <w:rPr>
          <w:noProof/>
        </w:rPr>
        <w:t>c</w:t>
      </w:r>
      <w:r w:rsidRPr="009275C5">
        <w:rPr>
          <w:noProof/>
        </w:rPr>
        <w:t>onflict. Pages 247-257. Human dimensions of wildlife.</w:t>
      </w:r>
    </w:p>
    <w:p w14:paraId="56746921" w14:textId="77777777" w:rsidR="00431167" w:rsidRPr="009275C5" w:rsidRDefault="00431167" w:rsidP="00315B74">
      <w:pPr>
        <w:pStyle w:val="EndNoteBibliography"/>
        <w:ind w:left="720" w:hanging="720"/>
        <w:rPr>
          <w:noProof/>
        </w:rPr>
      </w:pPr>
      <w:r w:rsidRPr="009275C5">
        <w:rPr>
          <w:noProof/>
        </w:rPr>
        <w:t xml:space="preserve">McKinney ML. 2006. Urbanization as a major cause of biotic homogenization. Biological Conservation </w:t>
      </w:r>
      <w:r w:rsidRPr="009275C5">
        <w:rPr>
          <w:b/>
          <w:noProof/>
        </w:rPr>
        <w:t>127</w:t>
      </w:r>
      <w:r w:rsidRPr="009275C5">
        <w:rPr>
          <w:noProof/>
        </w:rPr>
        <w:t>:247-260.</w:t>
      </w:r>
    </w:p>
    <w:p w14:paraId="4AF208A7" w14:textId="77777777" w:rsidR="00431167" w:rsidRPr="009275C5" w:rsidRDefault="00431167" w:rsidP="00315B74">
      <w:pPr>
        <w:pStyle w:val="EndNoteBibliography"/>
        <w:ind w:left="720" w:hanging="720"/>
        <w:rPr>
          <w:noProof/>
        </w:rPr>
      </w:pPr>
      <w:r w:rsidRPr="009275C5">
        <w:rPr>
          <w:noProof/>
        </w:rPr>
        <w:t xml:space="preserve">Morehouse AT, Boyce MS. 2017. Troublemaking carnivores: conflicts with humans in a diverse assemblage of large carnivores. Ecology and Society </w:t>
      </w:r>
      <w:r w:rsidRPr="009275C5">
        <w:rPr>
          <w:b/>
          <w:noProof/>
        </w:rPr>
        <w:t>22</w:t>
      </w:r>
      <w:r w:rsidRPr="009275C5">
        <w:rPr>
          <w:noProof/>
        </w:rPr>
        <w:t>:12.</w:t>
      </w:r>
    </w:p>
    <w:p w14:paraId="4242DD90" w14:textId="77777777" w:rsidR="00431167" w:rsidRPr="009275C5" w:rsidRDefault="00431167" w:rsidP="00315B74">
      <w:pPr>
        <w:pStyle w:val="EndNoteBibliography"/>
        <w:ind w:left="720" w:hanging="720"/>
        <w:rPr>
          <w:noProof/>
        </w:rPr>
      </w:pPr>
      <w:r w:rsidRPr="009275C5">
        <w:rPr>
          <w:noProof/>
        </w:rPr>
        <w:t xml:space="preserve">Morey PS, Gese EM, Gehrt S. 2007. Spatial and temporal variation in the diet of coyotes in the Chicago metropolitan area. American Midland Naturalist </w:t>
      </w:r>
      <w:r w:rsidRPr="009275C5">
        <w:rPr>
          <w:b/>
          <w:noProof/>
        </w:rPr>
        <w:t>158</w:t>
      </w:r>
      <w:r w:rsidRPr="009275C5">
        <w:rPr>
          <w:noProof/>
        </w:rPr>
        <w:t>:147-161.</w:t>
      </w:r>
    </w:p>
    <w:p w14:paraId="1A3AB08F" w14:textId="77777777" w:rsidR="00431167" w:rsidRPr="009275C5" w:rsidRDefault="00431167" w:rsidP="00315B74">
      <w:pPr>
        <w:pStyle w:val="EndNoteBibliography"/>
        <w:ind w:left="720" w:hanging="720"/>
        <w:rPr>
          <w:noProof/>
        </w:rPr>
      </w:pPr>
      <w:r w:rsidRPr="009275C5">
        <w:rPr>
          <w:noProof/>
        </w:rPr>
        <w:t>Mowry CB, Lee A, Taylor ZP, Hamid N, Whitney S, Heneghen M, Russell J, Wilson LA. 2020. Using community science data to investigate urban Coyotes (</w:t>
      </w:r>
      <w:r w:rsidRPr="00BB168C">
        <w:rPr>
          <w:i/>
          <w:iCs/>
          <w:noProof/>
        </w:rPr>
        <w:t>Canis latrans</w:t>
      </w:r>
      <w:r w:rsidRPr="009275C5">
        <w:rPr>
          <w:noProof/>
        </w:rPr>
        <w:t>) in Atlanta, Georgia, USA. Human Dimensions of Wildlife:16.</w:t>
      </w:r>
    </w:p>
    <w:p w14:paraId="58943038" w14:textId="77777777" w:rsidR="00431167" w:rsidRPr="009275C5" w:rsidRDefault="00431167" w:rsidP="00315B74">
      <w:pPr>
        <w:pStyle w:val="EndNoteBibliography"/>
        <w:ind w:left="720" w:hanging="720"/>
        <w:rPr>
          <w:noProof/>
        </w:rPr>
      </w:pPr>
      <w:r w:rsidRPr="009275C5">
        <w:rPr>
          <w:noProof/>
        </w:rPr>
        <w:t xml:space="preserve">Mueller MA, Drake D, Allen ML. 2019. Using citizen science to inform urban canid management. Landscape and Urban Planning </w:t>
      </w:r>
      <w:r w:rsidRPr="009275C5">
        <w:rPr>
          <w:b/>
          <w:noProof/>
        </w:rPr>
        <w:t>189</w:t>
      </w:r>
      <w:r w:rsidRPr="009275C5">
        <w:rPr>
          <w:noProof/>
        </w:rPr>
        <w:t>:362-371.</w:t>
      </w:r>
    </w:p>
    <w:p w14:paraId="480ABF1E" w14:textId="77777777" w:rsidR="00431167" w:rsidRPr="009275C5" w:rsidRDefault="00431167" w:rsidP="00315B74">
      <w:pPr>
        <w:pStyle w:val="EndNoteBibliography"/>
        <w:ind w:left="720" w:hanging="720"/>
        <w:rPr>
          <w:noProof/>
        </w:rPr>
      </w:pPr>
      <w:r w:rsidRPr="009275C5">
        <w:rPr>
          <w:noProof/>
        </w:rPr>
        <w:t xml:space="preserve">Murray M, Cembrowski A, Latham ADM, Lukasik VM, Pruss S, St. Clair CC. 2015a. Greater consumption of protein-poor anthropogenic food by urban relative to rural coyotes increases diet breadth and potential for human-wildlife conflict. Ecography </w:t>
      </w:r>
      <w:r w:rsidRPr="009275C5">
        <w:rPr>
          <w:b/>
          <w:noProof/>
        </w:rPr>
        <w:t>38</w:t>
      </w:r>
      <w:r w:rsidRPr="009275C5">
        <w:rPr>
          <w:noProof/>
        </w:rPr>
        <w:t>:1235-1242.</w:t>
      </w:r>
    </w:p>
    <w:p w14:paraId="5F52B584" w14:textId="77777777" w:rsidR="00431167" w:rsidRPr="009275C5" w:rsidRDefault="00431167" w:rsidP="00315B74">
      <w:pPr>
        <w:pStyle w:val="EndNoteBibliography"/>
        <w:ind w:left="720" w:hanging="720"/>
        <w:rPr>
          <w:noProof/>
        </w:rPr>
      </w:pPr>
      <w:r w:rsidRPr="009275C5">
        <w:rPr>
          <w:noProof/>
        </w:rPr>
        <w:t xml:space="preserve">Murray M, Edwards MA, Abercrombie B, St. Clair CC. 2015b. Poor health is associated with use of anthropogenic resources in an urban carnivore. Proceedings of the Royal Society B-Biological Sciences </w:t>
      </w:r>
      <w:r w:rsidRPr="009275C5">
        <w:rPr>
          <w:b/>
          <w:noProof/>
        </w:rPr>
        <w:t>282</w:t>
      </w:r>
      <w:r w:rsidRPr="009275C5">
        <w:rPr>
          <w:noProof/>
        </w:rPr>
        <w:t>:8.</w:t>
      </w:r>
    </w:p>
    <w:p w14:paraId="030A7E12" w14:textId="011B4BEE" w:rsidR="00431167" w:rsidRPr="009275C5" w:rsidRDefault="00431167" w:rsidP="00315B74">
      <w:pPr>
        <w:pStyle w:val="EndNoteBibliography"/>
        <w:ind w:left="720" w:hanging="720"/>
        <w:rPr>
          <w:noProof/>
        </w:rPr>
      </w:pPr>
      <w:r w:rsidRPr="009275C5">
        <w:rPr>
          <w:noProof/>
        </w:rPr>
        <w:t>Murray MH, Hill J, Whyte P, St. Clair CC. 2016. Urban</w:t>
      </w:r>
      <w:r w:rsidR="002742F7">
        <w:rPr>
          <w:noProof/>
        </w:rPr>
        <w:t xml:space="preserve"> compost attracts coyotes, contains toxins, and may promote disease in urban-adapted wildlife. </w:t>
      </w:r>
      <w:r w:rsidRPr="009275C5">
        <w:rPr>
          <w:noProof/>
        </w:rPr>
        <w:t xml:space="preserve">Ecohealth </w:t>
      </w:r>
      <w:r w:rsidRPr="009275C5">
        <w:rPr>
          <w:b/>
          <w:noProof/>
        </w:rPr>
        <w:t>13</w:t>
      </w:r>
      <w:r w:rsidRPr="009275C5">
        <w:rPr>
          <w:noProof/>
        </w:rPr>
        <w:t>:285-292.</w:t>
      </w:r>
    </w:p>
    <w:p w14:paraId="44932858" w14:textId="77777777" w:rsidR="00431167" w:rsidRPr="009275C5" w:rsidRDefault="00431167" w:rsidP="00315B74">
      <w:pPr>
        <w:pStyle w:val="EndNoteBibliography"/>
        <w:ind w:left="720" w:hanging="720"/>
        <w:rPr>
          <w:noProof/>
        </w:rPr>
      </w:pPr>
      <w:r w:rsidRPr="009275C5">
        <w:rPr>
          <w:noProof/>
        </w:rPr>
        <w:t xml:space="preserve">Murray MH, St. Clair CC. 2017. Predictable features attract urban coyotes to residential yards. Journal of Wildlife Management </w:t>
      </w:r>
      <w:r w:rsidRPr="009275C5">
        <w:rPr>
          <w:b/>
          <w:noProof/>
        </w:rPr>
        <w:t>81</w:t>
      </w:r>
      <w:r w:rsidRPr="009275C5">
        <w:rPr>
          <w:noProof/>
        </w:rPr>
        <w:t>:593-600.</w:t>
      </w:r>
    </w:p>
    <w:p w14:paraId="5C7F8D76" w14:textId="0DA5EA76" w:rsidR="00431167" w:rsidRPr="009275C5" w:rsidRDefault="00431167" w:rsidP="00315B74">
      <w:pPr>
        <w:pStyle w:val="EndNoteBibliography"/>
        <w:ind w:left="720" w:hanging="720"/>
        <w:rPr>
          <w:noProof/>
        </w:rPr>
      </w:pPr>
      <w:r w:rsidRPr="009275C5">
        <w:rPr>
          <w:noProof/>
        </w:rPr>
        <w:t>Nation PN, St. Clair CC. 2019. A</w:t>
      </w:r>
      <w:r w:rsidR="000404B5">
        <w:rPr>
          <w:noProof/>
        </w:rPr>
        <w:t xml:space="preserve"> foresinic pathology investigation of dismembered domestic cats: coyotes or cults? </w:t>
      </w:r>
      <w:r w:rsidRPr="009275C5">
        <w:rPr>
          <w:noProof/>
        </w:rPr>
        <w:t xml:space="preserve">Veterinary Pathology </w:t>
      </w:r>
      <w:r w:rsidRPr="009275C5">
        <w:rPr>
          <w:b/>
          <w:noProof/>
        </w:rPr>
        <w:t>56</w:t>
      </w:r>
      <w:r w:rsidRPr="009275C5">
        <w:rPr>
          <w:noProof/>
        </w:rPr>
        <w:t>:444-451.</w:t>
      </w:r>
    </w:p>
    <w:p w14:paraId="2462E260" w14:textId="6F7827C9" w:rsidR="00431167" w:rsidRPr="009275C5" w:rsidRDefault="00431167" w:rsidP="00315B74">
      <w:pPr>
        <w:pStyle w:val="EndNoteBibliography"/>
        <w:ind w:left="720" w:hanging="720"/>
        <w:rPr>
          <w:noProof/>
        </w:rPr>
      </w:pPr>
      <w:r w:rsidRPr="009275C5">
        <w:rPr>
          <w:noProof/>
        </w:rPr>
        <w:lastRenderedPageBreak/>
        <w:t xml:space="preserve">Natural Regions Committee. 2006. Natural </w:t>
      </w:r>
      <w:r w:rsidR="00E37A2C">
        <w:rPr>
          <w:noProof/>
        </w:rPr>
        <w:t>r</w:t>
      </w:r>
      <w:r w:rsidRPr="009275C5">
        <w:rPr>
          <w:noProof/>
        </w:rPr>
        <w:t xml:space="preserve">egions and </w:t>
      </w:r>
      <w:r w:rsidR="00E37A2C">
        <w:rPr>
          <w:noProof/>
        </w:rPr>
        <w:t>s</w:t>
      </w:r>
      <w:r w:rsidRPr="009275C5">
        <w:rPr>
          <w:noProof/>
        </w:rPr>
        <w:t>ubregions of Alberta. Compiled by DJ Downing and WW Pettapiece. Government of Alberta. Pub. No. T852.</w:t>
      </w:r>
    </w:p>
    <w:p w14:paraId="0093560B" w14:textId="77777777" w:rsidR="00431167" w:rsidRPr="009275C5" w:rsidRDefault="00431167" w:rsidP="00315B74">
      <w:pPr>
        <w:pStyle w:val="EndNoteBibliography"/>
        <w:ind w:left="720" w:hanging="720"/>
        <w:rPr>
          <w:noProof/>
        </w:rPr>
      </w:pPr>
      <w:r w:rsidRPr="009275C5">
        <w:rPr>
          <w:noProof/>
        </w:rPr>
        <w:t xml:space="preserve">Newsome SD, Garbe HM, Wilson EC, Gehrt SD. 2015. Individual variation in anthropogenic resource use in an urban carnivore. Oecologia </w:t>
      </w:r>
      <w:r w:rsidRPr="009275C5">
        <w:rPr>
          <w:b/>
          <w:noProof/>
        </w:rPr>
        <w:t>178</w:t>
      </w:r>
      <w:r w:rsidRPr="009275C5">
        <w:rPr>
          <w:noProof/>
        </w:rPr>
        <w:t>:115-128.</w:t>
      </w:r>
    </w:p>
    <w:p w14:paraId="2F589D51" w14:textId="77777777" w:rsidR="00431167" w:rsidRPr="009275C5" w:rsidRDefault="00431167" w:rsidP="00315B74">
      <w:pPr>
        <w:pStyle w:val="EndNoteBibliography"/>
        <w:ind w:left="720" w:hanging="720"/>
        <w:rPr>
          <w:noProof/>
        </w:rPr>
      </w:pPr>
      <w:r w:rsidRPr="009275C5">
        <w:rPr>
          <w:noProof/>
        </w:rPr>
        <w:t>Nielsen SE, Stenhouse GB, Cranston J. 2009. Identification of priority areas for Grizzly bear conservation and recovery in Alberta, Canada. Pages 38-60. Journal of Conservation Planning.</w:t>
      </w:r>
    </w:p>
    <w:p w14:paraId="7598048A" w14:textId="2B8534A0" w:rsidR="00431167" w:rsidRPr="009275C5" w:rsidRDefault="00431167" w:rsidP="00315B74">
      <w:pPr>
        <w:pStyle w:val="EndNoteBibliography"/>
        <w:ind w:left="720" w:hanging="720"/>
        <w:rPr>
          <w:noProof/>
        </w:rPr>
      </w:pPr>
      <w:r w:rsidRPr="009275C5">
        <w:rPr>
          <w:noProof/>
        </w:rPr>
        <w:t xml:space="preserve">Olson ER, Van Deelen TR, Wydeven AP, Ventura SJ, MacFarland DM. 2015. Characterizing </w:t>
      </w:r>
      <w:r w:rsidR="00AA27F0">
        <w:rPr>
          <w:noProof/>
        </w:rPr>
        <w:t xml:space="preserve">wolf-human conflicts in </w:t>
      </w:r>
      <w:r w:rsidRPr="009275C5">
        <w:rPr>
          <w:noProof/>
        </w:rPr>
        <w:t xml:space="preserve">Wisconsin, USA. Wildlife Society Bulletin </w:t>
      </w:r>
      <w:r w:rsidRPr="009275C5">
        <w:rPr>
          <w:b/>
          <w:noProof/>
        </w:rPr>
        <w:t>39</w:t>
      </w:r>
      <w:r w:rsidRPr="009275C5">
        <w:rPr>
          <w:noProof/>
        </w:rPr>
        <w:t>:676-688.</w:t>
      </w:r>
    </w:p>
    <w:p w14:paraId="63F31ED9" w14:textId="77777777" w:rsidR="00431167" w:rsidRPr="009275C5" w:rsidRDefault="00431167" w:rsidP="00315B74">
      <w:pPr>
        <w:pStyle w:val="EndNoteBibliography"/>
        <w:ind w:left="720" w:hanging="720"/>
        <w:rPr>
          <w:noProof/>
        </w:rPr>
      </w:pPr>
      <w:r w:rsidRPr="009275C5">
        <w:rPr>
          <w:noProof/>
        </w:rPr>
        <w:t xml:space="preserve">Poessel SA, Breck SW, Gese EM. 2016. Spatial ecology of coyotes in the Denver metropolitan area: influence of the urban matrix. Journal of Mammalogy </w:t>
      </w:r>
      <w:r w:rsidRPr="009275C5">
        <w:rPr>
          <w:b/>
          <w:noProof/>
        </w:rPr>
        <w:t>97</w:t>
      </w:r>
      <w:r w:rsidRPr="009275C5">
        <w:rPr>
          <w:noProof/>
        </w:rPr>
        <w:t>:1414-1427.</w:t>
      </w:r>
    </w:p>
    <w:p w14:paraId="00F3650B" w14:textId="77777777" w:rsidR="00431167" w:rsidRPr="009275C5" w:rsidRDefault="00431167" w:rsidP="00315B74">
      <w:pPr>
        <w:pStyle w:val="EndNoteBibliography"/>
        <w:ind w:left="720" w:hanging="720"/>
        <w:rPr>
          <w:noProof/>
        </w:rPr>
      </w:pPr>
      <w:r w:rsidRPr="009275C5">
        <w:rPr>
          <w:noProof/>
        </w:rPr>
        <w:t xml:space="preserve">Poessel SA, Breck SW, Teel TL, Shwiff S, Crooks KR, Angeloni L. 2013. Patterns of human-coyote conflicts in the Denver Metropolitan Area. Journal of Wildlife Management </w:t>
      </w:r>
      <w:r w:rsidRPr="009275C5">
        <w:rPr>
          <w:b/>
          <w:noProof/>
        </w:rPr>
        <w:t>77</w:t>
      </w:r>
      <w:r w:rsidRPr="009275C5">
        <w:rPr>
          <w:noProof/>
        </w:rPr>
        <w:t>:297-305.</w:t>
      </w:r>
    </w:p>
    <w:p w14:paraId="1478144A" w14:textId="77777777" w:rsidR="00431167" w:rsidRPr="009275C5" w:rsidRDefault="00431167" w:rsidP="00315B74">
      <w:pPr>
        <w:pStyle w:val="EndNoteBibliography"/>
        <w:ind w:left="720" w:hanging="720"/>
        <w:rPr>
          <w:noProof/>
        </w:rPr>
      </w:pPr>
      <w:r w:rsidRPr="009275C5">
        <w:rPr>
          <w:noProof/>
        </w:rPr>
        <w:t xml:space="preserve">Poessel SA, Gese EM, Young JK. 2017a. Environmental factors influencing the occurrence of coyotes and conflicts in urban areas. Landscape and Urban Planning </w:t>
      </w:r>
      <w:r w:rsidRPr="009275C5">
        <w:rPr>
          <w:b/>
          <w:noProof/>
        </w:rPr>
        <w:t>157</w:t>
      </w:r>
      <w:r w:rsidRPr="009275C5">
        <w:rPr>
          <w:noProof/>
        </w:rPr>
        <w:t>:259-269.</w:t>
      </w:r>
    </w:p>
    <w:p w14:paraId="5DAF24B0" w14:textId="77777777" w:rsidR="00431167" w:rsidRPr="009275C5" w:rsidRDefault="00431167" w:rsidP="00315B74">
      <w:pPr>
        <w:pStyle w:val="EndNoteBibliography"/>
        <w:ind w:left="720" w:hanging="720"/>
        <w:rPr>
          <w:noProof/>
        </w:rPr>
      </w:pPr>
      <w:r w:rsidRPr="009275C5">
        <w:rPr>
          <w:noProof/>
        </w:rPr>
        <w:t>Poessel SA, Mock EC, Breck SW. 2017b. Coyote (</w:t>
      </w:r>
      <w:r w:rsidRPr="00BB168C">
        <w:rPr>
          <w:i/>
          <w:iCs/>
          <w:noProof/>
        </w:rPr>
        <w:t>Canis latrans</w:t>
      </w:r>
      <w:r w:rsidRPr="009275C5">
        <w:rPr>
          <w:noProof/>
        </w:rPr>
        <w:t xml:space="preserve">) diet in an urban environment: variation relative to pet conflicts, housing density, and season. Canadian Journal of Zoology </w:t>
      </w:r>
      <w:r w:rsidRPr="009275C5">
        <w:rPr>
          <w:b/>
          <w:noProof/>
        </w:rPr>
        <w:t>95</w:t>
      </w:r>
      <w:r w:rsidRPr="009275C5">
        <w:rPr>
          <w:noProof/>
        </w:rPr>
        <w:t>:287-297.</w:t>
      </w:r>
    </w:p>
    <w:p w14:paraId="231F560F" w14:textId="77777777" w:rsidR="00431167" w:rsidRPr="009275C5" w:rsidRDefault="00431167" w:rsidP="00315B74">
      <w:pPr>
        <w:pStyle w:val="EndNoteBibliography"/>
        <w:ind w:left="720" w:hanging="720"/>
        <w:rPr>
          <w:noProof/>
        </w:rPr>
      </w:pPr>
      <w:r w:rsidRPr="009275C5">
        <w:rPr>
          <w:noProof/>
        </w:rPr>
        <w:t xml:space="preserve">Prugh LR, Stoner CJ, Epps CW, Bean WT, Ripple WJ, Laliberte AS, Brashares JS. 2009. The Rise of the Mesopredator. Bioscience </w:t>
      </w:r>
      <w:r w:rsidRPr="009275C5">
        <w:rPr>
          <w:b/>
          <w:noProof/>
        </w:rPr>
        <w:t>59</w:t>
      </w:r>
      <w:r w:rsidRPr="009275C5">
        <w:rPr>
          <w:noProof/>
        </w:rPr>
        <w:t>:779-791.</w:t>
      </w:r>
    </w:p>
    <w:p w14:paraId="04353EA4" w14:textId="3DD2AF45" w:rsidR="00431167" w:rsidRDefault="00431167" w:rsidP="00315B74">
      <w:pPr>
        <w:pStyle w:val="EndNoteBibliography"/>
        <w:ind w:left="720" w:hanging="720"/>
        <w:rPr>
          <w:noProof/>
        </w:rPr>
      </w:pPr>
      <w:r w:rsidRPr="009275C5">
        <w:rPr>
          <w:noProof/>
        </w:rPr>
        <w:t xml:space="preserve">Ripley B, Venables B, Bates DM, Hornik K, Gebhardt A, Firth D. 2020. Package 'MASS', Available from </w:t>
      </w:r>
      <w:hyperlink r:id="rId11" w:history="1">
        <w:r w:rsidR="00454692" w:rsidRPr="00C7735D">
          <w:rPr>
            <w:rStyle w:val="Hyperlink"/>
            <w:noProof/>
          </w:rPr>
          <w:t>https://cran.r-project.org/web/packages/MASS/MASS.pdf</w:t>
        </w:r>
      </w:hyperlink>
      <w:r w:rsidRPr="009275C5">
        <w:rPr>
          <w:noProof/>
        </w:rPr>
        <w:t>.</w:t>
      </w:r>
    </w:p>
    <w:p w14:paraId="06EFC1CC" w14:textId="77777777" w:rsidR="00454692" w:rsidRDefault="00454692" w:rsidP="00454692">
      <w:pPr>
        <w:pStyle w:val="EndNoteBibliography"/>
        <w:ind w:left="720" w:hanging="720"/>
        <w:rPr>
          <w:noProof/>
        </w:rPr>
      </w:pPr>
      <w:r>
        <w:rPr>
          <w:noProof/>
        </w:rPr>
        <w:t>R Core Team (2019). R: A language and environment for statistical computing.</w:t>
      </w:r>
    </w:p>
    <w:p w14:paraId="36EA571F" w14:textId="11CFA767" w:rsidR="00454692" w:rsidRDefault="00454692" w:rsidP="00454692">
      <w:pPr>
        <w:pStyle w:val="EndNoteBibliography"/>
        <w:ind w:left="720" w:hanging="720"/>
        <w:rPr>
          <w:noProof/>
        </w:rPr>
      </w:pPr>
      <w:r>
        <w:rPr>
          <w:noProof/>
        </w:rPr>
        <w:t xml:space="preserve"> </w:t>
      </w:r>
      <w:r w:rsidR="00CC0CEB">
        <w:rPr>
          <w:noProof/>
        </w:rPr>
        <w:tab/>
      </w:r>
      <w:r>
        <w:rPr>
          <w:noProof/>
        </w:rPr>
        <w:t>R Foundation for Statistical Computing, Vienna, Austria. URL</w:t>
      </w:r>
    </w:p>
    <w:p w14:paraId="1CC8A6DA" w14:textId="35684753" w:rsidR="00454692" w:rsidRPr="009275C5" w:rsidRDefault="00454692" w:rsidP="00454692">
      <w:pPr>
        <w:pStyle w:val="EndNoteBibliography"/>
        <w:ind w:left="720" w:hanging="720"/>
        <w:rPr>
          <w:noProof/>
        </w:rPr>
      </w:pPr>
      <w:r>
        <w:rPr>
          <w:noProof/>
        </w:rPr>
        <w:t xml:space="preserve"> </w:t>
      </w:r>
      <w:r w:rsidR="00CC0CEB">
        <w:rPr>
          <w:noProof/>
        </w:rPr>
        <w:tab/>
      </w:r>
      <w:r>
        <w:rPr>
          <w:noProof/>
        </w:rPr>
        <w:t>https://www.R-project.org/.</w:t>
      </w:r>
    </w:p>
    <w:p w14:paraId="09B0CE1B" w14:textId="77777777" w:rsidR="00431167" w:rsidRPr="009275C5" w:rsidRDefault="00431167" w:rsidP="00315B74">
      <w:pPr>
        <w:pStyle w:val="EndNoteBibliography"/>
        <w:ind w:left="720" w:hanging="720"/>
        <w:rPr>
          <w:noProof/>
        </w:rPr>
      </w:pPr>
      <w:r w:rsidRPr="009275C5">
        <w:rPr>
          <w:noProof/>
        </w:rPr>
        <w:t>Schell CJ, Stanton LA, Young JK, Angeloni LM, Lambert JE, Breck SW, Murray MH. 2020. The evolutionary consequences of human-wildlife conflict in cities. Evolutionary Applications:20.</w:t>
      </w:r>
    </w:p>
    <w:p w14:paraId="5EDFA1F2" w14:textId="77777777" w:rsidR="00431167" w:rsidRPr="009275C5" w:rsidRDefault="00431167" w:rsidP="00315B74">
      <w:pPr>
        <w:pStyle w:val="EndNoteBibliography"/>
        <w:ind w:left="720" w:hanging="720"/>
        <w:rPr>
          <w:noProof/>
        </w:rPr>
      </w:pPr>
      <w:r w:rsidRPr="009275C5">
        <w:rPr>
          <w:noProof/>
        </w:rPr>
        <w:t xml:space="preserve">Schell CJ, Young JK, Lonsdorf EV, Santymire RM, Mateo JM. 2018. Parental habituation to human disturbance over time reduces fear of humans in coyote offspring. Ecology and Evolution </w:t>
      </w:r>
      <w:r w:rsidRPr="009275C5">
        <w:rPr>
          <w:b/>
          <w:noProof/>
        </w:rPr>
        <w:t>8</w:t>
      </w:r>
      <w:r w:rsidRPr="009275C5">
        <w:rPr>
          <w:noProof/>
        </w:rPr>
        <w:t>:12965-12980.</w:t>
      </w:r>
    </w:p>
    <w:p w14:paraId="4454AD56" w14:textId="77777777" w:rsidR="00431167" w:rsidRPr="009275C5" w:rsidRDefault="00431167" w:rsidP="00315B74">
      <w:pPr>
        <w:pStyle w:val="EndNoteBibliography"/>
        <w:ind w:left="720" w:hanging="720"/>
        <w:rPr>
          <w:noProof/>
        </w:rPr>
      </w:pPr>
      <w:r w:rsidRPr="009275C5">
        <w:rPr>
          <w:noProof/>
        </w:rPr>
        <w:t xml:space="preserve">Soulsbury CD. 2020. Temporal patterns of human-fox interactions as revealed from internet searches. Human Dimensions of Wildlife </w:t>
      </w:r>
      <w:r w:rsidRPr="009275C5">
        <w:rPr>
          <w:b/>
          <w:noProof/>
        </w:rPr>
        <w:t>25</w:t>
      </w:r>
      <w:r w:rsidRPr="009275C5">
        <w:rPr>
          <w:noProof/>
        </w:rPr>
        <w:t>:70-81.</w:t>
      </w:r>
    </w:p>
    <w:p w14:paraId="7F8A8FB5" w14:textId="77777777" w:rsidR="00431167" w:rsidRPr="009275C5" w:rsidRDefault="00431167" w:rsidP="00315B74">
      <w:pPr>
        <w:pStyle w:val="EndNoteBibliography"/>
        <w:ind w:left="720" w:hanging="720"/>
        <w:rPr>
          <w:noProof/>
        </w:rPr>
      </w:pPr>
      <w:r w:rsidRPr="009275C5">
        <w:rPr>
          <w:noProof/>
        </w:rPr>
        <w:t xml:space="preserve">Soulsbury CD, White PCL. 2015. Human-wildlife interactions in urban areas: a review of conflicts, benefits and opportunities. Wildlife Research </w:t>
      </w:r>
      <w:r w:rsidRPr="009275C5">
        <w:rPr>
          <w:b/>
          <w:noProof/>
        </w:rPr>
        <w:t>42</w:t>
      </w:r>
      <w:r w:rsidRPr="009275C5">
        <w:rPr>
          <w:noProof/>
        </w:rPr>
        <w:t>:541-553.</w:t>
      </w:r>
    </w:p>
    <w:p w14:paraId="01B8204C" w14:textId="77777777" w:rsidR="00431167" w:rsidRPr="009275C5" w:rsidRDefault="00431167" w:rsidP="00315B74">
      <w:pPr>
        <w:pStyle w:val="EndNoteBibliography"/>
        <w:ind w:left="720" w:hanging="720"/>
        <w:rPr>
          <w:noProof/>
        </w:rPr>
      </w:pPr>
      <w:r w:rsidRPr="009275C5">
        <w:rPr>
          <w:noProof/>
        </w:rPr>
        <w:t xml:space="preserve">Sponarski CC, Miller C, Vaske JJ. 2018. Perceived risks and coyote management in an urban setting. Journal of Urban Ecology </w:t>
      </w:r>
      <w:r w:rsidRPr="009275C5">
        <w:rPr>
          <w:b/>
          <w:noProof/>
        </w:rPr>
        <w:t>4</w:t>
      </w:r>
      <w:r w:rsidRPr="009275C5">
        <w:rPr>
          <w:noProof/>
        </w:rPr>
        <w:t>.</w:t>
      </w:r>
    </w:p>
    <w:p w14:paraId="0FBBBBBC" w14:textId="7DEA0EF3" w:rsidR="00431167" w:rsidRPr="009275C5" w:rsidRDefault="00431167" w:rsidP="00315B74">
      <w:pPr>
        <w:pStyle w:val="EndNoteBibliography"/>
        <w:ind w:left="720" w:hanging="720"/>
        <w:rPr>
          <w:noProof/>
        </w:rPr>
      </w:pPr>
      <w:r w:rsidRPr="009275C5">
        <w:rPr>
          <w:noProof/>
        </w:rPr>
        <w:t xml:space="preserve">Sponarski CC, Miller CA, Vaske JJ, Spacapan MR. 2016. Modeling </w:t>
      </w:r>
      <w:r w:rsidR="00AA27F0">
        <w:rPr>
          <w:noProof/>
        </w:rPr>
        <w:t>p</w:t>
      </w:r>
      <w:r w:rsidRPr="009275C5">
        <w:rPr>
          <w:noProof/>
        </w:rPr>
        <w:t xml:space="preserve">erceived </w:t>
      </w:r>
      <w:r w:rsidR="00AA27F0">
        <w:rPr>
          <w:noProof/>
        </w:rPr>
        <w:t>r</w:t>
      </w:r>
      <w:r w:rsidRPr="009275C5">
        <w:rPr>
          <w:noProof/>
        </w:rPr>
        <w:t xml:space="preserve">isk from </w:t>
      </w:r>
      <w:r w:rsidR="00AA27F0">
        <w:rPr>
          <w:noProof/>
        </w:rPr>
        <w:t>c</w:t>
      </w:r>
      <w:r w:rsidRPr="009275C5">
        <w:rPr>
          <w:noProof/>
        </w:rPr>
        <w:t xml:space="preserve">oyotes </w:t>
      </w:r>
      <w:r w:rsidR="00AA27F0">
        <w:rPr>
          <w:noProof/>
        </w:rPr>
        <w:t>a</w:t>
      </w:r>
      <w:r w:rsidRPr="009275C5">
        <w:rPr>
          <w:noProof/>
        </w:rPr>
        <w:t xml:space="preserve">mong Chicago </w:t>
      </w:r>
      <w:r w:rsidR="00AA27F0">
        <w:rPr>
          <w:noProof/>
        </w:rPr>
        <w:t>r</w:t>
      </w:r>
      <w:r w:rsidRPr="009275C5">
        <w:rPr>
          <w:noProof/>
        </w:rPr>
        <w:t xml:space="preserve">esidents. Human Dimensions of Wildlife </w:t>
      </w:r>
      <w:r w:rsidRPr="009275C5">
        <w:rPr>
          <w:b/>
          <w:noProof/>
        </w:rPr>
        <w:t>21</w:t>
      </w:r>
      <w:r w:rsidRPr="009275C5">
        <w:rPr>
          <w:noProof/>
        </w:rPr>
        <w:t>:491-505.</w:t>
      </w:r>
    </w:p>
    <w:p w14:paraId="301DD0A6" w14:textId="77777777" w:rsidR="00431167" w:rsidRPr="009275C5" w:rsidRDefault="00431167" w:rsidP="00315B74">
      <w:pPr>
        <w:pStyle w:val="EndNoteBibliography"/>
        <w:ind w:left="720" w:hanging="720"/>
        <w:rPr>
          <w:noProof/>
        </w:rPr>
      </w:pPr>
      <w:r w:rsidRPr="009275C5">
        <w:rPr>
          <w:noProof/>
        </w:rPr>
        <w:t xml:space="preserve">Statistics Canada. 2019. The Open Database of Buildings, Available from </w:t>
      </w:r>
      <w:r w:rsidRPr="00431167">
        <w:rPr>
          <w:noProof/>
        </w:rPr>
        <w:t>https://www.statcan.gc.ca/eng/lode/databases/odb</w:t>
      </w:r>
      <w:r w:rsidRPr="009275C5">
        <w:rPr>
          <w:noProof/>
        </w:rPr>
        <w:t xml:space="preserve"> (accessed March 9 2021).</w:t>
      </w:r>
    </w:p>
    <w:p w14:paraId="02DA4760" w14:textId="77777777" w:rsidR="00431167" w:rsidRPr="009275C5" w:rsidRDefault="00431167" w:rsidP="00315B74">
      <w:pPr>
        <w:pStyle w:val="EndNoteBibliography"/>
        <w:ind w:left="720" w:hanging="720"/>
        <w:rPr>
          <w:noProof/>
        </w:rPr>
      </w:pPr>
      <w:r w:rsidRPr="009275C5">
        <w:rPr>
          <w:noProof/>
        </w:rPr>
        <w:t xml:space="preserve">Sugden S, Sanderson D, Ford K, Stein LY, St. Clair CC. 2020. An altered microbiome in urban coyotes mediates relationships between anthropogenic diet and poor health. Scientific Reports </w:t>
      </w:r>
      <w:r w:rsidRPr="009275C5">
        <w:rPr>
          <w:b/>
          <w:noProof/>
        </w:rPr>
        <w:t>10</w:t>
      </w:r>
      <w:r w:rsidRPr="009275C5">
        <w:rPr>
          <w:noProof/>
        </w:rPr>
        <w:t>:14.</w:t>
      </w:r>
    </w:p>
    <w:p w14:paraId="0AF0E3E7" w14:textId="77777777" w:rsidR="00431167" w:rsidRPr="009275C5" w:rsidRDefault="00431167" w:rsidP="00315B74">
      <w:pPr>
        <w:pStyle w:val="EndNoteBibliography"/>
        <w:ind w:left="720" w:hanging="720"/>
        <w:rPr>
          <w:noProof/>
        </w:rPr>
      </w:pPr>
      <w:r w:rsidRPr="009275C5">
        <w:rPr>
          <w:noProof/>
        </w:rPr>
        <w:lastRenderedPageBreak/>
        <w:t xml:space="preserve">Sullivan BL, et al. 2014. The eBird enterprise: An integrated approach to development and application of citizen science. Biological Conservation </w:t>
      </w:r>
      <w:r w:rsidRPr="009275C5">
        <w:rPr>
          <w:b/>
          <w:noProof/>
        </w:rPr>
        <w:t>169</w:t>
      </w:r>
      <w:r w:rsidRPr="009275C5">
        <w:rPr>
          <w:noProof/>
        </w:rPr>
        <w:t>:31-40.</w:t>
      </w:r>
    </w:p>
    <w:p w14:paraId="5663C6F9" w14:textId="77777777" w:rsidR="00431167" w:rsidRPr="009275C5" w:rsidRDefault="00431167" w:rsidP="00315B74">
      <w:pPr>
        <w:pStyle w:val="EndNoteBibliography"/>
        <w:ind w:left="720" w:hanging="720"/>
        <w:rPr>
          <w:noProof/>
        </w:rPr>
      </w:pPr>
      <w:r w:rsidRPr="009275C5">
        <w:rPr>
          <w:noProof/>
        </w:rPr>
        <w:t xml:space="preserve">van Bommel JK, Badry M, Ford AT, Golumbia T, Burton AC. 2020. Predicting human-carnivore conflict at the urban-wildland interface. Global Ecology and Conservation </w:t>
      </w:r>
      <w:r w:rsidRPr="009275C5">
        <w:rPr>
          <w:b/>
          <w:noProof/>
        </w:rPr>
        <w:t>24</w:t>
      </w:r>
      <w:r w:rsidRPr="009275C5">
        <w:rPr>
          <w:noProof/>
        </w:rPr>
        <w:t>:12.</w:t>
      </w:r>
    </w:p>
    <w:p w14:paraId="4CD515D0" w14:textId="1C57513B" w:rsidR="00431167" w:rsidRPr="009275C5" w:rsidRDefault="00431167" w:rsidP="00315B74">
      <w:pPr>
        <w:pStyle w:val="EndNoteBibliography"/>
        <w:ind w:left="720" w:hanging="720"/>
        <w:rPr>
          <w:noProof/>
        </w:rPr>
      </w:pPr>
      <w:r w:rsidRPr="009275C5">
        <w:rPr>
          <w:noProof/>
        </w:rPr>
        <w:t xml:space="preserve">Weckel ME, Mack D, Nagy C, Christie R, Wincorn A. 2010. Using </w:t>
      </w:r>
      <w:r w:rsidR="008C3ACA">
        <w:rPr>
          <w:noProof/>
        </w:rPr>
        <w:t xml:space="preserve">citizen science to map human-coyote interactions in Suburban </w:t>
      </w:r>
      <w:r w:rsidRPr="009275C5">
        <w:rPr>
          <w:noProof/>
        </w:rPr>
        <w:t xml:space="preserve">New York, USA. Journal of Wildlife Management </w:t>
      </w:r>
      <w:r w:rsidRPr="009275C5">
        <w:rPr>
          <w:b/>
          <w:noProof/>
        </w:rPr>
        <w:t>74</w:t>
      </w:r>
      <w:r w:rsidRPr="009275C5">
        <w:rPr>
          <w:noProof/>
        </w:rPr>
        <w:t>:1163-1171.</w:t>
      </w:r>
    </w:p>
    <w:p w14:paraId="25B2B58A" w14:textId="7169FB2D" w:rsidR="00431167" w:rsidRPr="009275C5" w:rsidRDefault="00431167" w:rsidP="00315B74">
      <w:pPr>
        <w:pStyle w:val="EndNoteBibliography"/>
        <w:ind w:left="720" w:hanging="720"/>
        <w:rPr>
          <w:noProof/>
        </w:rPr>
      </w:pPr>
      <w:r w:rsidRPr="009275C5">
        <w:rPr>
          <w:noProof/>
        </w:rPr>
        <w:t xml:space="preserve">White LA, Gehrt SD. 2009. Coyote </w:t>
      </w:r>
      <w:r w:rsidR="00FE7E79">
        <w:rPr>
          <w:noProof/>
        </w:rPr>
        <w:t>at</w:t>
      </w:r>
      <w:r w:rsidRPr="009275C5">
        <w:rPr>
          <w:noProof/>
        </w:rPr>
        <w:t xml:space="preserve">tacks on </w:t>
      </w:r>
      <w:r w:rsidR="00FE7E79">
        <w:rPr>
          <w:noProof/>
        </w:rPr>
        <w:t>h</w:t>
      </w:r>
      <w:r w:rsidRPr="009275C5">
        <w:rPr>
          <w:noProof/>
        </w:rPr>
        <w:t xml:space="preserve">umans in the </w:t>
      </w:r>
      <w:r w:rsidR="00FE7E79">
        <w:rPr>
          <w:noProof/>
        </w:rPr>
        <w:t>U</w:t>
      </w:r>
      <w:r w:rsidRPr="009275C5">
        <w:rPr>
          <w:noProof/>
        </w:rPr>
        <w:t>nited States and Canada. Pages 419-432. Human Dimensions of Wildlife.</w:t>
      </w:r>
    </w:p>
    <w:p w14:paraId="53EB34F7" w14:textId="75B693E8" w:rsidR="00431167" w:rsidRPr="009275C5" w:rsidRDefault="00431167" w:rsidP="00315B74">
      <w:pPr>
        <w:pStyle w:val="EndNoteBibliography"/>
        <w:ind w:left="720" w:hanging="720"/>
        <w:rPr>
          <w:noProof/>
        </w:rPr>
      </w:pPr>
      <w:r w:rsidRPr="009275C5">
        <w:rPr>
          <w:noProof/>
        </w:rPr>
        <w:t xml:space="preserve">Wine S, Gagne SA, Meentemeyer RK. 2015. Understanding </w:t>
      </w:r>
      <w:r w:rsidR="0051625B">
        <w:rPr>
          <w:noProof/>
        </w:rPr>
        <w:t>hu</w:t>
      </w:r>
      <w:r w:rsidRPr="009275C5">
        <w:rPr>
          <w:noProof/>
        </w:rPr>
        <w:t>man-</w:t>
      </w:r>
      <w:r w:rsidR="0051625B">
        <w:rPr>
          <w:noProof/>
        </w:rPr>
        <w:t>c</w:t>
      </w:r>
      <w:r w:rsidRPr="009275C5">
        <w:rPr>
          <w:noProof/>
        </w:rPr>
        <w:t xml:space="preserve">oyote </w:t>
      </w:r>
      <w:r w:rsidR="0051625B">
        <w:rPr>
          <w:noProof/>
        </w:rPr>
        <w:t>e</w:t>
      </w:r>
      <w:r w:rsidRPr="009275C5">
        <w:rPr>
          <w:noProof/>
        </w:rPr>
        <w:t xml:space="preserve">ncounters in </w:t>
      </w:r>
      <w:r w:rsidR="0051625B">
        <w:rPr>
          <w:noProof/>
        </w:rPr>
        <w:t>u</w:t>
      </w:r>
      <w:r w:rsidRPr="009275C5">
        <w:rPr>
          <w:noProof/>
        </w:rPr>
        <w:t xml:space="preserve">rban </w:t>
      </w:r>
      <w:r w:rsidR="0051625B">
        <w:rPr>
          <w:noProof/>
        </w:rPr>
        <w:t>e</w:t>
      </w:r>
      <w:r w:rsidRPr="009275C5">
        <w:rPr>
          <w:noProof/>
        </w:rPr>
        <w:t xml:space="preserve">cosystems </w:t>
      </w:r>
      <w:r w:rsidR="0051625B">
        <w:rPr>
          <w:noProof/>
        </w:rPr>
        <w:t>u</w:t>
      </w:r>
      <w:r w:rsidRPr="009275C5">
        <w:rPr>
          <w:noProof/>
        </w:rPr>
        <w:t xml:space="preserve">sing </w:t>
      </w:r>
      <w:r w:rsidR="0051625B">
        <w:rPr>
          <w:noProof/>
        </w:rPr>
        <w:t>c</w:t>
      </w:r>
      <w:r w:rsidRPr="009275C5">
        <w:rPr>
          <w:noProof/>
        </w:rPr>
        <w:t xml:space="preserve">itizen </w:t>
      </w:r>
      <w:r w:rsidR="0051625B">
        <w:rPr>
          <w:noProof/>
        </w:rPr>
        <w:t>s</w:t>
      </w:r>
      <w:r w:rsidRPr="009275C5">
        <w:rPr>
          <w:noProof/>
        </w:rPr>
        <w:t xml:space="preserve">cience </w:t>
      </w:r>
      <w:r w:rsidR="0051625B">
        <w:rPr>
          <w:noProof/>
        </w:rPr>
        <w:t>d</w:t>
      </w:r>
      <w:r w:rsidRPr="009275C5">
        <w:rPr>
          <w:noProof/>
        </w:rPr>
        <w:t xml:space="preserve">ata: </w:t>
      </w:r>
      <w:r w:rsidR="0051625B">
        <w:rPr>
          <w:noProof/>
        </w:rPr>
        <w:t>w</w:t>
      </w:r>
      <w:r w:rsidRPr="009275C5">
        <w:rPr>
          <w:noProof/>
        </w:rPr>
        <w:t xml:space="preserve">hat </w:t>
      </w:r>
      <w:r w:rsidR="0051625B">
        <w:rPr>
          <w:noProof/>
        </w:rPr>
        <w:t>d</w:t>
      </w:r>
      <w:r w:rsidRPr="009275C5">
        <w:rPr>
          <w:noProof/>
        </w:rPr>
        <w:t xml:space="preserve">o </w:t>
      </w:r>
      <w:r w:rsidR="0051625B">
        <w:rPr>
          <w:noProof/>
        </w:rPr>
        <w:t>s</w:t>
      </w:r>
      <w:r w:rsidRPr="009275C5">
        <w:rPr>
          <w:noProof/>
        </w:rPr>
        <w:t xml:space="preserve">ocioeconomics </w:t>
      </w:r>
      <w:r w:rsidR="0051625B">
        <w:rPr>
          <w:noProof/>
        </w:rPr>
        <w:t>t</w:t>
      </w:r>
      <w:r w:rsidRPr="009275C5">
        <w:rPr>
          <w:noProof/>
        </w:rPr>
        <w:t xml:space="preserve">ell </w:t>
      </w:r>
      <w:r w:rsidR="0051625B">
        <w:rPr>
          <w:noProof/>
        </w:rPr>
        <w:t>u</w:t>
      </w:r>
      <w:r w:rsidRPr="009275C5">
        <w:rPr>
          <w:noProof/>
        </w:rPr>
        <w:t xml:space="preserve">s? Environmental Management </w:t>
      </w:r>
      <w:r w:rsidRPr="009275C5">
        <w:rPr>
          <w:b/>
          <w:noProof/>
        </w:rPr>
        <w:t>55</w:t>
      </w:r>
      <w:r w:rsidRPr="009275C5">
        <w:rPr>
          <w:noProof/>
        </w:rPr>
        <w:t>:159-170.</w:t>
      </w:r>
    </w:p>
    <w:p w14:paraId="015BCCAA" w14:textId="77777777" w:rsidR="00431167" w:rsidRPr="009275C5" w:rsidRDefault="00431167" w:rsidP="00315B74">
      <w:pPr>
        <w:pStyle w:val="EndNoteBibliography"/>
        <w:ind w:left="720" w:hanging="720"/>
        <w:rPr>
          <w:noProof/>
        </w:rPr>
      </w:pPr>
      <w:r w:rsidRPr="009275C5">
        <w:rPr>
          <w:noProof/>
        </w:rPr>
        <w:t xml:space="preserve">Woodroffe R. 2000. Predators and people: using human densities to interpret declines of large carnivores. Animal Conservation </w:t>
      </w:r>
      <w:r w:rsidRPr="009275C5">
        <w:rPr>
          <w:b/>
          <w:noProof/>
        </w:rPr>
        <w:t>3</w:t>
      </w:r>
      <w:r w:rsidRPr="009275C5">
        <w:rPr>
          <w:noProof/>
        </w:rPr>
        <w:t>:165-173.</w:t>
      </w:r>
    </w:p>
    <w:p w14:paraId="39C73C92" w14:textId="77777777" w:rsidR="00431167" w:rsidRPr="009275C5" w:rsidRDefault="00431167" w:rsidP="00315B74">
      <w:pPr>
        <w:pStyle w:val="EndNoteBibliography"/>
        <w:ind w:left="720" w:hanging="720"/>
        <w:rPr>
          <w:noProof/>
        </w:rPr>
      </w:pPr>
      <w:r w:rsidRPr="009275C5">
        <w:rPr>
          <w:noProof/>
        </w:rPr>
        <w:t xml:space="preserve">Young JK, Hammill E, Breck SW. 2019a. Interactions with humans shape coyote responses to hazing. Scientific Reports </w:t>
      </w:r>
      <w:r w:rsidRPr="009275C5">
        <w:rPr>
          <w:b/>
          <w:noProof/>
        </w:rPr>
        <w:t>9</w:t>
      </w:r>
      <w:r w:rsidRPr="009275C5">
        <w:rPr>
          <w:noProof/>
        </w:rPr>
        <w:t>:9.</w:t>
      </w:r>
    </w:p>
    <w:p w14:paraId="2B6B8A54" w14:textId="77777777" w:rsidR="00431167" w:rsidRPr="009275C5" w:rsidRDefault="00431167" w:rsidP="00315B74">
      <w:pPr>
        <w:pStyle w:val="EndNoteBibliography"/>
        <w:ind w:left="720" w:hanging="720"/>
        <w:rPr>
          <w:noProof/>
        </w:rPr>
      </w:pPr>
      <w:r w:rsidRPr="009275C5">
        <w:rPr>
          <w:noProof/>
        </w:rPr>
        <w:t xml:space="preserve">Young JK, Touzot L, Brummer SP. 2019b. Persistence and conspecific observations improve problem-solving abilities of coyotes. Plos One </w:t>
      </w:r>
      <w:r w:rsidRPr="009275C5">
        <w:rPr>
          <w:b/>
          <w:noProof/>
        </w:rPr>
        <w:t>14</w:t>
      </w:r>
      <w:r w:rsidRPr="009275C5">
        <w:rPr>
          <w:noProof/>
        </w:rPr>
        <w:t>:24.</w:t>
      </w:r>
    </w:p>
    <w:p w14:paraId="57A67CED" w14:textId="77777777" w:rsidR="00431167" w:rsidRPr="00432021" w:rsidRDefault="00431167">
      <w:pPr>
        <w:rPr>
          <w:rFonts w:ascii="Times New Roman" w:hAnsi="Times New Roman" w:cs="Times New Roman"/>
        </w:rPr>
      </w:pPr>
    </w:p>
    <w:p w14:paraId="291363B8" w14:textId="77777777" w:rsidR="00431167" w:rsidRPr="00432021" w:rsidRDefault="00431167">
      <w:pPr>
        <w:rPr>
          <w:rFonts w:ascii="Times New Roman" w:hAnsi="Times New Roman" w:cs="Times New Roman"/>
        </w:rPr>
      </w:pPr>
    </w:p>
    <w:p w14:paraId="67E55897" w14:textId="77777777" w:rsidR="00431167" w:rsidRPr="00432021" w:rsidRDefault="00431167">
      <w:pPr>
        <w:rPr>
          <w:rFonts w:ascii="Times New Roman" w:hAnsi="Times New Roman" w:cs="Times New Roman"/>
        </w:rPr>
      </w:pPr>
    </w:p>
    <w:p w14:paraId="64849562" w14:textId="77777777" w:rsidR="00431167" w:rsidRPr="00432021" w:rsidRDefault="00431167">
      <w:pPr>
        <w:rPr>
          <w:rFonts w:ascii="Times New Roman" w:hAnsi="Times New Roman" w:cs="Times New Roman"/>
        </w:rPr>
      </w:pPr>
    </w:p>
    <w:p w14:paraId="4D63CC75" w14:textId="77777777" w:rsidR="00431167" w:rsidRPr="00432021" w:rsidRDefault="00431167">
      <w:pPr>
        <w:rPr>
          <w:rFonts w:ascii="Times New Roman" w:hAnsi="Times New Roman" w:cs="Times New Roman"/>
        </w:rPr>
      </w:pPr>
      <w:r w:rsidRPr="00432021">
        <w:rPr>
          <w:rFonts w:ascii="Times New Roman" w:hAnsi="Times New Roman" w:cs="Times New Roman"/>
        </w:rPr>
        <w:br w:type="page"/>
      </w:r>
    </w:p>
    <w:p w14:paraId="08A78803" w14:textId="77777777" w:rsidR="00431167" w:rsidRPr="00432021" w:rsidRDefault="00431167" w:rsidP="00315B74">
      <w:pPr>
        <w:spacing w:line="480" w:lineRule="auto"/>
        <w:ind w:firstLine="720"/>
        <w:rPr>
          <w:rFonts w:ascii="Times New Roman" w:hAnsi="Times New Roman" w:cs="Times New Roman"/>
          <w:lang w:val="en-CA"/>
        </w:rPr>
      </w:pPr>
      <w:commentRangeStart w:id="1146"/>
      <w:r w:rsidRPr="0051625B">
        <w:rPr>
          <w:rFonts w:ascii="Times New Roman" w:hAnsi="Times New Roman" w:cs="Times New Roman"/>
          <w:lang w:val="en-CA"/>
        </w:rPr>
        <w:lastRenderedPageBreak/>
        <w:t>Table</w:t>
      </w:r>
      <w:commentRangeEnd w:id="1146"/>
      <w:r w:rsidR="002D3130">
        <w:rPr>
          <w:rStyle w:val="CommentReference"/>
        </w:rPr>
        <w:commentReference w:id="1146"/>
      </w:r>
      <w:r w:rsidRPr="0051625B">
        <w:rPr>
          <w:rFonts w:ascii="Times New Roman" w:hAnsi="Times New Roman" w:cs="Times New Roman"/>
          <w:lang w:val="en-CA"/>
        </w:rPr>
        <w:t xml:space="preserve"> 1.</w:t>
      </w:r>
      <w:r w:rsidRPr="00432021">
        <w:rPr>
          <w:rFonts w:ascii="Times New Roman" w:hAnsi="Times New Roman" w:cs="Times New Roman"/>
          <w:lang w:val="en-CA"/>
        </w:rPr>
        <w:t xml:space="preserve"> Land cover classes representing different degrees of human development and coyote habitat suitability</w:t>
      </w:r>
      <w:r>
        <w:rPr>
          <w:rFonts w:ascii="Times New Roman" w:hAnsi="Times New Roman" w:cs="Times New Roman"/>
          <w:lang w:val="en-CA"/>
        </w:rPr>
        <w:t xml:space="preserve"> in Edmonton, Alberta.</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83"/>
        <w:gridCol w:w="2267"/>
      </w:tblGrid>
      <w:tr w:rsidR="00431167" w:rsidRPr="00432021" w14:paraId="4823DD7A" w14:textId="77777777" w:rsidTr="00315B74">
        <w:tc>
          <w:tcPr>
            <w:tcW w:w="7083" w:type="dxa"/>
            <w:tcBorders>
              <w:top w:val="single" w:sz="4" w:space="0" w:color="auto"/>
              <w:bottom w:val="single" w:sz="4" w:space="0" w:color="auto"/>
            </w:tcBorders>
            <w:vAlign w:val="center"/>
          </w:tcPr>
          <w:p w14:paraId="1E1996F6" w14:textId="77777777" w:rsidR="00431167" w:rsidRPr="00432021" w:rsidRDefault="00431167" w:rsidP="00315B74">
            <w:pPr>
              <w:spacing w:line="480" w:lineRule="auto"/>
              <w:jc w:val="center"/>
              <w:rPr>
                <w:rFonts w:ascii="Times New Roman" w:hAnsi="Times New Roman" w:cs="Times New Roman"/>
                <w:b/>
                <w:bCs/>
                <w:lang w:val="en-CA"/>
              </w:rPr>
            </w:pPr>
            <w:r w:rsidRPr="00432021">
              <w:rPr>
                <w:rFonts w:ascii="Times New Roman" w:hAnsi="Times New Roman" w:cs="Times New Roman"/>
                <w:b/>
                <w:bCs/>
                <w:lang w:val="en-CA"/>
              </w:rPr>
              <w:t>Land Cover Class</w:t>
            </w:r>
          </w:p>
        </w:tc>
        <w:tc>
          <w:tcPr>
            <w:tcW w:w="2267" w:type="dxa"/>
            <w:tcBorders>
              <w:top w:val="single" w:sz="4" w:space="0" w:color="auto"/>
              <w:bottom w:val="single" w:sz="4" w:space="0" w:color="auto"/>
            </w:tcBorders>
            <w:vAlign w:val="center"/>
          </w:tcPr>
          <w:p w14:paraId="56C113DD" w14:textId="77777777" w:rsidR="00431167" w:rsidRPr="00432021" w:rsidRDefault="00431167" w:rsidP="00315B74">
            <w:pPr>
              <w:spacing w:line="480" w:lineRule="auto"/>
              <w:jc w:val="center"/>
              <w:rPr>
                <w:rFonts w:ascii="Times New Roman" w:hAnsi="Times New Roman" w:cs="Times New Roman"/>
                <w:b/>
                <w:bCs/>
                <w:lang w:val="en-CA"/>
              </w:rPr>
            </w:pPr>
            <w:r w:rsidRPr="00432021">
              <w:rPr>
                <w:rFonts w:ascii="Times New Roman" w:hAnsi="Times New Roman" w:cs="Times New Roman"/>
                <w:b/>
                <w:bCs/>
                <w:lang w:val="en-CA"/>
              </w:rPr>
              <w:t>% Study Area</w:t>
            </w:r>
          </w:p>
        </w:tc>
      </w:tr>
      <w:tr w:rsidR="00431167" w:rsidRPr="00432021" w14:paraId="6402B2C3" w14:textId="77777777" w:rsidTr="00315B74">
        <w:tc>
          <w:tcPr>
            <w:tcW w:w="7083" w:type="dxa"/>
            <w:tcBorders>
              <w:top w:val="single" w:sz="4" w:space="0" w:color="auto"/>
            </w:tcBorders>
          </w:tcPr>
          <w:p w14:paraId="22F46325" w14:textId="77777777" w:rsidR="00431167" w:rsidRPr="00432021" w:rsidRDefault="00431167" w:rsidP="00315B74">
            <w:pPr>
              <w:pStyle w:val="ListParagraph"/>
              <w:numPr>
                <w:ilvl w:val="0"/>
                <w:numId w:val="1"/>
              </w:numPr>
              <w:spacing w:line="480" w:lineRule="auto"/>
              <w:rPr>
                <w:rFonts w:ascii="Times New Roman" w:hAnsi="Times New Roman" w:cs="Times New Roman"/>
                <w:lang w:val="en-CA"/>
              </w:rPr>
            </w:pPr>
            <w:r w:rsidRPr="00432021">
              <w:rPr>
                <w:rFonts w:ascii="Times New Roman" w:hAnsi="Times New Roman" w:cs="Times New Roman"/>
                <w:lang w:val="en-CA"/>
              </w:rPr>
              <w:t>Natural (forest, wetland and naturally non-wooded areas)</w:t>
            </w:r>
          </w:p>
        </w:tc>
        <w:tc>
          <w:tcPr>
            <w:tcW w:w="2267" w:type="dxa"/>
            <w:tcBorders>
              <w:top w:val="single" w:sz="4" w:space="0" w:color="auto"/>
            </w:tcBorders>
          </w:tcPr>
          <w:p w14:paraId="148C4368" w14:textId="77777777" w:rsidR="00431167" w:rsidRPr="00432021" w:rsidRDefault="00431167" w:rsidP="00315B74">
            <w:pPr>
              <w:spacing w:line="480" w:lineRule="auto"/>
              <w:jc w:val="center"/>
              <w:rPr>
                <w:rFonts w:ascii="Times New Roman" w:hAnsi="Times New Roman" w:cs="Times New Roman"/>
                <w:lang w:val="en-CA"/>
              </w:rPr>
            </w:pPr>
            <w:r w:rsidRPr="00432021">
              <w:rPr>
                <w:rFonts w:ascii="Times New Roman" w:hAnsi="Times New Roman" w:cs="Times New Roman"/>
                <w:lang w:val="en-CA"/>
              </w:rPr>
              <w:t>8.2%</w:t>
            </w:r>
          </w:p>
        </w:tc>
      </w:tr>
      <w:tr w:rsidR="00431167" w:rsidRPr="00432021" w14:paraId="34754EF9" w14:textId="77777777" w:rsidTr="00315B74">
        <w:tc>
          <w:tcPr>
            <w:tcW w:w="7083" w:type="dxa"/>
          </w:tcPr>
          <w:p w14:paraId="5690D5B4" w14:textId="77777777" w:rsidR="00431167" w:rsidRPr="00432021" w:rsidRDefault="00431167" w:rsidP="00315B74">
            <w:pPr>
              <w:pStyle w:val="ListParagraph"/>
              <w:numPr>
                <w:ilvl w:val="0"/>
                <w:numId w:val="1"/>
              </w:numPr>
              <w:spacing w:line="480" w:lineRule="auto"/>
              <w:rPr>
                <w:rFonts w:ascii="Times New Roman" w:hAnsi="Times New Roman" w:cs="Times New Roman"/>
                <w:lang w:val="en-CA"/>
              </w:rPr>
            </w:pPr>
            <w:r w:rsidRPr="00432021">
              <w:rPr>
                <w:rFonts w:ascii="Times New Roman" w:hAnsi="Times New Roman" w:cs="Times New Roman"/>
                <w:lang w:val="en-CA"/>
              </w:rPr>
              <w:t>Modified open (agricultural and deforested open areas that aren’t frequently maintained)</w:t>
            </w:r>
          </w:p>
        </w:tc>
        <w:tc>
          <w:tcPr>
            <w:tcW w:w="2267" w:type="dxa"/>
          </w:tcPr>
          <w:p w14:paraId="0D6345B1" w14:textId="77777777" w:rsidR="00431167" w:rsidRPr="00432021" w:rsidRDefault="00431167" w:rsidP="00315B74">
            <w:pPr>
              <w:spacing w:line="480" w:lineRule="auto"/>
              <w:jc w:val="center"/>
              <w:rPr>
                <w:rFonts w:ascii="Times New Roman" w:hAnsi="Times New Roman" w:cs="Times New Roman"/>
                <w:lang w:val="en-CA"/>
              </w:rPr>
            </w:pPr>
            <w:r w:rsidRPr="00432021">
              <w:rPr>
                <w:rFonts w:ascii="Times New Roman" w:hAnsi="Times New Roman" w:cs="Times New Roman"/>
                <w:lang w:val="en-CA"/>
              </w:rPr>
              <w:t>16.0%</w:t>
            </w:r>
          </w:p>
        </w:tc>
      </w:tr>
      <w:tr w:rsidR="00431167" w:rsidRPr="00432021" w14:paraId="2D99B4D8" w14:textId="77777777" w:rsidTr="00315B74">
        <w:tc>
          <w:tcPr>
            <w:tcW w:w="7083" w:type="dxa"/>
          </w:tcPr>
          <w:p w14:paraId="13637EBA" w14:textId="77777777" w:rsidR="00431167" w:rsidRPr="00432021" w:rsidRDefault="00431167" w:rsidP="00315B74">
            <w:pPr>
              <w:pStyle w:val="ListParagraph"/>
              <w:numPr>
                <w:ilvl w:val="0"/>
                <w:numId w:val="1"/>
              </w:numPr>
              <w:spacing w:line="480" w:lineRule="auto"/>
              <w:rPr>
                <w:rFonts w:ascii="Times New Roman" w:hAnsi="Times New Roman" w:cs="Times New Roman"/>
                <w:lang w:val="en-CA"/>
              </w:rPr>
            </w:pPr>
            <w:r w:rsidRPr="00432021">
              <w:rPr>
                <w:rFonts w:ascii="Times New Roman" w:hAnsi="Times New Roman" w:cs="Times New Roman"/>
                <w:lang w:val="en-CA"/>
              </w:rPr>
              <w:t>Mowed grass</w:t>
            </w:r>
          </w:p>
        </w:tc>
        <w:tc>
          <w:tcPr>
            <w:tcW w:w="2267" w:type="dxa"/>
          </w:tcPr>
          <w:p w14:paraId="6B0157FF" w14:textId="77777777" w:rsidR="00431167" w:rsidRPr="00432021" w:rsidRDefault="00431167" w:rsidP="00315B74">
            <w:pPr>
              <w:spacing w:line="480" w:lineRule="auto"/>
              <w:jc w:val="center"/>
              <w:rPr>
                <w:rFonts w:ascii="Times New Roman" w:hAnsi="Times New Roman" w:cs="Times New Roman"/>
                <w:lang w:val="en-CA"/>
              </w:rPr>
            </w:pPr>
            <w:r w:rsidRPr="00432021">
              <w:rPr>
                <w:rFonts w:ascii="Times New Roman" w:hAnsi="Times New Roman" w:cs="Times New Roman"/>
                <w:lang w:val="en-CA"/>
              </w:rPr>
              <w:t>7.7%</w:t>
            </w:r>
          </w:p>
        </w:tc>
      </w:tr>
      <w:tr w:rsidR="00431167" w:rsidRPr="00432021" w14:paraId="71F60E7A" w14:textId="77777777" w:rsidTr="00315B74">
        <w:tc>
          <w:tcPr>
            <w:tcW w:w="7083" w:type="dxa"/>
          </w:tcPr>
          <w:p w14:paraId="7CBB88D3" w14:textId="77777777" w:rsidR="00431167" w:rsidRPr="00432021" w:rsidRDefault="00431167" w:rsidP="00315B74">
            <w:pPr>
              <w:pStyle w:val="ListParagraph"/>
              <w:numPr>
                <w:ilvl w:val="0"/>
                <w:numId w:val="1"/>
              </w:numPr>
              <w:spacing w:line="480" w:lineRule="auto"/>
              <w:rPr>
                <w:rFonts w:ascii="Times New Roman" w:hAnsi="Times New Roman" w:cs="Times New Roman"/>
                <w:lang w:val="en-CA"/>
              </w:rPr>
            </w:pPr>
            <w:r w:rsidRPr="00432021">
              <w:rPr>
                <w:rFonts w:ascii="Times New Roman" w:hAnsi="Times New Roman" w:cs="Times New Roman"/>
                <w:lang w:val="en-CA"/>
              </w:rPr>
              <w:t>Water (anthropogenic or natural in origin)</w:t>
            </w:r>
          </w:p>
        </w:tc>
        <w:tc>
          <w:tcPr>
            <w:tcW w:w="2267" w:type="dxa"/>
          </w:tcPr>
          <w:p w14:paraId="417CF5FF" w14:textId="77777777" w:rsidR="00431167" w:rsidRPr="00432021" w:rsidRDefault="00431167" w:rsidP="00315B74">
            <w:pPr>
              <w:spacing w:line="480" w:lineRule="auto"/>
              <w:jc w:val="center"/>
              <w:rPr>
                <w:rFonts w:ascii="Times New Roman" w:hAnsi="Times New Roman" w:cs="Times New Roman"/>
                <w:lang w:val="en-CA"/>
              </w:rPr>
            </w:pPr>
            <w:r w:rsidRPr="00432021">
              <w:rPr>
                <w:rFonts w:ascii="Times New Roman" w:hAnsi="Times New Roman" w:cs="Times New Roman"/>
                <w:lang w:val="en-CA"/>
              </w:rPr>
              <w:t>2.7%</w:t>
            </w:r>
          </w:p>
        </w:tc>
      </w:tr>
      <w:tr w:rsidR="00431167" w:rsidRPr="00432021" w14:paraId="694A1A9D" w14:textId="77777777" w:rsidTr="00315B74">
        <w:tc>
          <w:tcPr>
            <w:tcW w:w="7083" w:type="dxa"/>
          </w:tcPr>
          <w:p w14:paraId="07964C2B" w14:textId="77777777" w:rsidR="00431167" w:rsidRPr="00432021" w:rsidRDefault="00431167" w:rsidP="00315B74">
            <w:pPr>
              <w:pStyle w:val="ListParagraph"/>
              <w:numPr>
                <w:ilvl w:val="0"/>
                <w:numId w:val="1"/>
              </w:numPr>
              <w:spacing w:line="480" w:lineRule="auto"/>
              <w:rPr>
                <w:rFonts w:ascii="Times New Roman" w:hAnsi="Times New Roman" w:cs="Times New Roman"/>
                <w:lang w:val="en-CA"/>
              </w:rPr>
            </w:pPr>
            <w:r w:rsidRPr="00432021">
              <w:rPr>
                <w:rFonts w:ascii="Times New Roman" w:hAnsi="Times New Roman" w:cs="Times New Roman"/>
                <w:lang w:val="en-CA"/>
              </w:rPr>
              <w:t>Residential areas</w:t>
            </w:r>
          </w:p>
        </w:tc>
        <w:tc>
          <w:tcPr>
            <w:tcW w:w="2267" w:type="dxa"/>
          </w:tcPr>
          <w:p w14:paraId="2BF4CC30" w14:textId="77777777" w:rsidR="00431167" w:rsidRPr="00432021" w:rsidRDefault="00431167" w:rsidP="00315B74">
            <w:pPr>
              <w:spacing w:line="480" w:lineRule="auto"/>
              <w:jc w:val="center"/>
              <w:rPr>
                <w:rFonts w:ascii="Times New Roman" w:hAnsi="Times New Roman" w:cs="Times New Roman"/>
                <w:lang w:val="en-CA"/>
              </w:rPr>
            </w:pPr>
            <w:r w:rsidRPr="00432021">
              <w:rPr>
                <w:rFonts w:ascii="Times New Roman" w:hAnsi="Times New Roman" w:cs="Times New Roman"/>
                <w:lang w:val="en-CA"/>
              </w:rPr>
              <w:t>42.0%</w:t>
            </w:r>
          </w:p>
        </w:tc>
      </w:tr>
      <w:tr w:rsidR="00431167" w:rsidRPr="00432021" w14:paraId="597385B8" w14:textId="77777777" w:rsidTr="00315B74">
        <w:tc>
          <w:tcPr>
            <w:tcW w:w="7083" w:type="dxa"/>
          </w:tcPr>
          <w:p w14:paraId="5AEBD652" w14:textId="77777777" w:rsidR="00431167" w:rsidRPr="00432021" w:rsidRDefault="00431167" w:rsidP="00315B74">
            <w:pPr>
              <w:pStyle w:val="ListParagraph"/>
              <w:numPr>
                <w:ilvl w:val="0"/>
                <w:numId w:val="1"/>
              </w:numPr>
              <w:spacing w:line="480" w:lineRule="auto"/>
              <w:rPr>
                <w:rFonts w:ascii="Times New Roman" w:hAnsi="Times New Roman" w:cs="Times New Roman"/>
                <w:lang w:val="en-CA"/>
              </w:rPr>
            </w:pPr>
            <w:r w:rsidRPr="00432021">
              <w:rPr>
                <w:rFonts w:ascii="Times New Roman" w:hAnsi="Times New Roman" w:cs="Times New Roman"/>
                <w:lang w:val="en-CA"/>
              </w:rPr>
              <w:t>Highly developed commercial areas</w:t>
            </w:r>
          </w:p>
        </w:tc>
        <w:tc>
          <w:tcPr>
            <w:tcW w:w="2267" w:type="dxa"/>
          </w:tcPr>
          <w:p w14:paraId="2489E71A" w14:textId="77777777" w:rsidR="00431167" w:rsidRPr="00432021" w:rsidRDefault="00431167" w:rsidP="00315B74">
            <w:pPr>
              <w:spacing w:line="480" w:lineRule="auto"/>
              <w:jc w:val="center"/>
              <w:rPr>
                <w:rFonts w:ascii="Times New Roman" w:hAnsi="Times New Roman" w:cs="Times New Roman"/>
                <w:lang w:val="en-CA"/>
              </w:rPr>
            </w:pPr>
            <w:r w:rsidRPr="00432021">
              <w:rPr>
                <w:rFonts w:ascii="Times New Roman" w:hAnsi="Times New Roman" w:cs="Times New Roman"/>
                <w:lang w:val="en-CA"/>
              </w:rPr>
              <w:t>23.4%</w:t>
            </w:r>
          </w:p>
        </w:tc>
      </w:tr>
    </w:tbl>
    <w:p w14:paraId="3FDDC34D" w14:textId="77777777" w:rsidR="00431167" w:rsidRPr="00432021" w:rsidRDefault="00431167" w:rsidP="00315B74">
      <w:pPr>
        <w:spacing w:line="480" w:lineRule="auto"/>
        <w:rPr>
          <w:rFonts w:ascii="Times New Roman" w:hAnsi="Times New Roman" w:cs="Times New Roman"/>
          <w:lang w:val="en-CA"/>
        </w:rPr>
      </w:pPr>
      <w:r w:rsidRPr="00432021">
        <w:rPr>
          <w:rFonts w:ascii="Times New Roman" w:hAnsi="Times New Roman" w:cs="Times New Roman"/>
          <w:lang w:val="en-CA"/>
        </w:rPr>
        <w:br w:type="page"/>
      </w:r>
    </w:p>
    <w:p w14:paraId="399A4A8C" w14:textId="77777777" w:rsidR="00431167" w:rsidRPr="00432021" w:rsidRDefault="00431167" w:rsidP="00315B74">
      <w:pPr>
        <w:spacing w:line="480" w:lineRule="auto"/>
        <w:rPr>
          <w:rFonts w:ascii="Times New Roman" w:hAnsi="Times New Roman" w:cs="Times New Roman"/>
          <w:lang w:val="en-CA"/>
        </w:rPr>
      </w:pPr>
    </w:p>
    <w:p w14:paraId="6F2AB413" w14:textId="3F314129" w:rsidR="00431167" w:rsidRPr="00432021" w:rsidRDefault="00431167" w:rsidP="00315B74">
      <w:pPr>
        <w:spacing w:line="480" w:lineRule="auto"/>
        <w:rPr>
          <w:rFonts w:ascii="Times New Roman" w:hAnsi="Times New Roman" w:cs="Times New Roman"/>
          <w:lang w:val="en-CA"/>
        </w:rPr>
      </w:pPr>
      <w:r w:rsidRPr="00432021">
        <w:rPr>
          <w:rFonts w:ascii="Times New Roman" w:hAnsi="Times New Roman" w:cs="Times New Roman"/>
          <w:lang w:val="en-CA"/>
        </w:rPr>
        <w:t>Table 2. Coyote response to humans as categorized from community reports and associated ordinal scale values (</w:t>
      </w:r>
      <w:r w:rsidRPr="00432021">
        <w:rPr>
          <w:rFonts w:ascii="Times New Roman" w:hAnsi="Times New Roman" w:cs="Times New Roman"/>
          <w:i/>
          <w:iCs/>
          <w:lang w:val="en-CA"/>
        </w:rPr>
        <w:t>N</w:t>
      </w:r>
      <w:r w:rsidRPr="00432021">
        <w:rPr>
          <w:rFonts w:ascii="Times New Roman" w:hAnsi="Times New Roman" w:cs="Times New Roman"/>
          <w:lang w:val="en-CA"/>
        </w:rPr>
        <w:t xml:space="preserve"> = 2585 reports)</w:t>
      </w:r>
      <w:ins w:id="1147" w:author="Colleen Cassady St. Clair [2]" w:date="2021-06-07T18:35:00Z">
        <w:r w:rsidR="002D3130">
          <w:rPr>
            <w:rFonts w:ascii="Times New Roman" w:hAnsi="Times New Roman" w:cs="Times New Roman"/>
            <w:lang w:val="en-CA"/>
          </w:rPr>
          <w:t xml:space="preserve">. </w:t>
        </w:r>
      </w:ins>
    </w:p>
    <w:tbl>
      <w:tblPr>
        <w:tblStyle w:val="TableGrid"/>
        <w:tblW w:w="7866" w:type="dxa"/>
        <w:tblInd w:w="-142" w:type="dxa"/>
        <w:tblBorders>
          <w:left w:val="none" w:sz="0" w:space="0" w:color="auto"/>
          <w:right w:val="none" w:sz="0" w:space="0" w:color="auto"/>
          <w:insideV w:val="none" w:sz="0" w:space="0" w:color="auto"/>
        </w:tblBorders>
        <w:tblLook w:val="04A0" w:firstRow="1" w:lastRow="0" w:firstColumn="1" w:lastColumn="0" w:noHBand="0" w:noVBand="1"/>
      </w:tblPr>
      <w:tblGrid>
        <w:gridCol w:w="4678"/>
        <w:gridCol w:w="1705"/>
        <w:gridCol w:w="1483"/>
      </w:tblGrid>
      <w:tr w:rsidR="00431167" w:rsidRPr="00432021" w14:paraId="0FDE73D0" w14:textId="77777777" w:rsidTr="00315B74">
        <w:trPr>
          <w:trHeight w:val="565"/>
        </w:trPr>
        <w:tc>
          <w:tcPr>
            <w:tcW w:w="4678" w:type="dxa"/>
            <w:tcBorders>
              <w:bottom w:val="single" w:sz="4" w:space="0" w:color="auto"/>
            </w:tcBorders>
            <w:vAlign w:val="center"/>
          </w:tcPr>
          <w:p w14:paraId="544B273A" w14:textId="77777777" w:rsidR="00431167" w:rsidRPr="00432021" w:rsidRDefault="00431167" w:rsidP="00315B74">
            <w:pPr>
              <w:spacing w:line="480" w:lineRule="auto"/>
              <w:rPr>
                <w:rFonts w:ascii="Times New Roman" w:hAnsi="Times New Roman" w:cs="Times New Roman"/>
                <w:b/>
                <w:bCs/>
                <w:lang w:val="en-CA"/>
              </w:rPr>
            </w:pPr>
            <w:r w:rsidRPr="00432021">
              <w:rPr>
                <w:rFonts w:ascii="Times New Roman" w:hAnsi="Times New Roman" w:cs="Times New Roman"/>
                <w:b/>
                <w:bCs/>
                <w:lang w:val="en-CA"/>
              </w:rPr>
              <w:t xml:space="preserve">Coyote Response to Humans </w:t>
            </w:r>
          </w:p>
        </w:tc>
        <w:tc>
          <w:tcPr>
            <w:tcW w:w="1705" w:type="dxa"/>
            <w:tcBorders>
              <w:bottom w:val="single" w:sz="4" w:space="0" w:color="auto"/>
            </w:tcBorders>
            <w:vAlign w:val="center"/>
          </w:tcPr>
          <w:p w14:paraId="622CAC51" w14:textId="77777777" w:rsidR="00431167" w:rsidRPr="00432021" w:rsidRDefault="00431167" w:rsidP="00315B74">
            <w:pPr>
              <w:spacing w:line="480" w:lineRule="auto"/>
              <w:jc w:val="center"/>
              <w:rPr>
                <w:rFonts w:ascii="Times New Roman" w:hAnsi="Times New Roman" w:cs="Times New Roman"/>
                <w:b/>
                <w:bCs/>
                <w:lang w:val="en-CA"/>
              </w:rPr>
            </w:pPr>
            <w:r w:rsidRPr="00432021">
              <w:rPr>
                <w:rFonts w:ascii="Times New Roman" w:hAnsi="Times New Roman" w:cs="Times New Roman"/>
                <w:b/>
                <w:bCs/>
                <w:lang w:val="en-CA"/>
              </w:rPr>
              <w:t>Ordinal Scale Value</w:t>
            </w:r>
          </w:p>
        </w:tc>
        <w:tc>
          <w:tcPr>
            <w:tcW w:w="1483" w:type="dxa"/>
            <w:tcBorders>
              <w:bottom w:val="single" w:sz="4" w:space="0" w:color="auto"/>
            </w:tcBorders>
            <w:vAlign w:val="center"/>
          </w:tcPr>
          <w:p w14:paraId="66DB8DDE" w14:textId="77777777" w:rsidR="00431167" w:rsidRPr="00432021" w:rsidRDefault="00431167" w:rsidP="00315B74">
            <w:pPr>
              <w:spacing w:line="480" w:lineRule="auto"/>
              <w:jc w:val="center"/>
              <w:rPr>
                <w:rFonts w:ascii="Times New Roman" w:hAnsi="Times New Roman" w:cs="Times New Roman"/>
                <w:b/>
                <w:bCs/>
                <w:lang w:val="en-CA"/>
              </w:rPr>
            </w:pPr>
            <w:r w:rsidRPr="00432021">
              <w:rPr>
                <w:rFonts w:ascii="Times New Roman" w:hAnsi="Times New Roman" w:cs="Times New Roman"/>
                <w:b/>
                <w:bCs/>
                <w:lang w:val="en-CA"/>
              </w:rPr>
              <w:t>% Reports</w:t>
            </w:r>
          </w:p>
        </w:tc>
      </w:tr>
      <w:tr w:rsidR="00431167" w:rsidRPr="00432021" w14:paraId="39AB0861" w14:textId="77777777" w:rsidTr="00315B74">
        <w:trPr>
          <w:trHeight w:val="497"/>
        </w:trPr>
        <w:tc>
          <w:tcPr>
            <w:tcW w:w="4678" w:type="dxa"/>
            <w:tcBorders>
              <w:bottom w:val="nil"/>
            </w:tcBorders>
            <w:vAlign w:val="center"/>
          </w:tcPr>
          <w:p w14:paraId="640DB732" w14:textId="77777777" w:rsidR="00431167" w:rsidRPr="00432021" w:rsidRDefault="00431167" w:rsidP="00315B74">
            <w:pPr>
              <w:spacing w:line="480" w:lineRule="auto"/>
              <w:rPr>
                <w:rFonts w:ascii="Times New Roman" w:hAnsi="Times New Roman" w:cs="Times New Roman"/>
                <w:lang w:val="en-CA"/>
              </w:rPr>
            </w:pPr>
            <w:r w:rsidRPr="00432021">
              <w:rPr>
                <w:rFonts w:ascii="Times New Roman" w:hAnsi="Times New Roman" w:cs="Times New Roman"/>
                <w:lang w:val="en-CA"/>
              </w:rPr>
              <w:t>Sighting with no interaction</w:t>
            </w:r>
          </w:p>
        </w:tc>
        <w:tc>
          <w:tcPr>
            <w:tcW w:w="1705" w:type="dxa"/>
            <w:tcBorders>
              <w:bottom w:val="nil"/>
            </w:tcBorders>
            <w:vAlign w:val="center"/>
          </w:tcPr>
          <w:p w14:paraId="7D39E1B0" w14:textId="77777777" w:rsidR="00431167" w:rsidRPr="00432021" w:rsidRDefault="00431167" w:rsidP="00315B74">
            <w:pPr>
              <w:spacing w:line="480" w:lineRule="auto"/>
              <w:jc w:val="center"/>
              <w:rPr>
                <w:rFonts w:ascii="Times New Roman" w:hAnsi="Times New Roman" w:cs="Times New Roman"/>
                <w:lang w:val="en-CA"/>
              </w:rPr>
            </w:pPr>
            <w:r w:rsidRPr="00432021">
              <w:rPr>
                <w:rFonts w:ascii="Times New Roman" w:hAnsi="Times New Roman" w:cs="Times New Roman"/>
                <w:lang w:val="en-CA"/>
              </w:rPr>
              <w:t>NA</w:t>
            </w:r>
          </w:p>
        </w:tc>
        <w:tc>
          <w:tcPr>
            <w:tcW w:w="1483" w:type="dxa"/>
            <w:tcBorders>
              <w:bottom w:val="nil"/>
            </w:tcBorders>
            <w:vAlign w:val="center"/>
          </w:tcPr>
          <w:p w14:paraId="309405B0" w14:textId="77777777" w:rsidR="00431167" w:rsidRPr="00432021" w:rsidRDefault="00431167" w:rsidP="00315B74">
            <w:pPr>
              <w:spacing w:line="480" w:lineRule="auto"/>
              <w:jc w:val="center"/>
              <w:rPr>
                <w:rFonts w:ascii="Times New Roman" w:hAnsi="Times New Roman" w:cs="Times New Roman"/>
                <w:lang w:val="en-CA"/>
              </w:rPr>
            </w:pPr>
            <w:r w:rsidRPr="00432021">
              <w:rPr>
                <w:rFonts w:ascii="Times New Roman" w:hAnsi="Times New Roman" w:cs="Times New Roman"/>
                <w:lang w:val="en-CA"/>
              </w:rPr>
              <w:t>59.6 %</w:t>
            </w:r>
          </w:p>
        </w:tc>
      </w:tr>
      <w:tr w:rsidR="00431167" w:rsidRPr="00432021" w14:paraId="1696203A" w14:textId="77777777" w:rsidTr="00315B74">
        <w:trPr>
          <w:trHeight w:val="512"/>
        </w:trPr>
        <w:tc>
          <w:tcPr>
            <w:tcW w:w="4678" w:type="dxa"/>
            <w:tcBorders>
              <w:top w:val="nil"/>
              <w:bottom w:val="nil"/>
            </w:tcBorders>
            <w:vAlign w:val="center"/>
          </w:tcPr>
          <w:p w14:paraId="716D4A1A" w14:textId="77777777" w:rsidR="00431167" w:rsidRPr="00432021" w:rsidRDefault="00431167" w:rsidP="00315B74">
            <w:pPr>
              <w:spacing w:line="480" w:lineRule="auto"/>
              <w:rPr>
                <w:rFonts w:ascii="Times New Roman" w:hAnsi="Times New Roman" w:cs="Times New Roman"/>
                <w:lang w:val="en-CA"/>
              </w:rPr>
            </w:pPr>
            <w:r w:rsidRPr="00432021">
              <w:rPr>
                <w:rFonts w:ascii="Times New Roman" w:hAnsi="Times New Roman" w:cs="Times New Roman"/>
                <w:lang w:val="en-CA"/>
              </w:rPr>
              <w:t>Ran away</w:t>
            </w:r>
          </w:p>
        </w:tc>
        <w:tc>
          <w:tcPr>
            <w:tcW w:w="1705" w:type="dxa"/>
            <w:tcBorders>
              <w:top w:val="nil"/>
              <w:bottom w:val="nil"/>
            </w:tcBorders>
            <w:vAlign w:val="center"/>
          </w:tcPr>
          <w:p w14:paraId="08C0B19F" w14:textId="77777777" w:rsidR="00431167" w:rsidRPr="00432021" w:rsidRDefault="00431167" w:rsidP="00315B74">
            <w:pPr>
              <w:spacing w:line="480" w:lineRule="auto"/>
              <w:jc w:val="center"/>
              <w:rPr>
                <w:rFonts w:ascii="Times New Roman" w:hAnsi="Times New Roman" w:cs="Times New Roman"/>
                <w:lang w:val="en-CA"/>
              </w:rPr>
            </w:pPr>
            <w:r w:rsidRPr="00432021">
              <w:rPr>
                <w:rFonts w:ascii="Times New Roman" w:hAnsi="Times New Roman" w:cs="Times New Roman"/>
                <w:lang w:val="en-CA"/>
              </w:rPr>
              <w:t>1.</w:t>
            </w:r>
          </w:p>
        </w:tc>
        <w:tc>
          <w:tcPr>
            <w:tcW w:w="1483" w:type="dxa"/>
            <w:tcBorders>
              <w:top w:val="nil"/>
              <w:bottom w:val="nil"/>
            </w:tcBorders>
            <w:vAlign w:val="center"/>
          </w:tcPr>
          <w:p w14:paraId="636AE312" w14:textId="77777777" w:rsidR="00431167" w:rsidRPr="00432021" w:rsidRDefault="00431167" w:rsidP="00315B74">
            <w:pPr>
              <w:spacing w:line="480" w:lineRule="auto"/>
              <w:jc w:val="center"/>
              <w:rPr>
                <w:rFonts w:ascii="Times New Roman" w:hAnsi="Times New Roman" w:cs="Times New Roman"/>
                <w:lang w:val="en-CA"/>
              </w:rPr>
            </w:pPr>
            <w:r w:rsidRPr="00432021">
              <w:rPr>
                <w:rFonts w:ascii="Times New Roman" w:hAnsi="Times New Roman" w:cs="Times New Roman"/>
                <w:lang w:val="en-CA"/>
              </w:rPr>
              <w:t>7.8 %</w:t>
            </w:r>
          </w:p>
        </w:tc>
      </w:tr>
      <w:tr w:rsidR="00431167" w:rsidRPr="00432021" w14:paraId="18ACFCF5" w14:textId="77777777" w:rsidTr="00315B74">
        <w:trPr>
          <w:trHeight w:val="512"/>
        </w:trPr>
        <w:tc>
          <w:tcPr>
            <w:tcW w:w="4678" w:type="dxa"/>
            <w:tcBorders>
              <w:top w:val="nil"/>
              <w:bottom w:val="nil"/>
            </w:tcBorders>
            <w:vAlign w:val="center"/>
          </w:tcPr>
          <w:p w14:paraId="185F201F" w14:textId="77777777" w:rsidR="00431167" w:rsidRPr="00432021" w:rsidRDefault="00431167" w:rsidP="00315B74">
            <w:pPr>
              <w:spacing w:line="480" w:lineRule="auto"/>
              <w:rPr>
                <w:rFonts w:ascii="Times New Roman" w:hAnsi="Times New Roman" w:cs="Times New Roman"/>
                <w:lang w:val="en-CA"/>
              </w:rPr>
            </w:pPr>
            <w:r w:rsidRPr="00432021">
              <w:rPr>
                <w:rFonts w:ascii="Times New Roman" w:hAnsi="Times New Roman" w:cs="Times New Roman"/>
                <w:lang w:val="en-CA"/>
              </w:rPr>
              <w:t>Walked away</w:t>
            </w:r>
          </w:p>
        </w:tc>
        <w:tc>
          <w:tcPr>
            <w:tcW w:w="1705" w:type="dxa"/>
            <w:tcBorders>
              <w:top w:val="nil"/>
              <w:bottom w:val="nil"/>
            </w:tcBorders>
            <w:vAlign w:val="center"/>
          </w:tcPr>
          <w:p w14:paraId="146010F1" w14:textId="77777777" w:rsidR="00431167" w:rsidRPr="00432021" w:rsidRDefault="00431167" w:rsidP="00315B74">
            <w:pPr>
              <w:spacing w:line="480" w:lineRule="auto"/>
              <w:jc w:val="center"/>
              <w:rPr>
                <w:rFonts w:ascii="Times New Roman" w:hAnsi="Times New Roman" w:cs="Times New Roman"/>
                <w:lang w:val="en-CA"/>
              </w:rPr>
            </w:pPr>
            <w:r w:rsidRPr="00432021">
              <w:rPr>
                <w:rFonts w:ascii="Times New Roman" w:hAnsi="Times New Roman" w:cs="Times New Roman"/>
                <w:lang w:val="en-CA"/>
              </w:rPr>
              <w:t>2.</w:t>
            </w:r>
          </w:p>
        </w:tc>
        <w:tc>
          <w:tcPr>
            <w:tcW w:w="1483" w:type="dxa"/>
            <w:tcBorders>
              <w:top w:val="nil"/>
              <w:bottom w:val="nil"/>
            </w:tcBorders>
            <w:vAlign w:val="center"/>
          </w:tcPr>
          <w:p w14:paraId="4476B28F" w14:textId="77777777" w:rsidR="00431167" w:rsidRPr="00432021" w:rsidRDefault="00431167" w:rsidP="00315B74">
            <w:pPr>
              <w:spacing w:line="480" w:lineRule="auto"/>
              <w:jc w:val="center"/>
              <w:rPr>
                <w:rFonts w:ascii="Times New Roman" w:hAnsi="Times New Roman" w:cs="Times New Roman"/>
                <w:lang w:val="en-CA"/>
              </w:rPr>
            </w:pPr>
            <w:r w:rsidRPr="00432021">
              <w:rPr>
                <w:rFonts w:ascii="Times New Roman" w:hAnsi="Times New Roman" w:cs="Times New Roman"/>
                <w:lang w:val="en-CA"/>
              </w:rPr>
              <w:t>4.2 %</w:t>
            </w:r>
          </w:p>
        </w:tc>
      </w:tr>
      <w:tr w:rsidR="00431167" w:rsidRPr="00432021" w14:paraId="44AB54AB" w14:textId="77777777" w:rsidTr="00315B74">
        <w:trPr>
          <w:trHeight w:val="512"/>
        </w:trPr>
        <w:tc>
          <w:tcPr>
            <w:tcW w:w="4678" w:type="dxa"/>
            <w:tcBorders>
              <w:top w:val="nil"/>
              <w:bottom w:val="nil"/>
            </w:tcBorders>
            <w:vAlign w:val="center"/>
          </w:tcPr>
          <w:p w14:paraId="3F70F0C9" w14:textId="77777777" w:rsidR="00431167" w:rsidRPr="00432021" w:rsidRDefault="00431167" w:rsidP="00315B74">
            <w:pPr>
              <w:spacing w:line="480" w:lineRule="auto"/>
              <w:rPr>
                <w:rFonts w:ascii="Times New Roman" w:hAnsi="Times New Roman" w:cs="Times New Roman"/>
                <w:lang w:val="en-CA"/>
              </w:rPr>
            </w:pPr>
            <w:r w:rsidRPr="00432021">
              <w:rPr>
                <w:rFonts w:ascii="Times New Roman" w:hAnsi="Times New Roman" w:cs="Times New Roman"/>
                <w:lang w:val="en-CA"/>
              </w:rPr>
              <w:t>Did not appear to notice or care about people</w:t>
            </w:r>
          </w:p>
        </w:tc>
        <w:tc>
          <w:tcPr>
            <w:tcW w:w="1705" w:type="dxa"/>
            <w:tcBorders>
              <w:top w:val="nil"/>
              <w:bottom w:val="nil"/>
            </w:tcBorders>
            <w:vAlign w:val="center"/>
          </w:tcPr>
          <w:p w14:paraId="6AD2282F" w14:textId="77777777" w:rsidR="00431167" w:rsidRPr="00432021" w:rsidRDefault="00431167" w:rsidP="00315B74">
            <w:pPr>
              <w:spacing w:line="480" w:lineRule="auto"/>
              <w:jc w:val="center"/>
              <w:rPr>
                <w:rFonts w:ascii="Times New Roman" w:hAnsi="Times New Roman" w:cs="Times New Roman"/>
                <w:lang w:val="en-CA"/>
              </w:rPr>
            </w:pPr>
            <w:r w:rsidRPr="00432021">
              <w:rPr>
                <w:rFonts w:ascii="Times New Roman" w:hAnsi="Times New Roman" w:cs="Times New Roman"/>
                <w:lang w:val="en-CA"/>
              </w:rPr>
              <w:t>3.</w:t>
            </w:r>
          </w:p>
        </w:tc>
        <w:tc>
          <w:tcPr>
            <w:tcW w:w="1483" w:type="dxa"/>
            <w:tcBorders>
              <w:top w:val="nil"/>
              <w:bottom w:val="nil"/>
            </w:tcBorders>
            <w:vAlign w:val="center"/>
          </w:tcPr>
          <w:p w14:paraId="1B5C72C3" w14:textId="77777777" w:rsidR="00431167" w:rsidRPr="00432021" w:rsidRDefault="00431167" w:rsidP="00315B74">
            <w:pPr>
              <w:spacing w:line="480" w:lineRule="auto"/>
              <w:jc w:val="center"/>
              <w:rPr>
                <w:rFonts w:ascii="Times New Roman" w:hAnsi="Times New Roman" w:cs="Times New Roman"/>
                <w:lang w:val="en-CA"/>
              </w:rPr>
            </w:pPr>
            <w:r w:rsidRPr="00432021">
              <w:rPr>
                <w:rFonts w:ascii="Times New Roman" w:hAnsi="Times New Roman" w:cs="Times New Roman"/>
                <w:lang w:val="en-CA"/>
              </w:rPr>
              <w:t>12.4 %</w:t>
            </w:r>
          </w:p>
        </w:tc>
      </w:tr>
      <w:tr w:rsidR="00431167" w:rsidRPr="00432021" w14:paraId="18C0BB95" w14:textId="77777777" w:rsidTr="00315B74">
        <w:trPr>
          <w:trHeight w:val="497"/>
        </w:trPr>
        <w:tc>
          <w:tcPr>
            <w:tcW w:w="4678" w:type="dxa"/>
            <w:tcBorders>
              <w:top w:val="nil"/>
              <w:bottom w:val="nil"/>
            </w:tcBorders>
            <w:vAlign w:val="center"/>
          </w:tcPr>
          <w:p w14:paraId="7BDBF5F1" w14:textId="77777777" w:rsidR="00431167" w:rsidRPr="00432021" w:rsidRDefault="00431167" w:rsidP="00315B74">
            <w:pPr>
              <w:spacing w:line="480" w:lineRule="auto"/>
              <w:rPr>
                <w:rFonts w:ascii="Times New Roman" w:hAnsi="Times New Roman" w:cs="Times New Roman"/>
                <w:lang w:val="en-CA"/>
              </w:rPr>
            </w:pPr>
            <w:r w:rsidRPr="00432021">
              <w:rPr>
                <w:rFonts w:ascii="Times New Roman" w:hAnsi="Times New Roman" w:cs="Times New Roman"/>
                <w:lang w:val="en-CA"/>
              </w:rPr>
              <w:t>Watched the reporter</w:t>
            </w:r>
          </w:p>
        </w:tc>
        <w:tc>
          <w:tcPr>
            <w:tcW w:w="1705" w:type="dxa"/>
            <w:tcBorders>
              <w:top w:val="nil"/>
              <w:bottom w:val="nil"/>
            </w:tcBorders>
            <w:vAlign w:val="center"/>
          </w:tcPr>
          <w:p w14:paraId="407705E1" w14:textId="77777777" w:rsidR="00431167" w:rsidRPr="00432021" w:rsidRDefault="00431167" w:rsidP="00315B74">
            <w:pPr>
              <w:spacing w:line="480" w:lineRule="auto"/>
              <w:jc w:val="center"/>
              <w:rPr>
                <w:rFonts w:ascii="Times New Roman" w:hAnsi="Times New Roman" w:cs="Times New Roman"/>
                <w:lang w:val="en-CA"/>
              </w:rPr>
            </w:pPr>
            <w:r w:rsidRPr="00432021">
              <w:rPr>
                <w:rFonts w:ascii="Times New Roman" w:hAnsi="Times New Roman" w:cs="Times New Roman"/>
                <w:lang w:val="en-CA"/>
              </w:rPr>
              <w:t>4.</w:t>
            </w:r>
          </w:p>
        </w:tc>
        <w:tc>
          <w:tcPr>
            <w:tcW w:w="1483" w:type="dxa"/>
            <w:tcBorders>
              <w:top w:val="nil"/>
              <w:bottom w:val="nil"/>
            </w:tcBorders>
            <w:vAlign w:val="center"/>
          </w:tcPr>
          <w:p w14:paraId="31294ECC" w14:textId="77777777" w:rsidR="00431167" w:rsidRPr="00432021" w:rsidRDefault="00431167" w:rsidP="00315B74">
            <w:pPr>
              <w:spacing w:line="480" w:lineRule="auto"/>
              <w:jc w:val="center"/>
              <w:rPr>
                <w:rFonts w:ascii="Times New Roman" w:hAnsi="Times New Roman" w:cs="Times New Roman"/>
                <w:lang w:val="en-CA"/>
              </w:rPr>
            </w:pPr>
            <w:r w:rsidRPr="00432021">
              <w:rPr>
                <w:rFonts w:ascii="Times New Roman" w:hAnsi="Times New Roman" w:cs="Times New Roman"/>
                <w:lang w:val="en-CA"/>
              </w:rPr>
              <w:t>4. 2 %</w:t>
            </w:r>
          </w:p>
        </w:tc>
      </w:tr>
      <w:tr w:rsidR="00431167" w:rsidRPr="00432021" w14:paraId="3033E8B9" w14:textId="77777777" w:rsidTr="00315B74">
        <w:trPr>
          <w:trHeight w:val="512"/>
        </w:trPr>
        <w:tc>
          <w:tcPr>
            <w:tcW w:w="4678" w:type="dxa"/>
            <w:tcBorders>
              <w:top w:val="nil"/>
              <w:bottom w:val="nil"/>
            </w:tcBorders>
            <w:vAlign w:val="center"/>
          </w:tcPr>
          <w:p w14:paraId="34E903F1" w14:textId="77777777" w:rsidR="00431167" w:rsidRPr="00432021" w:rsidRDefault="00431167" w:rsidP="00315B74">
            <w:pPr>
              <w:spacing w:line="480" w:lineRule="auto"/>
              <w:rPr>
                <w:rFonts w:ascii="Times New Roman" w:hAnsi="Times New Roman" w:cs="Times New Roman"/>
                <w:lang w:val="en-CA"/>
              </w:rPr>
            </w:pPr>
            <w:r w:rsidRPr="00432021">
              <w:rPr>
                <w:rFonts w:ascii="Times New Roman" w:hAnsi="Times New Roman" w:cs="Times New Roman"/>
                <w:lang w:val="en-CA"/>
              </w:rPr>
              <w:t xml:space="preserve">Vocalized directly at the reporter </w:t>
            </w:r>
          </w:p>
        </w:tc>
        <w:tc>
          <w:tcPr>
            <w:tcW w:w="1705" w:type="dxa"/>
            <w:tcBorders>
              <w:top w:val="nil"/>
              <w:bottom w:val="nil"/>
            </w:tcBorders>
            <w:vAlign w:val="center"/>
          </w:tcPr>
          <w:p w14:paraId="6A4912F5" w14:textId="77777777" w:rsidR="00431167" w:rsidRPr="00432021" w:rsidRDefault="00431167" w:rsidP="00315B74">
            <w:pPr>
              <w:spacing w:line="480" w:lineRule="auto"/>
              <w:jc w:val="center"/>
              <w:rPr>
                <w:rFonts w:ascii="Times New Roman" w:hAnsi="Times New Roman" w:cs="Times New Roman"/>
                <w:lang w:val="en-CA"/>
              </w:rPr>
            </w:pPr>
            <w:r w:rsidRPr="00432021">
              <w:rPr>
                <w:rFonts w:ascii="Times New Roman" w:hAnsi="Times New Roman" w:cs="Times New Roman"/>
                <w:lang w:val="en-CA"/>
              </w:rPr>
              <w:t>5.</w:t>
            </w:r>
          </w:p>
        </w:tc>
        <w:tc>
          <w:tcPr>
            <w:tcW w:w="1483" w:type="dxa"/>
            <w:tcBorders>
              <w:top w:val="nil"/>
              <w:bottom w:val="nil"/>
            </w:tcBorders>
            <w:vAlign w:val="center"/>
          </w:tcPr>
          <w:p w14:paraId="10693C1D" w14:textId="77777777" w:rsidR="00431167" w:rsidRPr="00432021" w:rsidRDefault="00431167" w:rsidP="00315B74">
            <w:pPr>
              <w:spacing w:line="480" w:lineRule="auto"/>
              <w:jc w:val="center"/>
              <w:rPr>
                <w:rFonts w:ascii="Times New Roman" w:hAnsi="Times New Roman" w:cs="Times New Roman"/>
                <w:lang w:val="en-CA"/>
              </w:rPr>
            </w:pPr>
            <w:r w:rsidRPr="00432021">
              <w:rPr>
                <w:rFonts w:ascii="Times New Roman" w:hAnsi="Times New Roman" w:cs="Times New Roman"/>
                <w:lang w:val="en-CA"/>
              </w:rPr>
              <w:t xml:space="preserve">0.06 % </w:t>
            </w:r>
          </w:p>
        </w:tc>
      </w:tr>
      <w:tr w:rsidR="00431167" w:rsidRPr="00432021" w14:paraId="668C796E" w14:textId="77777777" w:rsidTr="00315B74">
        <w:trPr>
          <w:trHeight w:val="448"/>
        </w:trPr>
        <w:tc>
          <w:tcPr>
            <w:tcW w:w="4678" w:type="dxa"/>
            <w:tcBorders>
              <w:top w:val="nil"/>
              <w:bottom w:val="nil"/>
            </w:tcBorders>
            <w:vAlign w:val="center"/>
          </w:tcPr>
          <w:p w14:paraId="5273BFEC" w14:textId="77777777" w:rsidR="00431167" w:rsidRPr="00432021" w:rsidRDefault="00431167" w:rsidP="00315B74">
            <w:pPr>
              <w:spacing w:line="480" w:lineRule="auto"/>
              <w:rPr>
                <w:rFonts w:ascii="Times New Roman" w:hAnsi="Times New Roman" w:cs="Times New Roman"/>
                <w:lang w:val="en-CA"/>
              </w:rPr>
            </w:pPr>
            <w:r w:rsidRPr="00432021">
              <w:rPr>
                <w:rFonts w:ascii="Times New Roman" w:hAnsi="Times New Roman" w:cs="Times New Roman"/>
                <w:lang w:val="en-CA"/>
              </w:rPr>
              <w:t>Followed or stalked pets or people</w:t>
            </w:r>
          </w:p>
        </w:tc>
        <w:tc>
          <w:tcPr>
            <w:tcW w:w="1705" w:type="dxa"/>
            <w:tcBorders>
              <w:top w:val="nil"/>
              <w:bottom w:val="nil"/>
            </w:tcBorders>
            <w:vAlign w:val="center"/>
          </w:tcPr>
          <w:p w14:paraId="3D969BD9" w14:textId="77777777" w:rsidR="00431167" w:rsidRPr="00432021" w:rsidRDefault="00431167" w:rsidP="00315B74">
            <w:pPr>
              <w:spacing w:line="480" w:lineRule="auto"/>
              <w:jc w:val="center"/>
              <w:rPr>
                <w:rFonts w:ascii="Times New Roman" w:hAnsi="Times New Roman" w:cs="Times New Roman"/>
                <w:lang w:val="en-CA"/>
              </w:rPr>
            </w:pPr>
            <w:r w:rsidRPr="00432021">
              <w:rPr>
                <w:rFonts w:ascii="Times New Roman" w:hAnsi="Times New Roman" w:cs="Times New Roman"/>
                <w:lang w:val="en-CA"/>
              </w:rPr>
              <w:t>6.</w:t>
            </w:r>
          </w:p>
        </w:tc>
        <w:tc>
          <w:tcPr>
            <w:tcW w:w="1483" w:type="dxa"/>
            <w:tcBorders>
              <w:top w:val="nil"/>
              <w:bottom w:val="nil"/>
            </w:tcBorders>
            <w:vAlign w:val="center"/>
          </w:tcPr>
          <w:p w14:paraId="55E5A8E0" w14:textId="77777777" w:rsidR="00431167" w:rsidRPr="00432021" w:rsidRDefault="00431167" w:rsidP="00315B74">
            <w:pPr>
              <w:spacing w:line="480" w:lineRule="auto"/>
              <w:jc w:val="center"/>
              <w:rPr>
                <w:rFonts w:ascii="Times New Roman" w:hAnsi="Times New Roman" w:cs="Times New Roman"/>
                <w:lang w:val="en-CA"/>
              </w:rPr>
            </w:pPr>
            <w:commentRangeStart w:id="1148"/>
            <w:r w:rsidRPr="00432021">
              <w:rPr>
                <w:rFonts w:ascii="Times New Roman" w:hAnsi="Times New Roman" w:cs="Times New Roman"/>
                <w:lang w:val="en-CA"/>
              </w:rPr>
              <w:t>4</w:t>
            </w:r>
            <w:commentRangeEnd w:id="1148"/>
            <w:r w:rsidR="002D3130">
              <w:rPr>
                <w:rStyle w:val="CommentReference"/>
              </w:rPr>
              <w:commentReference w:id="1148"/>
            </w:r>
            <w:r w:rsidRPr="00432021">
              <w:rPr>
                <w:rFonts w:ascii="Times New Roman" w:hAnsi="Times New Roman" w:cs="Times New Roman"/>
                <w:lang w:val="en-CA"/>
              </w:rPr>
              <w:t>.9 %</w:t>
            </w:r>
          </w:p>
        </w:tc>
      </w:tr>
      <w:tr w:rsidR="00431167" w:rsidRPr="00432021" w14:paraId="2BDF533A" w14:textId="77777777" w:rsidTr="00315B74">
        <w:trPr>
          <w:trHeight w:val="512"/>
        </w:trPr>
        <w:tc>
          <w:tcPr>
            <w:tcW w:w="4678" w:type="dxa"/>
            <w:tcBorders>
              <w:top w:val="nil"/>
              <w:bottom w:val="nil"/>
            </w:tcBorders>
            <w:vAlign w:val="center"/>
          </w:tcPr>
          <w:p w14:paraId="361B6BEB" w14:textId="77777777" w:rsidR="00431167" w:rsidRPr="00432021" w:rsidRDefault="00431167" w:rsidP="00315B74">
            <w:pPr>
              <w:spacing w:line="480" w:lineRule="auto"/>
              <w:rPr>
                <w:rFonts w:ascii="Times New Roman" w:hAnsi="Times New Roman" w:cs="Times New Roman"/>
                <w:lang w:val="en-CA"/>
              </w:rPr>
            </w:pPr>
            <w:r w:rsidRPr="00432021">
              <w:rPr>
                <w:rFonts w:ascii="Times New Roman" w:hAnsi="Times New Roman" w:cs="Times New Roman"/>
                <w:lang w:val="en-CA"/>
              </w:rPr>
              <w:t>Approached pets or people</w:t>
            </w:r>
          </w:p>
        </w:tc>
        <w:tc>
          <w:tcPr>
            <w:tcW w:w="1705" w:type="dxa"/>
            <w:tcBorders>
              <w:top w:val="nil"/>
              <w:bottom w:val="nil"/>
            </w:tcBorders>
            <w:vAlign w:val="center"/>
          </w:tcPr>
          <w:p w14:paraId="5507F2FB" w14:textId="77777777" w:rsidR="00431167" w:rsidRPr="00432021" w:rsidRDefault="00431167" w:rsidP="00315B74">
            <w:pPr>
              <w:spacing w:line="480" w:lineRule="auto"/>
              <w:jc w:val="center"/>
              <w:rPr>
                <w:rFonts w:ascii="Times New Roman" w:hAnsi="Times New Roman" w:cs="Times New Roman"/>
                <w:lang w:val="en-CA"/>
              </w:rPr>
            </w:pPr>
            <w:r w:rsidRPr="00432021">
              <w:rPr>
                <w:rFonts w:ascii="Times New Roman" w:hAnsi="Times New Roman" w:cs="Times New Roman"/>
                <w:lang w:val="en-CA"/>
              </w:rPr>
              <w:t>7.</w:t>
            </w:r>
          </w:p>
        </w:tc>
        <w:tc>
          <w:tcPr>
            <w:tcW w:w="1483" w:type="dxa"/>
            <w:tcBorders>
              <w:top w:val="nil"/>
              <w:bottom w:val="nil"/>
            </w:tcBorders>
            <w:vAlign w:val="center"/>
          </w:tcPr>
          <w:p w14:paraId="2D017481" w14:textId="77777777" w:rsidR="00431167" w:rsidRPr="00432021" w:rsidRDefault="00431167" w:rsidP="00315B74">
            <w:pPr>
              <w:spacing w:line="480" w:lineRule="auto"/>
              <w:jc w:val="center"/>
              <w:rPr>
                <w:rFonts w:ascii="Times New Roman" w:hAnsi="Times New Roman" w:cs="Times New Roman"/>
                <w:lang w:val="en-CA"/>
              </w:rPr>
            </w:pPr>
            <w:r w:rsidRPr="00432021">
              <w:rPr>
                <w:rFonts w:ascii="Times New Roman" w:hAnsi="Times New Roman" w:cs="Times New Roman"/>
                <w:lang w:val="en-CA"/>
              </w:rPr>
              <w:t>2.5 %</w:t>
            </w:r>
          </w:p>
        </w:tc>
      </w:tr>
      <w:tr w:rsidR="00431167" w:rsidRPr="00432021" w14:paraId="0AD3233D" w14:textId="77777777" w:rsidTr="00315B74">
        <w:trPr>
          <w:trHeight w:val="497"/>
        </w:trPr>
        <w:tc>
          <w:tcPr>
            <w:tcW w:w="4678" w:type="dxa"/>
            <w:tcBorders>
              <w:top w:val="nil"/>
              <w:bottom w:val="nil"/>
            </w:tcBorders>
            <w:vAlign w:val="center"/>
          </w:tcPr>
          <w:p w14:paraId="3188B429" w14:textId="77777777" w:rsidR="00431167" w:rsidRPr="00432021" w:rsidRDefault="00431167" w:rsidP="00315B74">
            <w:pPr>
              <w:spacing w:line="480" w:lineRule="auto"/>
              <w:rPr>
                <w:rFonts w:ascii="Times New Roman" w:hAnsi="Times New Roman" w:cs="Times New Roman"/>
                <w:lang w:val="en-CA"/>
              </w:rPr>
            </w:pPr>
            <w:r w:rsidRPr="00432021">
              <w:rPr>
                <w:rFonts w:ascii="Times New Roman" w:hAnsi="Times New Roman" w:cs="Times New Roman"/>
                <w:lang w:val="en-CA"/>
              </w:rPr>
              <w:t>Chased or charged pets or people</w:t>
            </w:r>
          </w:p>
        </w:tc>
        <w:tc>
          <w:tcPr>
            <w:tcW w:w="1705" w:type="dxa"/>
            <w:tcBorders>
              <w:top w:val="nil"/>
              <w:bottom w:val="nil"/>
            </w:tcBorders>
            <w:vAlign w:val="center"/>
          </w:tcPr>
          <w:p w14:paraId="6474456F" w14:textId="77777777" w:rsidR="00431167" w:rsidRPr="00432021" w:rsidRDefault="00431167" w:rsidP="00315B74">
            <w:pPr>
              <w:spacing w:line="480" w:lineRule="auto"/>
              <w:jc w:val="center"/>
              <w:rPr>
                <w:rFonts w:ascii="Times New Roman" w:hAnsi="Times New Roman" w:cs="Times New Roman"/>
                <w:lang w:val="en-CA"/>
              </w:rPr>
            </w:pPr>
            <w:r w:rsidRPr="00432021">
              <w:rPr>
                <w:rFonts w:ascii="Times New Roman" w:hAnsi="Times New Roman" w:cs="Times New Roman"/>
                <w:lang w:val="en-CA"/>
              </w:rPr>
              <w:t>8.</w:t>
            </w:r>
          </w:p>
        </w:tc>
        <w:tc>
          <w:tcPr>
            <w:tcW w:w="1483" w:type="dxa"/>
            <w:tcBorders>
              <w:top w:val="nil"/>
              <w:bottom w:val="nil"/>
            </w:tcBorders>
            <w:vAlign w:val="center"/>
          </w:tcPr>
          <w:p w14:paraId="5B98AA89" w14:textId="77777777" w:rsidR="00431167" w:rsidRPr="00432021" w:rsidRDefault="00431167" w:rsidP="00315B74">
            <w:pPr>
              <w:spacing w:line="480" w:lineRule="auto"/>
              <w:jc w:val="center"/>
              <w:rPr>
                <w:rFonts w:ascii="Times New Roman" w:hAnsi="Times New Roman" w:cs="Times New Roman"/>
                <w:lang w:val="en-CA"/>
              </w:rPr>
            </w:pPr>
            <w:r w:rsidRPr="00432021">
              <w:rPr>
                <w:rFonts w:ascii="Times New Roman" w:hAnsi="Times New Roman" w:cs="Times New Roman"/>
                <w:lang w:val="en-CA"/>
              </w:rPr>
              <w:t>2.1 %</w:t>
            </w:r>
          </w:p>
        </w:tc>
      </w:tr>
      <w:tr w:rsidR="00431167" w:rsidRPr="00432021" w14:paraId="2A63F037" w14:textId="77777777" w:rsidTr="00315B74">
        <w:trPr>
          <w:trHeight w:val="512"/>
        </w:trPr>
        <w:tc>
          <w:tcPr>
            <w:tcW w:w="4678" w:type="dxa"/>
            <w:tcBorders>
              <w:top w:val="nil"/>
            </w:tcBorders>
            <w:vAlign w:val="center"/>
          </w:tcPr>
          <w:p w14:paraId="60FB89FD" w14:textId="77777777" w:rsidR="00431167" w:rsidRPr="00432021" w:rsidRDefault="00431167" w:rsidP="00315B74">
            <w:pPr>
              <w:spacing w:line="480" w:lineRule="auto"/>
              <w:rPr>
                <w:rFonts w:ascii="Times New Roman" w:hAnsi="Times New Roman" w:cs="Times New Roman"/>
                <w:lang w:val="en-CA"/>
              </w:rPr>
            </w:pPr>
            <w:r w:rsidRPr="00432021">
              <w:rPr>
                <w:rFonts w:ascii="Times New Roman" w:hAnsi="Times New Roman" w:cs="Times New Roman"/>
                <w:lang w:val="en-CA"/>
              </w:rPr>
              <w:t>Made physical contact with pet</w:t>
            </w:r>
          </w:p>
        </w:tc>
        <w:tc>
          <w:tcPr>
            <w:tcW w:w="1705" w:type="dxa"/>
            <w:tcBorders>
              <w:top w:val="nil"/>
            </w:tcBorders>
            <w:vAlign w:val="center"/>
          </w:tcPr>
          <w:p w14:paraId="2CE99CE8" w14:textId="77777777" w:rsidR="00431167" w:rsidRPr="00432021" w:rsidRDefault="00431167" w:rsidP="00315B74">
            <w:pPr>
              <w:spacing w:line="480" w:lineRule="auto"/>
              <w:jc w:val="center"/>
              <w:rPr>
                <w:rFonts w:ascii="Times New Roman" w:hAnsi="Times New Roman" w:cs="Times New Roman"/>
                <w:lang w:val="en-CA"/>
              </w:rPr>
            </w:pPr>
            <w:r w:rsidRPr="00432021">
              <w:rPr>
                <w:rFonts w:ascii="Times New Roman" w:hAnsi="Times New Roman" w:cs="Times New Roman"/>
                <w:lang w:val="en-CA"/>
              </w:rPr>
              <w:t>9.</w:t>
            </w:r>
          </w:p>
        </w:tc>
        <w:tc>
          <w:tcPr>
            <w:tcW w:w="1483" w:type="dxa"/>
            <w:tcBorders>
              <w:top w:val="nil"/>
            </w:tcBorders>
            <w:vAlign w:val="center"/>
          </w:tcPr>
          <w:p w14:paraId="19353CA3" w14:textId="77777777" w:rsidR="00431167" w:rsidRPr="00432021" w:rsidRDefault="00431167" w:rsidP="00315B74">
            <w:pPr>
              <w:spacing w:line="480" w:lineRule="auto"/>
              <w:jc w:val="center"/>
              <w:rPr>
                <w:rFonts w:ascii="Times New Roman" w:hAnsi="Times New Roman" w:cs="Times New Roman"/>
                <w:lang w:val="en-CA"/>
              </w:rPr>
            </w:pPr>
            <w:r w:rsidRPr="00432021">
              <w:rPr>
                <w:rFonts w:ascii="Times New Roman" w:hAnsi="Times New Roman" w:cs="Times New Roman"/>
                <w:lang w:val="en-CA"/>
              </w:rPr>
              <w:t>1.6 %</w:t>
            </w:r>
          </w:p>
        </w:tc>
      </w:tr>
    </w:tbl>
    <w:p w14:paraId="57032DE5" w14:textId="77777777" w:rsidR="00431167" w:rsidRPr="00432021" w:rsidRDefault="00431167" w:rsidP="00315B74">
      <w:pPr>
        <w:spacing w:line="480" w:lineRule="auto"/>
        <w:ind w:firstLine="720"/>
        <w:rPr>
          <w:rFonts w:ascii="Times New Roman" w:hAnsi="Times New Roman" w:cs="Times New Roman"/>
          <w:lang w:val="en-CA"/>
        </w:rPr>
      </w:pPr>
    </w:p>
    <w:p w14:paraId="300481B5" w14:textId="77777777" w:rsidR="00431167" w:rsidRPr="00432021" w:rsidRDefault="00431167" w:rsidP="00315B74">
      <w:pPr>
        <w:spacing w:line="480" w:lineRule="auto"/>
        <w:rPr>
          <w:rFonts w:ascii="Times New Roman" w:hAnsi="Times New Roman" w:cs="Times New Roman"/>
          <w:lang w:val="en-CA"/>
        </w:rPr>
      </w:pPr>
      <w:r w:rsidRPr="00432021">
        <w:rPr>
          <w:rFonts w:ascii="Times New Roman" w:hAnsi="Times New Roman" w:cs="Times New Roman"/>
          <w:lang w:val="en-CA"/>
        </w:rPr>
        <w:br w:type="page"/>
      </w:r>
    </w:p>
    <w:p w14:paraId="37F0DC97" w14:textId="77777777" w:rsidR="00431167" w:rsidRPr="00432021" w:rsidRDefault="00431167" w:rsidP="00315B74">
      <w:pPr>
        <w:spacing w:line="480" w:lineRule="auto"/>
        <w:rPr>
          <w:rFonts w:ascii="Times New Roman" w:hAnsi="Times New Roman" w:cs="Times New Roman"/>
          <w:lang w:val="en-CA"/>
        </w:rPr>
      </w:pPr>
      <w:r w:rsidRPr="00432021">
        <w:rPr>
          <w:rFonts w:ascii="Times New Roman" w:hAnsi="Times New Roman" w:cs="Times New Roman"/>
          <w:lang w:val="en-CA"/>
        </w:rPr>
        <w:lastRenderedPageBreak/>
        <w:t>Table 3. Human perception of coyotes as categorized from community reports and associated ordinal scale values (</w:t>
      </w:r>
      <w:r w:rsidRPr="00432021">
        <w:rPr>
          <w:rFonts w:ascii="Times New Roman" w:hAnsi="Times New Roman" w:cs="Times New Roman"/>
          <w:i/>
          <w:iCs/>
          <w:lang w:val="en-CA"/>
        </w:rPr>
        <w:t>N</w:t>
      </w:r>
      <w:r w:rsidRPr="00432021">
        <w:rPr>
          <w:rFonts w:ascii="Times New Roman" w:hAnsi="Times New Roman" w:cs="Times New Roman"/>
          <w:lang w:val="en-CA"/>
        </w:rPr>
        <w:t xml:space="preserve"> = 920 reports). </w:t>
      </w:r>
    </w:p>
    <w:tbl>
      <w:tblPr>
        <w:tblStyle w:val="TableGrid"/>
        <w:tblW w:w="8510" w:type="dxa"/>
        <w:tblLook w:val="04A0" w:firstRow="1" w:lastRow="0" w:firstColumn="1" w:lastColumn="0" w:noHBand="0" w:noVBand="1"/>
      </w:tblPr>
      <w:tblGrid>
        <w:gridCol w:w="5670"/>
        <w:gridCol w:w="1417"/>
        <w:gridCol w:w="1423"/>
      </w:tblGrid>
      <w:tr w:rsidR="00431167" w:rsidRPr="00432021" w14:paraId="238DF650" w14:textId="77777777" w:rsidTr="00315B74">
        <w:tc>
          <w:tcPr>
            <w:tcW w:w="5670" w:type="dxa"/>
            <w:tcBorders>
              <w:top w:val="single" w:sz="4" w:space="0" w:color="auto"/>
              <w:left w:val="nil"/>
              <w:bottom w:val="single" w:sz="4" w:space="0" w:color="auto"/>
              <w:right w:val="nil"/>
            </w:tcBorders>
            <w:vAlign w:val="center"/>
          </w:tcPr>
          <w:p w14:paraId="2E4B4C8C" w14:textId="77777777" w:rsidR="00431167" w:rsidRPr="00432021" w:rsidRDefault="00431167" w:rsidP="00315B74">
            <w:pPr>
              <w:spacing w:line="480" w:lineRule="auto"/>
              <w:rPr>
                <w:rFonts w:ascii="Times New Roman" w:hAnsi="Times New Roman" w:cs="Times New Roman"/>
                <w:b/>
                <w:bCs/>
                <w:lang w:val="en-CA"/>
              </w:rPr>
            </w:pPr>
            <w:r w:rsidRPr="00432021">
              <w:rPr>
                <w:rFonts w:ascii="Times New Roman" w:hAnsi="Times New Roman" w:cs="Times New Roman"/>
                <w:b/>
                <w:bCs/>
                <w:lang w:val="en-CA"/>
              </w:rPr>
              <w:t>Human Perception of Coyotes</w:t>
            </w:r>
          </w:p>
        </w:tc>
        <w:tc>
          <w:tcPr>
            <w:tcW w:w="1417" w:type="dxa"/>
            <w:tcBorders>
              <w:top w:val="single" w:sz="4" w:space="0" w:color="auto"/>
              <w:left w:val="nil"/>
              <w:bottom w:val="single" w:sz="4" w:space="0" w:color="auto"/>
              <w:right w:val="nil"/>
            </w:tcBorders>
            <w:vAlign w:val="center"/>
          </w:tcPr>
          <w:p w14:paraId="19C45979" w14:textId="77777777" w:rsidR="00431167" w:rsidRPr="00432021" w:rsidRDefault="00431167" w:rsidP="00315B74">
            <w:pPr>
              <w:spacing w:line="480" w:lineRule="auto"/>
              <w:rPr>
                <w:rFonts w:ascii="Times New Roman" w:hAnsi="Times New Roman" w:cs="Times New Roman"/>
                <w:b/>
                <w:bCs/>
                <w:lang w:val="en-CA"/>
              </w:rPr>
            </w:pPr>
            <w:r w:rsidRPr="00432021">
              <w:rPr>
                <w:rFonts w:ascii="Times New Roman" w:hAnsi="Times New Roman" w:cs="Times New Roman"/>
                <w:b/>
                <w:bCs/>
                <w:lang w:val="en-CA"/>
              </w:rPr>
              <w:t>Ordinal Scale Value</w:t>
            </w:r>
          </w:p>
        </w:tc>
        <w:tc>
          <w:tcPr>
            <w:tcW w:w="1423" w:type="dxa"/>
            <w:tcBorders>
              <w:top w:val="single" w:sz="4" w:space="0" w:color="auto"/>
              <w:left w:val="nil"/>
              <w:bottom w:val="single" w:sz="4" w:space="0" w:color="auto"/>
              <w:right w:val="nil"/>
            </w:tcBorders>
            <w:vAlign w:val="center"/>
          </w:tcPr>
          <w:p w14:paraId="1CA93CCB" w14:textId="77777777" w:rsidR="00431167" w:rsidRPr="00432021" w:rsidRDefault="00431167" w:rsidP="00315B74">
            <w:pPr>
              <w:spacing w:line="480" w:lineRule="auto"/>
              <w:rPr>
                <w:rFonts w:ascii="Times New Roman" w:hAnsi="Times New Roman" w:cs="Times New Roman"/>
                <w:b/>
                <w:bCs/>
                <w:lang w:val="en-CA"/>
              </w:rPr>
            </w:pPr>
            <w:r w:rsidRPr="00432021">
              <w:rPr>
                <w:rFonts w:ascii="Times New Roman" w:hAnsi="Times New Roman" w:cs="Times New Roman"/>
                <w:b/>
                <w:bCs/>
                <w:lang w:val="en-CA"/>
              </w:rPr>
              <w:t>% Reports</w:t>
            </w:r>
          </w:p>
        </w:tc>
      </w:tr>
      <w:tr w:rsidR="00431167" w:rsidRPr="00432021" w14:paraId="7171C9D7" w14:textId="77777777" w:rsidTr="00315B74">
        <w:tc>
          <w:tcPr>
            <w:tcW w:w="5670" w:type="dxa"/>
            <w:tcBorders>
              <w:left w:val="nil"/>
              <w:bottom w:val="nil"/>
              <w:right w:val="nil"/>
            </w:tcBorders>
          </w:tcPr>
          <w:p w14:paraId="182F283E" w14:textId="77777777" w:rsidR="00431167" w:rsidRPr="00432021" w:rsidRDefault="00431167" w:rsidP="00315B74">
            <w:pPr>
              <w:spacing w:line="480" w:lineRule="auto"/>
              <w:rPr>
                <w:rFonts w:ascii="Times New Roman" w:hAnsi="Times New Roman" w:cs="Times New Roman"/>
                <w:lang w:val="en-CA"/>
              </w:rPr>
            </w:pPr>
            <w:r w:rsidRPr="00432021">
              <w:rPr>
                <w:rFonts w:ascii="Times New Roman" w:hAnsi="Times New Roman" w:cs="Times New Roman"/>
                <w:lang w:val="en-CA"/>
              </w:rPr>
              <w:t>No human perception could be determined from report</w:t>
            </w:r>
          </w:p>
        </w:tc>
        <w:tc>
          <w:tcPr>
            <w:tcW w:w="1417" w:type="dxa"/>
            <w:tcBorders>
              <w:left w:val="nil"/>
              <w:bottom w:val="nil"/>
              <w:right w:val="nil"/>
            </w:tcBorders>
          </w:tcPr>
          <w:p w14:paraId="64278972" w14:textId="77777777" w:rsidR="00431167" w:rsidRPr="00432021" w:rsidRDefault="00431167" w:rsidP="00315B74">
            <w:pPr>
              <w:spacing w:line="480" w:lineRule="auto"/>
              <w:jc w:val="center"/>
              <w:rPr>
                <w:rFonts w:ascii="Times New Roman" w:hAnsi="Times New Roman" w:cs="Times New Roman"/>
                <w:lang w:val="en-CA"/>
              </w:rPr>
            </w:pPr>
            <w:r w:rsidRPr="00432021">
              <w:rPr>
                <w:rFonts w:ascii="Times New Roman" w:hAnsi="Times New Roman" w:cs="Times New Roman"/>
                <w:lang w:val="en-CA"/>
              </w:rPr>
              <w:t>NA</w:t>
            </w:r>
          </w:p>
        </w:tc>
        <w:tc>
          <w:tcPr>
            <w:tcW w:w="1423" w:type="dxa"/>
            <w:tcBorders>
              <w:left w:val="nil"/>
              <w:bottom w:val="nil"/>
              <w:right w:val="nil"/>
            </w:tcBorders>
          </w:tcPr>
          <w:p w14:paraId="5BD0B9B9" w14:textId="77777777" w:rsidR="00431167" w:rsidRPr="00432021" w:rsidRDefault="00431167" w:rsidP="00315B74">
            <w:pPr>
              <w:spacing w:line="480" w:lineRule="auto"/>
              <w:jc w:val="center"/>
              <w:rPr>
                <w:rFonts w:ascii="Times New Roman" w:hAnsi="Times New Roman" w:cs="Times New Roman"/>
                <w:lang w:val="en-CA"/>
              </w:rPr>
            </w:pPr>
            <w:r w:rsidRPr="00432021">
              <w:rPr>
                <w:rFonts w:ascii="Times New Roman" w:hAnsi="Times New Roman" w:cs="Times New Roman"/>
                <w:lang w:val="en-CA"/>
              </w:rPr>
              <w:t>87.0 %</w:t>
            </w:r>
          </w:p>
        </w:tc>
      </w:tr>
      <w:tr w:rsidR="00431167" w:rsidRPr="00432021" w14:paraId="28D67922" w14:textId="77777777" w:rsidTr="00315B74">
        <w:tc>
          <w:tcPr>
            <w:tcW w:w="5670" w:type="dxa"/>
            <w:tcBorders>
              <w:top w:val="nil"/>
              <w:left w:val="nil"/>
              <w:bottom w:val="nil"/>
              <w:right w:val="nil"/>
            </w:tcBorders>
          </w:tcPr>
          <w:p w14:paraId="355942EE" w14:textId="77777777" w:rsidR="00431167" w:rsidRPr="00432021" w:rsidRDefault="00431167" w:rsidP="00315B74">
            <w:pPr>
              <w:spacing w:line="480" w:lineRule="auto"/>
              <w:rPr>
                <w:rFonts w:ascii="Times New Roman" w:hAnsi="Times New Roman" w:cs="Times New Roman"/>
                <w:lang w:val="en-CA"/>
              </w:rPr>
            </w:pPr>
            <w:r w:rsidRPr="00432021">
              <w:rPr>
                <w:rFonts w:ascii="Times New Roman" w:hAnsi="Times New Roman" w:cs="Times New Roman"/>
                <w:lang w:val="en-CA"/>
              </w:rPr>
              <w:t xml:space="preserve">Positive (reports containing words like love, happy, exciting, cool or beautiful) </w:t>
            </w:r>
          </w:p>
        </w:tc>
        <w:tc>
          <w:tcPr>
            <w:tcW w:w="1417" w:type="dxa"/>
            <w:tcBorders>
              <w:top w:val="nil"/>
              <w:left w:val="nil"/>
              <w:bottom w:val="nil"/>
              <w:right w:val="nil"/>
            </w:tcBorders>
          </w:tcPr>
          <w:p w14:paraId="3C6967D2" w14:textId="77777777" w:rsidR="00431167" w:rsidRPr="00432021" w:rsidRDefault="00431167" w:rsidP="00315B74">
            <w:pPr>
              <w:spacing w:line="480" w:lineRule="auto"/>
              <w:jc w:val="center"/>
              <w:rPr>
                <w:rFonts w:ascii="Times New Roman" w:hAnsi="Times New Roman" w:cs="Times New Roman"/>
                <w:lang w:val="en-CA"/>
              </w:rPr>
            </w:pPr>
            <w:r w:rsidRPr="00432021">
              <w:rPr>
                <w:rFonts w:ascii="Times New Roman" w:hAnsi="Times New Roman" w:cs="Times New Roman"/>
                <w:lang w:val="en-CA"/>
              </w:rPr>
              <w:t>1.</w:t>
            </w:r>
          </w:p>
        </w:tc>
        <w:tc>
          <w:tcPr>
            <w:tcW w:w="1423" w:type="dxa"/>
            <w:tcBorders>
              <w:top w:val="nil"/>
              <w:left w:val="nil"/>
              <w:bottom w:val="nil"/>
              <w:right w:val="nil"/>
            </w:tcBorders>
          </w:tcPr>
          <w:p w14:paraId="32C0C872" w14:textId="77777777" w:rsidR="00431167" w:rsidRPr="00432021" w:rsidRDefault="00431167" w:rsidP="00315B74">
            <w:pPr>
              <w:spacing w:line="480" w:lineRule="auto"/>
              <w:jc w:val="center"/>
              <w:rPr>
                <w:rFonts w:ascii="Times New Roman" w:hAnsi="Times New Roman" w:cs="Times New Roman"/>
                <w:lang w:val="en-CA"/>
              </w:rPr>
            </w:pPr>
            <w:r w:rsidRPr="00432021">
              <w:rPr>
                <w:rFonts w:ascii="Times New Roman" w:hAnsi="Times New Roman" w:cs="Times New Roman"/>
                <w:lang w:val="en-CA"/>
              </w:rPr>
              <w:t>1.7 %</w:t>
            </w:r>
          </w:p>
        </w:tc>
      </w:tr>
      <w:tr w:rsidR="00431167" w:rsidRPr="00432021" w14:paraId="066EBF6F" w14:textId="77777777" w:rsidTr="00315B74">
        <w:tc>
          <w:tcPr>
            <w:tcW w:w="5670" w:type="dxa"/>
            <w:tcBorders>
              <w:top w:val="nil"/>
              <w:left w:val="nil"/>
              <w:bottom w:val="nil"/>
              <w:right w:val="nil"/>
            </w:tcBorders>
          </w:tcPr>
          <w:p w14:paraId="46F1DE46" w14:textId="77777777" w:rsidR="00431167" w:rsidRPr="00432021" w:rsidRDefault="00431167" w:rsidP="00315B74">
            <w:pPr>
              <w:spacing w:line="480" w:lineRule="auto"/>
              <w:rPr>
                <w:rFonts w:ascii="Times New Roman" w:hAnsi="Times New Roman" w:cs="Times New Roman"/>
                <w:lang w:val="en-CA"/>
              </w:rPr>
            </w:pPr>
            <w:r w:rsidRPr="00432021">
              <w:rPr>
                <w:rFonts w:ascii="Times New Roman" w:hAnsi="Times New Roman" w:cs="Times New Roman"/>
                <w:lang w:val="en-CA"/>
              </w:rPr>
              <w:t>Neutral (reports containing words like surprised or curious, or denying negative reaction)</w:t>
            </w:r>
          </w:p>
        </w:tc>
        <w:tc>
          <w:tcPr>
            <w:tcW w:w="1417" w:type="dxa"/>
            <w:tcBorders>
              <w:top w:val="nil"/>
              <w:left w:val="nil"/>
              <w:bottom w:val="nil"/>
              <w:right w:val="nil"/>
            </w:tcBorders>
          </w:tcPr>
          <w:p w14:paraId="47E903DD" w14:textId="77777777" w:rsidR="00431167" w:rsidRPr="00432021" w:rsidRDefault="00431167" w:rsidP="00315B74">
            <w:pPr>
              <w:spacing w:line="480" w:lineRule="auto"/>
              <w:jc w:val="center"/>
              <w:rPr>
                <w:rFonts w:ascii="Times New Roman" w:hAnsi="Times New Roman" w:cs="Times New Roman"/>
                <w:lang w:val="en-CA"/>
              </w:rPr>
            </w:pPr>
            <w:r w:rsidRPr="00432021">
              <w:rPr>
                <w:rFonts w:ascii="Times New Roman" w:hAnsi="Times New Roman" w:cs="Times New Roman"/>
                <w:lang w:val="en-CA"/>
              </w:rPr>
              <w:t>2.</w:t>
            </w:r>
          </w:p>
        </w:tc>
        <w:tc>
          <w:tcPr>
            <w:tcW w:w="1423" w:type="dxa"/>
            <w:tcBorders>
              <w:top w:val="nil"/>
              <w:left w:val="nil"/>
              <w:bottom w:val="nil"/>
              <w:right w:val="nil"/>
            </w:tcBorders>
          </w:tcPr>
          <w:p w14:paraId="5146065B" w14:textId="77777777" w:rsidR="00431167" w:rsidRPr="00432021" w:rsidRDefault="00431167" w:rsidP="00315B74">
            <w:pPr>
              <w:spacing w:line="480" w:lineRule="auto"/>
              <w:jc w:val="center"/>
              <w:rPr>
                <w:rFonts w:ascii="Times New Roman" w:hAnsi="Times New Roman" w:cs="Times New Roman"/>
                <w:lang w:val="en-CA"/>
              </w:rPr>
            </w:pPr>
            <w:r w:rsidRPr="00432021">
              <w:rPr>
                <w:rFonts w:ascii="Times New Roman" w:hAnsi="Times New Roman" w:cs="Times New Roman"/>
                <w:lang w:val="en-CA"/>
              </w:rPr>
              <w:t>2.1 %</w:t>
            </w:r>
          </w:p>
        </w:tc>
      </w:tr>
      <w:tr w:rsidR="00431167" w:rsidRPr="00432021" w14:paraId="5F56E193" w14:textId="77777777" w:rsidTr="00315B74">
        <w:tc>
          <w:tcPr>
            <w:tcW w:w="5670" w:type="dxa"/>
            <w:tcBorders>
              <w:top w:val="nil"/>
              <w:left w:val="nil"/>
              <w:bottom w:val="single" w:sz="4" w:space="0" w:color="auto"/>
              <w:right w:val="nil"/>
            </w:tcBorders>
          </w:tcPr>
          <w:p w14:paraId="61B2A7CA" w14:textId="77777777" w:rsidR="00431167" w:rsidRPr="00432021" w:rsidRDefault="00431167" w:rsidP="00315B74">
            <w:pPr>
              <w:spacing w:line="480" w:lineRule="auto"/>
              <w:rPr>
                <w:rFonts w:ascii="Times New Roman" w:hAnsi="Times New Roman" w:cs="Times New Roman"/>
                <w:lang w:val="en-CA"/>
              </w:rPr>
            </w:pPr>
            <w:r w:rsidRPr="00432021">
              <w:rPr>
                <w:rFonts w:ascii="Times New Roman" w:hAnsi="Times New Roman" w:cs="Times New Roman"/>
                <w:lang w:val="en-CA"/>
              </w:rPr>
              <w:t>Negative (reports containing words like scared, nervous, disturbed, concerned, uncomfortable or alarmed)</w:t>
            </w:r>
          </w:p>
        </w:tc>
        <w:tc>
          <w:tcPr>
            <w:tcW w:w="1417" w:type="dxa"/>
            <w:tcBorders>
              <w:top w:val="nil"/>
              <w:left w:val="nil"/>
              <w:bottom w:val="single" w:sz="4" w:space="0" w:color="auto"/>
              <w:right w:val="nil"/>
            </w:tcBorders>
          </w:tcPr>
          <w:p w14:paraId="1DDBDF81" w14:textId="77777777" w:rsidR="00431167" w:rsidRPr="00432021" w:rsidRDefault="00431167" w:rsidP="00315B74">
            <w:pPr>
              <w:spacing w:line="480" w:lineRule="auto"/>
              <w:jc w:val="center"/>
              <w:rPr>
                <w:rFonts w:ascii="Times New Roman" w:hAnsi="Times New Roman" w:cs="Times New Roman"/>
                <w:lang w:val="en-CA"/>
              </w:rPr>
            </w:pPr>
            <w:r w:rsidRPr="00432021">
              <w:rPr>
                <w:rFonts w:ascii="Times New Roman" w:hAnsi="Times New Roman" w:cs="Times New Roman"/>
                <w:lang w:val="en-CA"/>
              </w:rPr>
              <w:t>3.</w:t>
            </w:r>
          </w:p>
        </w:tc>
        <w:tc>
          <w:tcPr>
            <w:tcW w:w="1423" w:type="dxa"/>
            <w:tcBorders>
              <w:top w:val="nil"/>
              <w:left w:val="nil"/>
              <w:bottom w:val="single" w:sz="4" w:space="0" w:color="auto"/>
              <w:right w:val="nil"/>
            </w:tcBorders>
          </w:tcPr>
          <w:p w14:paraId="171A19A7" w14:textId="77777777" w:rsidR="00431167" w:rsidRPr="00432021" w:rsidRDefault="00431167" w:rsidP="00315B74">
            <w:pPr>
              <w:spacing w:line="480" w:lineRule="auto"/>
              <w:jc w:val="center"/>
              <w:rPr>
                <w:rFonts w:ascii="Times New Roman" w:hAnsi="Times New Roman" w:cs="Times New Roman"/>
                <w:lang w:val="en-CA"/>
              </w:rPr>
            </w:pPr>
            <w:r w:rsidRPr="00432021">
              <w:rPr>
                <w:rFonts w:ascii="Times New Roman" w:hAnsi="Times New Roman" w:cs="Times New Roman"/>
                <w:lang w:val="en-CA"/>
              </w:rPr>
              <w:t>7.9 %</w:t>
            </w:r>
          </w:p>
        </w:tc>
      </w:tr>
    </w:tbl>
    <w:p w14:paraId="2318B04D" w14:textId="77777777" w:rsidR="00431167" w:rsidRPr="00432021" w:rsidRDefault="00431167" w:rsidP="00315B74">
      <w:pPr>
        <w:spacing w:line="480" w:lineRule="auto"/>
        <w:rPr>
          <w:rFonts w:ascii="Times New Roman" w:hAnsi="Times New Roman" w:cs="Times New Roman"/>
          <w:lang w:val="en-CA"/>
        </w:rPr>
      </w:pPr>
      <w:r w:rsidRPr="00432021">
        <w:rPr>
          <w:rFonts w:ascii="Times New Roman" w:hAnsi="Times New Roman" w:cs="Times New Roman"/>
          <w:lang w:val="en-CA"/>
        </w:rPr>
        <w:br w:type="page"/>
      </w:r>
    </w:p>
    <w:p w14:paraId="05304308" w14:textId="77777777" w:rsidR="00431167" w:rsidRPr="00432021" w:rsidRDefault="00431167" w:rsidP="00315B74">
      <w:pPr>
        <w:spacing w:line="480" w:lineRule="auto"/>
        <w:rPr>
          <w:rFonts w:ascii="Times New Roman" w:hAnsi="Times New Roman" w:cs="Times New Roman"/>
          <w:lang w:val="en-CA"/>
        </w:rPr>
      </w:pPr>
      <w:r w:rsidRPr="00432021">
        <w:rPr>
          <w:rFonts w:ascii="Times New Roman" w:hAnsi="Times New Roman" w:cs="Times New Roman"/>
          <w:lang w:val="en-CA"/>
        </w:rPr>
        <w:lastRenderedPageBreak/>
        <w:t xml:space="preserve">Table 4. Logistic regression model output comparing the probability of a report to a </w:t>
      </w:r>
      <w:commentRangeStart w:id="1149"/>
      <w:r w:rsidRPr="00432021">
        <w:rPr>
          <w:rFonts w:ascii="Times New Roman" w:hAnsi="Times New Roman" w:cs="Times New Roman"/>
          <w:lang w:val="en-CA"/>
        </w:rPr>
        <w:t>non</w:t>
      </w:r>
      <w:commentRangeEnd w:id="1149"/>
      <w:r w:rsidR="002D3130">
        <w:rPr>
          <w:rStyle w:val="CommentReference"/>
        </w:rPr>
        <w:commentReference w:id="1149"/>
      </w:r>
      <w:r w:rsidRPr="00432021">
        <w:rPr>
          <w:rFonts w:ascii="Times New Roman" w:hAnsi="Times New Roman" w:cs="Times New Roman"/>
          <w:lang w:val="en-CA"/>
        </w:rPr>
        <w:t xml:space="preserve">-report location based on proximity to the ravine system, roads, and buildings. </w:t>
      </w:r>
    </w:p>
    <w:tbl>
      <w:tblPr>
        <w:tblStyle w:val="TableGrid"/>
        <w:tblW w:w="9509" w:type="dxa"/>
        <w:tblInd w:w="-142" w:type="dxa"/>
        <w:tblBorders>
          <w:left w:val="none" w:sz="0" w:space="0" w:color="auto"/>
          <w:right w:val="none" w:sz="0" w:space="0" w:color="auto"/>
          <w:insideV w:val="none" w:sz="0" w:space="0" w:color="auto"/>
        </w:tblBorders>
        <w:tblLook w:val="04A0" w:firstRow="1" w:lastRow="0" w:firstColumn="1" w:lastColumn="0" w:noHBand="0" w:noVBand="1"/>
      </w:tblPr>
      <w:tblGrid>
        <w:gridCol w:w="3403"/>
        <w:gridCol w:w="2377"/>
        <w:gridCol w:w="1659"/>
        <w:gridCol w:w="2070"/>
      </w:tblGrid>
      <w:tr w:rsidR="00431167" w:rsidRPr="00432021" w14:paraId="168BC187" w14:textId="77777777" w:rsidTr="00315B74">
        <w:tc>
          <w:tcPr>
            <w:tcW w:w="3403" w:type="dxa"/>
            <w:tcBorders>
              <w:bottom w:val="single" w:sz="4" w:space="0" w:color="auto"/>
            </w:tcBorders>
            <w:vAlign w:val="center"/>
          </w:tcPr>
          <w:p w14:paraId="27884135" w14:textId="77777777" w:rsidR="00431167" w:rsidRPr="00432021" w:rsidRDefault="00431167" w:rsidP="00315B74">
            <w:pPr>
              <w:spacing w:line="480" w:lineRule="auto"/>
              <w:rPr>
                <w:rFonts w:ascii="Times New Roman" w:hAnsi="Times New Roman" w:cs="Times New Roman"/>
                <w:lang w:val="en-CA"/>
              </w:rPr>
            </w:pPr>
            <w:r w:rsidRPr="00432021">
              <w:rPr>
                <w:rFonts w:ascii="Times New Roman" w:hAnsi="Times New Roman" w:cs="Times New Roman"/>
                <w:lang w:val="en-CA"/>
              </w:rPr>
              <w:t xml:space="preserve">Predictor Variable </w:t>
            </w:r>
          </w:p>
        </w:tc>
        <w:tc>
          <w:tcPr>
            <w:tcW w:w="2377" w:type="dxa"/>
            <w:tcBorders>
              <w:bottom w:val="single" w:sz="4" w:space="0" w:color="auto"/>
            </w:tcBorders>
            <w:vAlign w:val="center"/>
          </w:tcPr>
          <w:p w14:paraId="313A43AE" w14:textId="77777777" w:rsidR="00431167" w:rsidRPr="00432021" w:rsidRDefault="00431167" w:rsidP="00315B74">
            <w:pPr>
              <w:spacing w:line="480" w:lineRule="auto"/>
              <w:jc w:val="center"/>
              <w:rPr>
                <w:rFonts w:ascii="Times New Roman" w:hAnsi="Times New Roman" w:cs="Times New Roman"/>
                <w:lang w:val="en-CA"/>
              </w:rPr>
            </w:pPr>
            <w:r w:rsidRPr="00432021">
              <w:rPr>
                <w:rFonts w:ascii="Times New Roman" w:hAnsi="Times New Roman" w:cs="Times New Roman"/>
                <w:lang w:val="en-CA"/>
              </w:rPr>
              <w:t>Estimate ± Std. Error</w:t>
            </w:r>
          </w:p>
        </w:tc>
        <w:tc>
          <w:tcPr>
            <w:tcW w:w="1659" w:type="dxa"/>
            <w:tcBorders>
              <w:bottom w:val="single" w:sz="4" w:space="0" w:color="auto"/>
            </w:tcBorders>
            <w:vAlign w:val="center"/>
          </w:tcPr>
          <w:p w14:paraId="2343313F" w14:textId="77777777" w:rsidR="00431167" w:rsidRPr="00432021" w:rsidRDefault="00431167" w:rsidP="00315B74">
            <w:pPr>
              <w:spacing w:line="480" w:lineRule="auto"/>
              <w:jc w:val="center"/>
              <w:rPr>
                <w:rFonts w:ascii="Times New Roman" w:hAnsi="Times New Roman" w:cs="Times New Roman"/>
                <w:i/>
                <w:iCs/>
                <w:lang w:val="en-CA"/>
              </w:rPr>
            </w:pPr>
            <w:r w:rsidRPr="00432021">
              <w:rPr>
                <w:rFonts w:ascii="Times New Roman" w:hAnsi="Times New Roman" w:cs="Times New Roman"/>
                <w:i/>
                <w:iCs/>
                <w:lang w:val="en-CA"/>
              </w:rPr>
              <w:t>z</w:t>
            </w:r>
          </w:p>
        </w:tc>
        <w:tc>
          <w:tcPr>
            <w:tcW w:w="2070" w:type="dxa"/>
            <w:tcBorders>
              <w:bottom w:val="single" w:sz="4" w:space="0" w:color="auto"/>
            </w:tcBorders>
            <w:vAlign w:val="center"/>
          </w:tcPr>
          <w:p w14:paraId="63C4F8DA" w14:textId="77777777" w:rsidR="00431167" w:rsidRPr="00432021" w:rsidRDefault="00431167" w:rsidP="00315B74">
            <w:pPr>
              <w:spacing w:line="480" w:lineRule="auto"/>
              <w:jc w:val="center"/>
              <w:rPr>
                <w:rFonts w:ascii="Times New Roman" w:hAnsi="Times New Roman" w:cs="Times New Roman"/>
                <w:i/>
                <w:iCs/>
                <w:lang w:val="en-CA"/>
              </w:rPr>
            </w:pPr>
            <w:r w:rsidRPr="00432021">
              <w:rPr>
                <w:rFonts w:ascii="Times New Roman" w:hAnsi="Times New Roman" w:cs="Times New Roman"/>
                <w:i/>
                <w:iCs/>
                <w:lang w:val="en-CA"/>
              </w:rPr>
              <w:t>P</w:t>
            </w:r>
          </w:p>
        </w:tc>
      </w:tr>
      <w:tr w:rsidR="00431167" w:rsidRPr="00432021" w14:paraId="039639ED" w14:textId="77777777" w:rsidTr="00315B74">
        <w:trPr>
          <w:trHeight w:val="267"/>
        </w:trPr>
        <w:tc>
          <w:tcPr>
            <w:tcW w:w="3403" w:type="dxa"/>
            <w:tcBorders>
              <w:bottom w:val="nil"/>
            </w:tcBorders>
            <w:vAlign w:val="center"/>
          </w:tcPr>
          <w:p w14:paraId="0A8C14F7" w14:textId="77777777" w:rsidR="00431167" w:rsidRPr="00432021" w:rsidRDefault="00431167" w:rsidP="00315B74">
            <w:pPr>
              <w:spacing w:line="480" w:lineRule="auto"/>
              <w:rPr>
                <w:rFonts w:ascii="Times New Roman" w:hAnsi="Times New Roman" w:cs="Times New Roman"/>
                <w:lang w:val="en-CA"/>
              </w:rPr>
            </w:pPr>
            <w:r w:rsidRPr="00432021">
              <w:rPr>
                <w:rFonts w:ascii="Times New Roman" w:hAnsi="Times New Roman" w:cs="Times New Roman"/>
                <w:lang w:val="en-CA"/>
              </w:rPr>
              <w:t>(Intercept)</w:t>
            </w:r>
          </w:p>
        </w:tc>
        <w:tc>
          <w:tcPr>
            <w:tcW w:w="2377" w:type="dxa"/>
            <w:tcBorders>
              <w:bottom w:val="nil"/>
            </w:tcBorders>
            <w:vAlign w:val="center"/>
          </w:tcPr>
          <w:p w14:paraId="3B0CEEB2" w14:textId="77777777" w:rsidR="00431167" w:rsidRPr="00432021" w:rsidRDefault="00431167" w:rsidP="00315B74">
            <w:pPr>
              <w:spacing w:line="480" w:lineRule="auto"/>
              <w:jc w:val="center"/>
              <w:rPr>
                <w:rFonts w:ascii="Times New Roman" w:hAnsi="Times New Roman" w:cs="Times New Roman"/>
                <w:lang w:val="en-CA"/>
              </w:rPr>
            </w:pPr>
            <w:r w:rsidRPr="00432021">
              <w:rPr>
                <w:rFonts w:ascii="Times New Roman" w:hAnsi="Times New Roman" w:cs="Times New Roman"/>
                <w:lang w:val="en-CA"/>
              </w:rPr>
              <w:t>- 0.055 ± 0.017</w:t>
            </w:r>
          </w:p>
        </w:tc>
        <w:tc>
          <w:tcPr>
            <w:tcW w:w="1659" w:type="dxa"/>
            <w:tcBorders>
              <w:bottom w:val="nil"/>
            </w:tcBorders>
            <w:vAlign w:val="center"/>
          </w:tcPr>
          <w:p w14:paraId="7A2DE785" w14:textId="77777777" w:rsidR="00431167" w:rsidRPr="00432021" w:rsidRDefault="00431167" w:rsidP="00315B74">
            <w:pPr>
              <w:spacing w:line="480" w:lineRule="auto"/>
              <w:jc w:val="center"/>
              <w:rPr>
                <w:rFonts w:ascii="Times New Roman" w:hAnsi="Times New Roman" w:cs="Times New Roman"/>
                <w:lang w:val="en-CA"/>
              </w:rPr>
            </w:pPr>
            <w:r w:rsidRPr="00432021">
              <w:rPr>
                <w:rFonts w:ascii="Times New Roman" w:hAnsi="Times New Roman" w:cs="Times New Roman"/>
                <w:lang w:val="en-CA"/>
              </w:rPr>
              <w:t>- 3.28</w:t>
            </w:r>
          </w:p>
        </w:tc>
        <w:tc>
          <w:tcPr>
            <w:tcW w:w="2070" w:type="dxa"/>
            <w:tcBorders>
              <w:bottom w:val="nil"/>
            </w:tcBorders>
            <w:vAlign w:val="center"/>
          </w:tcPr>
          <w:p w14:paraId="4E17D6BF" w14:textId="77777777" w:rsidR="00431167" w:rsidRPr="00432021" w:rsidRDefault="00431167" w:rsidP="00315B74">
            <w:pPr>
              <w:spacing w:line="480" w:lineRule="auto"/>
              <w:jc w:val="center"/>
              <w:rPr>
                <w:rFonts w:ascii="Times New Roman" w:hAnsi="Times New Roman" w:cs="Times New Roman"/>
                <w:lang w:val="en-CA"/>
              </w:rPr>
            </w:pPr>
            <w:r w:rsidRPr="00432021">
              <w:rPr>
                <w:rFonts w:ascii="Times New Roman" w:hAnsi="Times New Roman" w:cs="Times New Roman"/>
                <w:lang w:val="en-CA"/>
              </w:rPr>
              <w:t>0.001</w:t>
            </w:r>
          </w:p>
        </w:tc>
      </w:tr>
      <w:tr w:rsidR="00431167" w:rsidRPr="00432021" w14:paraId="71C91667" w14:textId="77777777" w:rsidTr="00315B74">
        <w:tc>
          <w:tcPr>
            <w:tcW w:w="3403" w:type="dxa"/>
            <w:tcBorders>
              <w:top w:val="nil"/>
              <w:bottom w:val="nil"/>
            </w:tcBorders>
            <w:vAlign w:val="center"/>
          </w:tcPr>
          <w:p w14:paraId="3538F916" w14:textId="77777777" w:rsidR="00431167" w:rsidRPr="00432021" w:rsidRDefault="00431167" w:rsidP="00315B74">
            <w:pPr>
              <w:spacing w:line="480" w:lineRule="auto"/>
              <w:rPr>
                <w:rFonts w:ascii="Times New Roman" w:hAnsi="Times New Roman" w:cs="Times New Roman"/>
                <w:lang w:val="en-CA"/>
              </w:rPr>
            </w:pPr>
            <w:r w:rsidRPr="00432021">
              <w:rPr>
                <w:rFonts w:ascii="Times New Roman" w:hAnsi="Times New Roman" w:cs="Times New Roman"/>
                <w:lang w:val="en-CA"/>
              </w:rPr>
              <w:t>Ravine Distance</w:t>
            </w:r>
          </w:p>
        </w:tc>
        <w:tc>
          <w:tcPr>
            <w:tcW w:w="2377" w:type="dxa"/>
            <w:tcBorders>
              <w:top w:val="nil"/>
              <w:bottom w:val="nil"/>
            </w:tcBorders>
            <w:vAlign w:val="center"/>
          </w:tcPr>
          <w:p w14:paraId="65B89F7A" w14:textId="77777777" w:rsidR="00431167" w:rsidRPr="00432021" w:rsidRDefault="00431167" w:rsidP="00315B74">
            <w:pPr>
              <w:spacing w:line="480" w:lineRule="auto"/>
              <w:jc w:val="center"/>
              <w:rPr>
                <w:rFonts w:ascii="Times New Roman" w:hAnsi="Times New Roman" w:cs="Times New Roman"/>
                <w:lang w:val="en-CA"/>
              </w:rPr>
            </w:pPr>
            <w:r w:rsidRPr="00432021">
              <w:rPr>
                <w:rFonts w:ascii="Times New Roman" w:hAnsi="Times New Roman" w:cs="Times New Roman"/>
                <w:lang w:val="en-CA"/>
              </w:rPr>
              <w:t>- 0.27 ± 0.017</w:t>
            </w:r>
          </w:p>
        </w:tc>
        <w:tc>
          <w:tcPr>
            <w:tcW w:w="1659" w:type="dxa"/>
            <w:tcBorders>
              <w:top w:val="nil"/>
              <w:bottom w:val="nil"/>
            </w:tcBorders>
            <w:vAlign w:val="center"/>
          </w:tcPr>
          <w:p w14:paraId="76CAE708" w14:textId="77777777" w:rsidR="00431167" w:rsidRPr="00432021" w:rsidRDefault="00431167" w:rsidP="00315B74">
            <w:pPr>
              <w:spacing w:line="480" w:lineRule="auto"/>
              <w:jc w:val="center"/>
              <w:rPr>
                <w:rFonts w:ascii="Times New Roman" w:hAnsi="Times New Roman" w:cs="Times New Roman"/>
                <w:lang w:val="en-CA"/>
              </w:rPr>
            </w:pPr>
            <w:r w:rsidRPr="00432021">
              <w:rPr>
                <w:rFonts w:ascii="Times New Roman" w:hAnsi="Times New Roman" w:cs="Times New Roman"/>
                <w:lang w:val="en-CA"/>
              </w:rPr>
              <w:t>- 15.9</w:t>
            </w:r>
          </w:p>
        </w:tc>
        <w:tc>
          <w:tcPr>
            <w:tcW w:w="2070" w:type="dxa"/>
            <w:tcBorders>
              <w:top w:val="nil"/>
              <w:bottom w:val="nil"/>
            </w:tcBorders>
            <w:vAlign w:val="center"/>
          </w:tcPr>
          <w:p w14:paraId="610E0455" w14:textId="77777777" w:rsidR="00431167" w:rsidRPr="00432021" w:rsidRDefault="00431167" w:rsidP="00315B74">
            <w:pPr>
              <w:spacing w:line="480" w:lineRule="auto"/>
              <w:jc w:val="center"/>
              <w:rPr>
                <w:rFonts w:ascii="Times New Roman" w:hAnsi="Times New Roman" w:cs="Times New Roman"/>
                <w:lang w:val="en-CA"/>
              </w:rPr>
            </w:pPr>
            <w:r w:rsidRPr="00432021">
              <w:rPr>
                <w:rFonts w:ascii="Times New Roman" w:hAnsi="Times New Roman" w:cs="Times New Roman"/>
                <w:lang w:val="en-CA"/>
              </w:rPr>
              <w:t>&lt; 2 x 10</w:t>
            </w:r>
            <w:r w:rsidRPr="00432021">
              <w:rPr>
                <w:rFonts w:ascii="Times New Roman" w:hAnsi="Times New Roman" w:cs="Times New Roman"/>
                <w:vertAlign w:val="superscript"/>
                <w:lang w:val="en-CA"/>
              </w:rPr>
              <w:t>-16</w:t>
            </w:r>
            <w:r w:rsidRPr="00432021">
              <w:rPr>
                <w:rFonts w:ascii="Times New Roman" w:hAnsi="Times New Roman" w:cs="Times New Roman"/>
                <w:lang w:val="en-CA"/>
              </w:rPr>
              <w:t xml:space="preserve"> *</w:t>
            </w:r>
          </w:p>
        </w:tc>
      </w:tr>
      <w:tr w:rsidR="00431167" w:rsidRPr="00432021" w14:paraId="7E536728" w14:textId="77777777" w:rsidTr="00315B74">
        <w:tc>
          <w:tcPr>
            <w:tcW w:w="3403" w:type="dxa"/>
            <w:tcBorders>
              <w:top w:val="nil"/>
              <w:bottom w:val="nil"/>
            </w:tcBorders>
            <w:vAlign w:val="center"/>
          </w:tcPr>
          <w:p w14:paraId="4A6D7257" w14:textId="77777777" w:rsidR="00431167" w:rsidRPr="00432021" w:rsidRDefault="00431167" w:rsidP="00315B74">
            <w:pPr>
              <w:spacing w:line="480" w:lineRule="auto"/>
              <w:rPr>
                <w:rFonts w:ascii="Times New Roman" w:hAnsi="Times New Roman" w:cs="Times New Roman"/>
                <w:lang w:val="en-CA"/>
              </w:rPr>
            </w:pPr>
            <w:r w:rsidRPr="00432021">
              <w:rPr>
                <w:rFonts w:ascii="Times New Roman" w:hAnsi="Times New Roman" w:cs="Times New Roman"/>
                <w:lang w:val="en-CA"/>
              </w:rPr>
              <w:t>Road Distance</w:t>
            </w:r>
          </w:p>
        </w:tc>
        <w:tc>
          <w:tcPr>
            <w:tcW w:w="2377" w:type="dxa"/>
            <w:tcBorders>
              <w:top w:val="nil"/>
              <w:bottom w:val="nil"/>
            </w:tcBorders>
            <w:vAlign w:val="center"/>
          </w:tcPr>
          <w:p w14:paraId="63C8566F" w14:textId="77777777" w:rsidR="00431167" w:rsidRPr="00432021" w:rsidRDefault="00431167" w:rsidP="00315B74">
            <w:pPr>
              <w:spacing w:line="480" w:lineRule="auto"/>
              <w:jc w:val="center"/>
              <w:rPr>
                <w:rFonts w:ascii="Times New Roman" w:hAnsi="Times New Roman" w:cs="Times New Roman"/>
                <w:lang w:val="en-CA"/>
              </w:rPr>
            </w:pPr>
            <w:r w:rsidRPr="00432021">
              <w:rPr>
                <w:rFonts w:ascii="Times New Roman" w:hAnsi="Times New Roman" w:cs="Times New Roman"/>
                <w:lang w:val="en-CA"/>
              </w:rPr>
              <w:t>- 0.53 ± 0.027</w:t>
            </w:r>
          </w:p>
        </w:tc>
        <w:tc>
          <w:tcPr>
            <w:tcW w:w="1659" w:type="dxa"/>
            <w:tcBorders>
              <w:top w:val="nil"/>
              <w:bottom w:val="nil"/>
            </w:tcBorders>
            <w:vAlign w:val="center"/>
          </w:tcPr>
          <w:p w14:paraId="17A8D092" w14:textId="77777777" w:rsidR="00431167" w:rsidRPr="00432021" w:rsidRDefault="00431167" w:rsidP="00315B74">
            <w:pPr>
              <w:spacing w:line="480" w:lineRule="auto"/>
              <w:jc w:val="center"/>
              <w:rPr>
                <w:rFonts w:ascii="Times New Roman" w:hAnsi="Times New Roman" w:cs="Times New Roman"/>
                <w:lang w:val="en-CA"/>
              </w:rPr>
            </w:pPr>
            <w:r w:rsidRPr="00432021">
              <w:rPr>
                <w:rFonts w:ascii="Times New Roman" w:hAnsi="Times New Roman" w:cs="Times New Roman"/>
                <w:lang w:val="en-CA"/>
              </w:rPr>
              <w:t>- 19.4</w:t>
            </w:r>
          </w:p>
        </w:tc>
        <w:tc>
          <w:tcPr>
            <w:tcW w:w="2070" w:type="dxa"/>
            <w:tcBorders>
              <w:top w:val="nil"/>
              <w:bottom w:val="nil"/>
            </w:tcBorders>
            <w:vAlign w:val="center"/>
          </w:tcPr>
          <w:p w14:paraId="42562843" w14:textId="77777777" w:rsidR="00431167" w:rsidRPr="00432021" w:rsidRDefault="00431167" w:rsidP="00315B74">
            <w:pPr>
              <w:spacing w:line="480" w:lineRule="auto"/>
              <w:jc w:val="center"/>
              <w:rPr>
                <w:rFonts w:ascii="Times New Roman" w:hAnsi="Times New Roman" w:cs="Times New Roman"/>
                <w:lang w:val="en-CA"/>
              </w:rPr>
            </w:pPr>
            <w:r w:rsidRPr="00432021">
              <w:rPr>
                <w:rFonts w:ascii="Times New Roman" w:hAnsi="Times New Roman" w:cs="Times New Roman"/>
                <w:lang w:val="en-CA"/>
              </w:rPr>
              <w:t>&lt; 2 x 10</w:t>
            </w:r>
            <w:r w:rsidRPr="00432021">
              <w:rPr>
                <w:rFonts w:ascii="Times New Roman" w:hAnsi="Times New Roman" w:cs="Times New Roman"/>
                <w:vertAlign w:val="superscript"/>
                <w:lang w:val="en-CA"/>
              </w:rPr>
              <w:t>-16</w:t>
            </w:r>
            <w:r w:rsidRPr="00432021">
              <w:rPr>
                <w:rFonts w:ascii="Times New Roman" w:hAnsi="Times New Roman" w:cs="Times New Roman"/>
                <w:lang w:val="en-CA"/>
              </w:rPr>
              <w:t xml:space="preserve"> *</w:t>
            </w:r>
          </w:p>
        </w:tc>
      </w:tr>
      <w:tr w:rsidR="00431167" w:rsidRPr="00432021" w14:paraId="59D5B123" w14:textId="77777777" w:rsidTr="00315B74">
        <w:tc>
          <w:tcPr>
            <w:tcW w:w="3403" w:type="dxa"/>
            <w:tcBorders>
              <w:top w:val="nil"/>
              <w:bottom w:val="single" w:sz="4" w:space="0" w:color="auto"/>
            </w:tcBorders>
            <w:vAlign w:val="center"/>
          </w:tcPr>
          <w:p w14:paraId="60A95B0C" w14:textId="77777777" w:rsidR="00431167" w:rsidRPr="00432021" w:rsidRDefault="00431167" w:rsidP="00315B74">
            <w:pPr>
              <w:spacing w:line="480" w:lineRule="auto"/>
              <w:rPr>
                <w:rFonts w:ascii="Times New Roman" w:hAnsi="Times New Roman" w:cs="Times New Roman"/>
                <w:lang w:val="en-CA"/>
              </w:rPr>
            </w:pPr>
            <w:r w:rsidRPr="00432021">
              <w:rPr>
                <w:rFonts w:ascii="Times New Roman" w:hAnsi="Times New Roman" w:cs="Times New Roman"/>
                <w:lang w:val="en-CA"/>
              </w:rPr>
              <w:t>Building Distance</w:t>
            </w:r>
          </w:p>
        </w:tc>
        <w:tc>
          <w:tcPr>
            <w:tcW w:w="2377" w:type="dxa"/>
            <w:tcBorders>
              <w:top w:val="nil"/>
              <w:bottom w:val="single" w:sz="4" w:space="0" w:color="auto"/>
            </w:tcBorders>
            <w:vAlign w:val="center"/>
          </w:tcPr>
          <w:p w14:paraId="5C16BC64" w14:textId="77777777" w:rsidR="00431167" w:rsidRPr="00432021" w:rsidRDefault="00431167" w:rsidP="00315B74">
            <w:pPr>
              <w:spacing w:line="480" w:lineRule="auto"/>
              <w:jc w:val="center"/>
              <w:rPr>
                <w:rFonts w:ascii="Times New Roman" w:hAnsi="Times New Roman" w:cs="Times New Roman"/>
                <w:lang w:val="en-CA"/>
              </w:rPr>
            </w:pPr>
            <w:r w:rsidRPr="00432021">
              <w:rPr>
                <w:rFonts w:ascii="Times New Roman" w:hAnsi="Times New Roman" w:cs="Times New Roman"/>
                <w:lang w:val="en-CA"/>
              </w:rPr>
              <w:t>- 0.19 ± 0.023</w:t>
            </w:r>
          </w:p>
        </w:tc>
        <w:tc>
          <w:tcPr>
            <w:tcW w:w="1659" w:type="dxa"/>
            <w:tcBorders>
              <w:top w:val="nil"/>
              <w:bottom w:val="single" w:sz="4" w:space="0" w:color="auto"/>
            </w:tcBorders>
            <w:vAlign w:val="center"/>
          </w:tcPr>
          <w:p w14:paraId="6F462AC8" w14:textId="77777777" w:rsidR="00431167" w:rsidRPr="00432021" w:rsidRDefault="00431167" w:rsidP="00315B74">
            <w:pPr>
              <w:spacing w:line="480" w:lineRule="auto"/>
              <w:jc w:val="center"/>
              <w:rPr>
                <w:rFonts w:ascii="Times New Roman" w:hAnsi="Times New Roman" w:cs="Times New Roman"/>
                <w:lang w:val="en-CA"/>
              </w:rPr>
            </w:pPr>
            <w:r w:rsidRPr="00432021">
              <w:rPr>
                <w:rFonts w:ascii="Times New Roman" w:hAnsi="Times New Roman" w:cs="Times New Roman"/>
                <w:lang w:val="en-CA"/>
              </w:rPr>
              <w:t>- 8.11</w:t>
            </w:r>
          </w:p>
        </w:tc>
        <w:tc>
          <w:tcPr>
            <w:tcW w:w="2070" w:type="dxa"/>
            <w:tcBorders>
              <w:top w:val="nil"/>
              <w:bottom w:val="single" w:sz="4" w:space="0" w:color="auto"/>
            </w:tcBorders>
            <w:vAlign w:val="center"/>
          </w:tcPr>
          <w:p w14:paraId="71E42E6B" w14:textId="77777777" w:rsidR="00431167" w:rsidRPr="00432021" w:rsidRDefault="00431167" w:rsidP="00315B74">
            <w:pPr>
              <w:spacing w:line="480" w:lineRule="auto"/>
              <w:jc w:val="center"/>
              <w:rPr>
                <w:rFonts w:ascii="Times New Roman" w:hAnsi="Times New Roman" w:cs="Times New Roman"/>
                <w:lang w:val="en-CA"/>
              </w:rPr>
            </w:pPr>
            <w:r w:rsidRPr="00432021">
              <w:rPr>
                <w:rFonts w:ascii="Times New Roman" w:hAnsi="Times New Roman" w:cs="Times New Roman"/>
                <w:lang w:val="en-CA"/>
              </w:rPr>
              <w:t>5.11 x 10</w:t>
            </w:r>
            <w:r w:rsidRPr="00432021">
              <w:rPr>
                <w:rFonts w:ascii="Times New Roman" w:hAnsi="Times New Roman" w:cs="Times New Roman"/>
                <w:vertAlign w:val="superscript"/>
                <w:lang w:val="en-CA"/>
              </w:rPr>
              <w:t xml:space="preserve">-16 </w:t>
            </w:r>
            <w:r w:rsidRPr="00432021">
              <w:rPr>
                <w:rFonts w:ascii="Times New Roman" w:hAnsi="Times New Roman" w:cs="Times New Roman"/>
                <w:lang w:val="en-CA"/>
              </w:rPr>
              <w:t>*</w:t>
            </w:r>
          </w:p>
        </w:tc>
      </w:tr>
    </w:tbl>
    <w:p w14:paraId="75F965B3" w14:textId="77777777" w:rsidR="00431167" w:rsidRPr="00432021" w:rsidRDefault="00431167" w:rsidP="00315B74">
      <w:pPr>
        <w:spacing w:line="480" w:lineRule="auto"/>
        <w:rPr>
          <w:rFonts w:ascii="Times New Roman" w:hAnsi="Times New Roman" w:cs="Times New Roman"/>
          <w:lang w:val="en-CA"/>
        </w:rPr>
      </w:pPr>
      <w:r w:rsidRPr="00432021">
        <w:rPr>
          <w:rFonts w:ascii="Times New Roman" w:hAnsi="Times New Roman" w:cs="Times New Roman"/>
          <w:lang w:val="en-CA"/>
        </w:rPr>
        <w:t xml:space="preserve">* asterisk indicates significant effect </w:t>
      </w:r>
    </w:p>
    <w:p w14:paraId="7BBF89FF" w14:textId="77777777" w:rsidR="00431167" w:rsidRDefault="00431167">
      <w:pPr>
        <w:rPr>
          <w:rFonts w:ascii="Times New Roman" w:hAnsi="Times New Roman" w:cs="Times New Roman"/>
          <w:lang w:val="en-CA"/>
        </w:rPr>
      </w:pPr>
      <w:r w:rsidRPr="00432021">
        <w:rPr>
          <w:rFonts w:ascii="Times New Roman" w:hAnsi="Times New Roman" w:cs="Times New Roman"/>
          <w:lang w:val="en-CA"/>
        </w:rPr>
        <w:br w:type="page"/>
      </w:r>
    </w:p>
    <w:p w14:paraId="7E1DF325" w14:textId="77777777" w:rsidR="00431167" w:rsidRDefault="00431167" w:rsidP="00315B74">
      <w:pPr>
        <w:spacing w:line="480" w:lineRule="auto"/>
        <w:rPr>
          <w:rFonts w:ascii="Times New Roman" w:hAnsi="Times New Roman" w:cs="Times New Roman"/>
          <w:lang w:val="en-CA"/>
        </w:rPr>
      </w:pPr>
      <w:r>
        <w:rPr>
          <w:rFonts w:ascii="Times New Roman" w:hAnsi="Times New Roman" w:cs="Times New Roman"/>
          <w:lang w:val="en-CA"/>
        </w:rPr>
        <w:lastRenderedPageBreak/>
        <w:t xml:space="preserve">Table 5. Output from Poisson model with the number of annual reports with coyote response to humans ≥ 6 (indicating bold or aggressive encounters) as a function of the total number of annual reports and time. </w:t>
      </w:r>
    </w:p>
    <w:tbl>
      <w:tblPr>
        <w:tblStyle w:val="TableGrid"/>
        <w:tblW w:w="9509" w:type="dxa"/>
        <w:tblInd w:w="-142" w:type="dxa"/>
        <w:tblBorders>
          <w:left w:val="none" w:sz="0" w:space="0" w:color="auto"/>
          <w:right w:val="none" w:sz="0" w:space="0" w:color="auto"/>
          <w:insideV w:val="none" w:sz="0" w:space="0" w:color="auto"/>
        </w:tblBorders>
        <w:tblLook w:val="04A0" w:firstRow="1" w:lastRow="0" w:firstColumn="1" w:lastColumn="0" w:noHBand="0" w:noVBand="1"/>
      </w:tblPr>
      <w:tblGrid>
        <w:gridCol w:w="2694"/>
        <w:gridCol w:w="3086"/>
        <w:gridCol w:w="1659"/>
        <w:gridCol w:w="2070"/>
      </w:tblGrid>
      <w:tr w:rsidR="00431167" w:rsidRPr="00432021" w14:paraId="22C8D579" w14:textId="77777777" w:rsidTr="00315B74">
        <w:tc>
          <w:tcPr>
            <w:tcW w:w="2694" w:type="dxa"/>
            <w:tcBorders>
              <w:bottom w:val="single" w:sz="4" w:space="0" w:color="auto"/>
            </w:tcBorders>
            <w:vAlign w:val="center"/>
          </w:tcPr>
          <w:p w14:paraId="5E05C7DA" w14:textId="77777777" w:rsidR="00431167" w:rsidRPr="00432021" w:rsidRDefault="00431167" w:rsidP="00315B74">
            <w:pPr>
              <w:spacing w:line="480" w:lineRule="auto"/>
              <w:rPr>
                <w:rFonts w:ascii="Times New Roman" w:hAnsi="Times New Roman" w:cs="Times New Roman"/>
                <w:lang w:val="en-CA"/>
              </w:rPr>
            </w:pPr>
            <w:r w:rsidRPr="00432021">
              <w:rPr>
                <w:rFonts w:ascii="Times New Roman" w:hAnsi="Times New Roman" w:cs="Times New Roman"/>
                <w:lang w:val="en-CA"/>
              </w:rPr>
              <w:t xml:space="preserve">Predictor Variable </w:t>
            </w:r>
          </w:p>
        </w:tc>
        <w:tc>
          <w:tcPr>
            <w:tcW w:w="3086" w:type="dxa"/>
            <w:tcBorders>
              <w:bottom w:val="single" w:sz="4" w:space="0" w:color="auto"/>
            </w:tcBorders>
            <w:vAlign w:val="center"/>
          </w:tcPr>
          <w:p w14:paraId="1ED0E850" w14:textId="77777777" w:rsidR="00431167" w:rsidRPr="00432021" w:rsidRDefault="00431167" w:rsidP="00315B74">
            <w:pPr>
              <w:spacing w:line="480" w:lineRule="auto"/>
              <w:jc w:val="center"/>
              <w:rPr>
                <w:rFonts w:ascii="Times New Roman" w:hAnsi="Times New Roman" w:cs="Times New Roman"/>
                <w:lang w:val="en-CA"/>
              </w:rPr>
            </w:pPr>
            <w:r w:rsidRPr="00432021">
              <w:rPr>
                <w:rFonts w:ascii="Times New Roman" w:hAnsi="Times New Roman" w:cs="Times New Roman"/>
                <w:lang w:val="en-CA"/>
              </w:rPr>
              <w:t>Estimate ± Std. Error</w:t>
            </w:r>
          </w:p>
        </w:tc>
        <w:tc>
          <w:tcPr>
            <w:tcW w:w="1659" w:type="dxa"/>
            <w:tcBorders>
              <w:bottom w:val="single" w:sz="4" w:space="0" w:color="auto"/>
            </w:tcBorders>
            <w:vAlign w:val="center"/>
          </w:tcPr>
          <w:p w14:paraId="4F6D110A" w14:textId="77777777" w:rsidR="00431167" w:rsidRPr="00432021" w:rsidRDefault="00431167" w:rsidP="00315B74">
            <w:pPr>
              <w:spacing w:line="480" w:lineRule="auto"/>
              <w:jc w:val="center"/>
              <w:rPr>
                <w:rFonts w:ascii="Times New Roman" w:hAnsi="Times New Roman" w:cs="Times New Roman"/>
                <w:i/>
                <w:iCs/>
                <w:lang w:val="en-CA"/>
              </w:rPr>
            </w:pPr>
            <w:r w:rsidRPr="00432021">
              <w:rPr>
                <w:rFonts w:ascii="Times New Roman" w:hAnsi="Times New Roman" w:cs="Times New Roman"/>
                <w:i/>
                <w:iCs/>
                <w:lang w:val="en-CA"/>
              </w:rPr>
              <w:t>z</w:t>
            </w:r>
          </w:p>
        </w:tc>
        <w:tc>
          <w:tcPr>
            <w:tcW w:w="2070" w:type="dxa"/>
            <w:tcBorders>
              <w:bottom w:val="single" w:sz="4" w:space="0" w:color="auto"/>
            </w:tcBorders>
            <w:vAlign w:val="center"/>
          </w:tcPr>
          <w:p w14:paraId="26338D84" w14:textId="77777777" w:rsidR="00431167" w:rsidRPr="00432021" w:rsidRDefault="00431167" w:rsidP="00315B74">
            <w:pPr>
              <w:spacing w:line="480" w:lineRule="auto"/>
              <w:jc w:val="center"/>
              <w:rPr>
                <w:rFonts w:ascii="Times New Roman" w:hAnsi="Times New Roman" w:cs="Times New Roman"/>
                <w:i/>
                <w:iCs/>
                <w:lang w:val="en-CA"/>
              </w:rPr>
            </w:pPr>
            <w:r w:rsidRPr="00432021">
              <w:rPr>
                <w:rFonts w:ascii="Times New Roman" w:hAnsi="Times New Roman" w:cs="Times New Roman"/>
                <w:i/>
                <w:iCs/>
                <w:lang w:val="en-CA"/>
              </w:rPr>
              <w:t>P</w:t>
            </w:r>
          </w:p>
        </w:tc>
      </w:tr>
      <w:tr w:rsidR="00431167" w:rsidRPr="00432021" w14:paraId="3E990895" w14:textId="77777777" w:rsidTr="00315B74">
        <w:trPr>
          <w:trHeight w:val="267"/>
        </w:trPr>
        <w:tc>
          <w:tcPr>
            <w:tcW w:w="2694" w:type="dxa"/>
            <w:tcBorders>
              <w:bottom w:val="nil"/>
            </w:tcBorders>
            <w:vAlign w:val="center"/>
          </w:tcPr>
          <w:p w14:paraId="0DB2589A" w14:textId="77777777" w:rsidR="00431167" w:rsidRPr="00432021" w:rsidRDefault="00431167" w:rsidP="00315B74">
            <w:pPr>
              <w:spacing w:line="480" w:lineRule="auto"/>
              <w:rPr>
                <w:rFonts w:ascii="Times New Roman" w:hAnsi="Times New Roman" w:cs="Times New Roman"/>
                <w:lang w:val="en-CA"/>
              </w:rPr>
            </w:pPr>
            <w:r w:rsidRPr="00432021">
              <w:rPr>
                <w:rFonts w:ascii="Times New Roman" w:hAnsi="Times New Roman" w:cs="Times New Roman"/>
                <w:lang w:val="en-CA"/>
              </w:rPr>
              <w:t>(Intercept)</w:t>
            </w:r>
          </w:p>
        </w:tc>
        <w:tc>
          <w:tcPr>
            <w:tcW w:w="3086" w:type="dxa"/>
            <w:tcBorders>
              <w:bottom w:val="nil"/>
            </w:tcBorders>
            <w:vAlign w:val="center"/>
          </w:tcPr>
          <w:p w14:paraId="0DFDD707" w14:textId="77777777" w:rsidR="00431167" w:rsidRPr="00432021" w:rsidRDefault="00431167" w:rsidP="00315B74">
            <w:pPr>
              <w:spacing w:line="480" w:lineRule="auto"/>
              <w:jc w:val="center"/>
              <w:rPr>
                <w:rFonts w:ascii="Times New Roman" w:hAnsi="Times New Roman" w:cs="Times New Roman"/>
                <w:lang w:val="en-CA"/>
              </w:rPr>
            </w:pPr>
            <w:r>
              <w:rPr>
                <w:rFonts w:ascii="Times New Roman" w:hAnsi="Times New Roman" w:cs="Times New Roman"/>
                <w:lang w:val="en-CA"/>
              </w:rPr>
              <w:t>-0.879</w:t>
            </w:r>
            <w:r w:rsidRPr="00432021">
              <w:rPr>
                <w:rFonts w:ascii="Times New Roman" w:hAnsi="Times New Roman" w:cs="Times New Roman"/>
                <w:lang w:val="en-CA"/>
              </w:rPr>
              <w:t xml:space="preserve"> ± </w:t>
            </w:r>
            <w:r>
              <w:rPr>
                <w:rFonts w:ascii="Times New Roman" w:hAnsi="Times New Roman" w:cs="Times New Roman"/>
                <w:lang w:val="en-CA"/>
              </w:rPr>
              <w:t>0.865</w:t>
            </w:r>
          </w:p>
        </w:tc>
        <w:tc>
          <w:tcPr>
            <w:tcW w:w="1659" w:type="dxa"/>
            <w:tcBorders>
              <w:bottom w:val="nil"/>
            </w:tcBorders>
            <w:vAlign w:val="center"/>
          </w:tcPr>
          <w:p w14:paraId="5E2EDB2B" w14:textId="77777777" w:rsidR="00431167" w:rsidRPr="00432021" w:rsidRDefault="00431167" w:rsidP="00315B74">
            <w:pPr>
              <w:spacing w:line="480" w:lineRule="auto"/>
              <w:jc w:val="center"/>
              <w:rPr>
                <w:rFonts w:ascii="Times New Roman" w:hAnsi="Times New Roman" w:cs="Times New Roman"/>
                <w:lang w:val="en-CA"/>
              </w:rPr>
            </w:pPr>
            <w:r w:rsidRPr="00432021">
              <w:rPr>
                <w:rFonts w:ascii="Times New Roman" w:hAnsi="Times New Roman" w:cs="Times New Roman"/>
                <w:lang w:val="en-CA"/>
              </w:rPr>
              <w:t xml:space="preserve">- </w:t>
            </w:r>
            <w:r>
              <w:rPr>
                <w:rFonts w:ascii="Times New Roman" w:hAnsi="Times New Roman" w:cs="Times New Roman"/>
                <w:lang w:val="en-CA"/>
              </w:rPr>
              <w:t>1.02</w:t>
            </w:r>
          </w:p>
        </w:tc>
        <w:tc>
          <w:tcPr>
            <w:tcW w:w="2070" w:type="dxa"/>
            <w:tcBorders>
              <w:bottom w:val="nil"/>
            </w:tcBorders>
            <w:vAlign w:val="center"/>
          </w:tcPr>
          <w:p w14:paraId="469AE03B" w14:textId="77777777" w:rsidR="00431167" w:rsidRPr="00B20A8D" w:rsidRDefault="00431167" w:rsidP="00315B74">
            <w:pPr>
              <w:spacing w:line="480" w:lineRule="auto"/>
              <w:jc w:val="center"/>
              <w:rPr>
                <w:rFonts w:ascii="Times New Roman" w:hAnsi="Times New Roman" w:cs="Times New Roman"/>
                <w:vertAlign w:val="superscript"/>
                <w:lang w:val="en-CA"/>
              </w:rPr>
            </w:pPr>
            <w:r>
              <w:rPr>
                <w:rFonts w:ascii="Times New Roman" w:hAnsi="Times New Roman" w:cs="Times New Roman"/>
                <w:lang w:val="en-CA"/>
              </w:rPr>
              <w:t>0.309</w:t>
            </w:r>
          </w:p>
        </w:tc>
      </w:tr>
      <w:tr w:rsidR="00431167" w:rsidRPr="00432021" w14:paraId="6EFE09A9" w14:textId="77777777" w:rsidTr="00315B74">
        <w:tc>
          <w:tcPr>
            <w:tcW w:w="2694" w:type="dxa"/>
            <w:tcBorders>
              <w:top w:val="nil"/>
              <w:bottom w:val="nil"/>
            </w:tcBorders>
            <w:vAlign w:val="center"/>
          </w:tcPr>
          <w:p w14:paraId="0FEB0B1B" w14:textId="77777777" w:rsidR="00431167" w:rsidRPr="00432021" w:rsidRDefault="00431167" w:rsidP="00315B74">
            <w:pPr>
              <w:spacing w:line="480" w:lineRule="auto"/>
              <w:rPr>
                <w:rFonts w:ascii="Times New Roman" w:hAnsi="Times New Roman" w:cs="Times New Roman"/>
                <w:lang w:val="en-CA"/>
              </w:rPr>
            </w:pPr>
            <w:r>
              <w:rPr>
                <w:rFonts w:ascii="Times New Roman" w:hAnsi="Times New Roman" w:cs="Times New Roman"/>
                <w:lang w:val="en-CA"/>
              </w:rPr>
              <w:t xml:space="preserve">Time (Years) </w:t>
            </w:r>
          </w:p>
        </w:tc>
        <w:tc>
          <w:tcPr>
            <w:tcW w:w="3086" w:type="dxa"/>
            <w:tcBorders>
              <w:top w:val="nil"/>
              <w:bottom w:val="nil"/>
            </w:tcBorders>
            <w:vAlign w:val="center"/>
          </w:tcPr>
          <w:p w14:paraId="4715CF85" w14:textId="77777777" w:rsidR="00431167" w:rsidRPr="006F5996" w:rsidRDefault="00431167" w:rsidP="00315B74">
            <w:pPr>
              <w:spacing w:line="480" w:lineRule="auto"/>
              <w:jc w:val="center"/>
              <w:rPr>
                <w:rFonts w:ascii="Times New Roman" w:hAnsi="Times New Roman" w:cs="Times New Roman"/>
                <w:vertAlign w:val="superscript"/>
                <w:lang w:val="en-CA"/>
              </w:rPr>
            </w:pPr>
            <w:r>
              <w:rPr>
                <w:rFonts w:ascii="Times New Roman" w:hAnsi="Times New Roman" w:cs="Times New Roman"/>
                <w:lang w:val="en-CA"/>
              </w:rPr>
              <w:t>2.38</w:t>
            </w:r>
            <w:r w:rsidRPr="00432021">
              <w:rPr>
                <w:rFonts w:ascii="Times New Roman" w:hAnsi="Times New Roman" w:cs="Times New Roman"/>
                <w:lang w:val="en-CA"/>
              </w:rPr>
              <w:t xml:space="preserve"> </w:t>
            </w:r>
            <w:r>
              <w:rPr>
                <w:rFonts w:ascii="Times New Roman" w:hAnsi="Times New Roman" w:cs="Times New Roman"/>
                <w:lang w:val="en-CA"/>
              </w:rPr>
              <w:t>x 10</w:t>
            </w:r>
            <w:r>
              <w:rPr>
                <w:rFonts w:ascii="Times New Roman" w:hAnsi="Times New Roman" w:cs="Times New Roman"/>
                <w:vertAlign w:val="superscript"/>
                <w:lang w:val="en-CA"/>
              </w:rPr>
              <w:t xml:space="preserve">-4 </w:t>
            </w:r>
            <w:r w:rsidRPr="00432021">
              <w:rPr>
                <w:rFonts w:ascii="Times New Roman" w:hAnsi="Times New Roman" w:cs="Times New Roman"/>
                <w:lang w:val="en-CA"/>
              </w:rPr>
              <w:t xml:space="preserve">± </w:t>
            </w:r>
            <w:r>
              <w:rPr>
                <w:rFonts w:ascii="Times New Roman" w:hAnsi="Times New Roman" w:cs="Times New Roman"/>
                <w:lang w:val="en-CA"/>
              </w:rPr>
              <w:t>5.78 x 10</w:t>
            </w:r>
            <w:r>
              <w:rPr>
                <w:rFonts w:ascii="Times New Roman" w:hAnsi="Times New Roman" w:cs="Times New Roman"/>
                <w:vertAlign w:val="superscript"/>
                <w:lang w:val="en-CA"/>
              </w:rPr>
              <w:t>-5</w:t>
            </w:r>
          </w:p>
        </w:tc>
        <w:tc>
          <w:tcPr>
            <w:tcW w:w="1659" w:type="dxa"/>
            <w:tcBorders>
              <w:top w:val="nil"/>
              <w:bottom w:val="nil"/>
            </w:tcBorders>
            <w:vAlign w:val="center"/>
          </w:tcPr>
          <w:p w14:paraId="2AC6EA73" w14:textId="77777777" w:rsidR="00431167" w:rsidRPr="00432021" w:rsidRDefault="00431167" w:rsidP="00315B74">
            <w:pPr>
              <w:spacing w:line="480" w:lineRule="auto"/>
              <w:jc w:val="center"/>
              <w:rPr>
                <w:rFonts w:ascii="Times New Roman" w:hAnsi="Times New Roman" w:cs="Times New Roman"/>
                <w:lang w:val="en-CA"/>
              </w:rPr>
            </w:pPr>
            <w:r>
              <w:rPr>
                <w:rFonts w:ascii="Times New Roman" w:hAnsi="Times New Roman" w:cs="Times New Roman"/>
                <w:lang w:val="en-CA"/>
              </w:rPr>
              <w:t>4.12</w:t>
            </w:r>
          </w:p>
        </w:tc>
        <w:tc>
          <w:tcPr>
            <w:tcW w:w="2070" w:type="dxa"/>
            <w:tcBorders>
              <w:top w:val="nil"/>
              <w:bottom w:val="nil"/>
            </w:tcBorders>
            <w:vAlign w:val="center"/>
          </w:tcPr>
          <w:p w14:paraId="2C1CFC0B" w14:textId="77777777" w:rsidR="00431167" w:rsidRPr="00432021" w:rsidRDefault="00431167" w:rsidP="00315B74">
            <w:pPr>
              <w:spacing w:line="480" w:lineRule="auto"/>
              <w:jc w:val="center"/>
              <w:rPr>
                <w:rFonts w:ascii="Times New Roman" w:hAnsi="Times New Roman" w:cs="Times New Roman"/>
                <w:lang w:val="en-CA"/>
              </w:rPr>
            </w:pPr>
            <w:r>
              <w:rPr>
                <w:rFonts w:ascii="Times New Roman" w:hAnsi="Times New Roman" w:cs="Times New Roman"/>
                <w:lang w:val="en-CA"/>
              </w:rPr>
              <w:t>3.76</w:t>
            </w:r>
            <w:r w:rsidRPr="00432021">
              <w:rPr>
                <w:rFonts w:ascii="Times New Roman" w:hAnsi="Times New Roman" w:cs="Times New Roman"/>
                <w:lang w:val="en-CA"/>
              </w:rPr>
              <w:t xml:space="preserve"> x 10</w:t>
            </w:r>
            <w:r w:rsidRPr="00432021">
              <w:rPr>
                <w:rFonts w:ascii="Times New Roman" w:hAnsi="Times New Roman" w:cs="Times New Roman"/>
                <w:vertAlign w:val="superscript"/>
                <w:lang w:val="en-CA"/>
              </w:rPr>
              <w:t>-</w:t>
            </w:r>
            <w:r>
              <w:rPr>
                <w:rFonts w:ascii="Times New Roman" w:hAnsi="Times New Roman" w:cs="Times New Roman"/>
                <w:vertAlign w:val="superscript"/>
                <w:lang w:val="en-CA"/>
              </w:rPr>
              <w:t>5</w:t>
            </w:r>
            <w:r w:rsidRPr="00432021">
              <w:rPr>
                <w:rFonts w:ascii="Times New Roman" w:hAnsi="Times New Roman" w:cs="Times New Roman"/>
                <w:lang w:val="en-CA"/>
              </w:rPr>
              <w:t xml:space="preserve"> *</w:t>
            </w:r>
          </w:p>
        </w:tc>
      </w:tr>
      <w:tr w:rsidR="00431167" w:rsidRPr="00432021" w14:paraId="6068CE09" w14:textId="77777777" w:rsidTr="00315B74">
        <w:tc>
          <w:tcPr>
            <w:tcW w:w="2694" w:type="dxa"/>
            <w:tcBorders>
              <w:top w:val="nil"/>
              <w:bottom w:val="single" w:sz="4" w:space="0" w:color="auto"/>
            </w:tcBorders>
            <w:vAlign w:val="center"/>
          </w:tcPr>
          <w:p w14:paraId="22C5862B" w14:textId="77777777" w:rsidR="00431167" w:rsidRPr="00432021" w:rsidRDefault="00431167" w:rsidP="00315B74">
            <w:pPr>
              <w:spacing w:line="480" w:lineRule="auto"/>
              <w:rPr>
                <w:rFonts w:ascii="Times New Roman" w:hAnsi="Times New Roman" w:cs="Times New Roman"/>
                <w:lang w:val="en-CA"/>
              </w:rPr>
            </w:pPr>
            <w:r>
              <w:rPr>
                <w:rFonts w:ascii="Times New Roman" w:hAnsi="Times New Roman" w:cs="Times New Roman"/>
                <w:lang w:val="en-CA"/>
              </w:rPr>
              <w:t>Total Number of Reports</w:t>
            </w:r>
          </w:p>
        </w:tc>
        <w:tc>
          <w:tcPr>
            <w:tcW w:w="3086" w:type="dxa"/>
            <w:tcBorders>
              <w:top w:val="nil"/>
              <w:bottom w:val="single" w:sz="4" w:space="0" w:color="auto"/>
            </w:tcBorders>
            <w:vAlign w:val="center"/>
          </w:tcPr>
          <w:p w14:paraId="0EB8D725" w14:textId="77777777" w:rsidR="00431167" w:rsidRPr="00A2458B" w:rsidRDefault="00431167" w:rsidP="00315B74">
            <w:pPr>
              <w:spacing w:line="480" w:lineRule="auto"/>
              <w:jc w:val="center"/>
              <w:rPr>
                <w:rFonts w:ascii="Times New Roman" w:hAnsi="Times New Roman" w:cs="Times New Roman"/>
                <w:vertAlign w:val="superscript"/>
                <w:lang w:val="en-CA"/>
              </w:rPr>
            </w:pPr>
            <w:r>
              <w:rPr>
                <w:rFonts w:ascii="Times New Roman" w:hAnsi="Times New Roman" w:cs="Times New Roman"/>
                <w:lang w:val="en-CA"/>
              </w:rPr>
              <w:t>1.40 x 10</w:t>
            </w:r>
            <w:r>
              <w:rPr>
                <w:rFonts w:ascii="Times New Roman" w:hAnsi="Times New Roman" w:cs="Times New Roman"/>
                <w:vertAlign w:val="superscript"/>
                <w:lang w:val="en-CA"/>
              </w:rPr>
              <w:t>-3</w:t>
            </w:r>
            <w:r w:rsidRPr="00432021">
              <w:rPr>
                <w:rFonts w:ascii="Times New Roman" w:hAnsi="Times New Roman" w:cs="Times New Roman"/>
                <w:lang w:val="en-CA"/>
              </w:rPr>
              <w:t xml:space="preserve"> ± </w:t>
            </w:r>
            <w:r>
              <w:rPr>
                <w:rFonts w:ascii="Times New Roman" w:hAnsi="Times New Roman" w:cs="Times New Roman"/>
                <w:lang w:val="en-CA"/>
              </w:rPr>
              <w:t>1.77 x 10</w:t>
            </w:r>
            <w:r>
              <w:rPr>
                <w:rFonts w:ascii="Times New Roman" w:hAnsi="Times New Roman" w:cs="Times New Roman"/>
                <w:vertAlign w:val="superscript"/>
                <w:lang w:val="en-CA"/>
              </w:rPr>
              <w:t>-4</w:t>
            </w:r>
          </w:p>
        </w:tc>
        <w:tc>
          <w:tcPr>
            <w:tcW w:w="1659" w:type="dxa"/>
            <w:tcBorders>
              <w:top w:val="nil"/>
              <w:bottom w:val="single" w:sz="4" w:space="0" w:color="auto"/>
            </w:tcBorders>
            <w:vAlign w:val="center"/>
          </w:tcPr>
          <w:p w14:paraId="642270C5" w14:textId="77777777" w:rsidR="00431167" w:rsidRPr="00432021" w:rsidRDefault="00431167" w:rsidP="00315B74">
            <w:pPr>
              <w:spacing w:line="480" w:lineRule="auto"/>
              <w:jc w:val="center"/>
              <w:rPr>
                <w:rFonts w:ascii="Times New Roman" w:hAnsi="Times New Roman" w:cs="Times New Roman"/>
                <w:lang w:val="en-CA"/>
              </w:rPr>
            </w:pPr>
            <w:r>
              <w:rPr>
                <w:rFonts w:ascii="Times New Roman" w:hAnsi="Times New Roman" w:cs="Times New Roman"/>
                <w:lang w:val="en-CA"/>
              </w:rPr>
              <w:t>7.90</w:t>
            </w:r>
          </w:p>
        </w:tc>
        <w:tc>
          <w:tcPr>
            <w:tcW w:w="2070" w:type="dxa"/>
            <w:tcBorders>
              <w:top w:val="nil"/>
              <w:bottom w:val="single" w:sz="4" w:space="0" w:color="auto"/>
            </w:tcBorders>
            <w:vAlign w:val="center"/>
          </w:tcPr>
          <w:p w14:paraId="184D169A" w14:textId="77777777" w:rsidR="00431167" w:rsidRPr="00432021" w:rsidRDefault="00431167" w:rsidP="00315B74">
            <w:pPr>
              <w:spacing w:line="480" w:lineRule="auto"/>
              <w:jc w:val="center"/>
              <w:rPr>
                <w:rFonts w:ascii="Times New Roman" w:hAnsi="Times New Roman" w:cs="Times New Roman"/>
                <w:lang w:val="en-CA"/>
              </w:rPr>
            </w:pPr>
            <w:r w:rsidRPr="00432021">
              <w:rPr>
                <w:rFonts w:ascii="Times New Roman" w:hAnsi="Times New Roman" w:cs="Times New Roman"/>
                <w:lang w:val="en-CA"/>
              </w:rPr>
              <w:t>2</w:t>
            </w:r>
            <w:r>
              <w:rPr>
                <w:rFonts w:ascii="Times New Roman" w:hAnsi="Times New Roman" w:cs="Times New Roman"/>
                <w:lang w:val="en-CA"/>
              </w:rPr>
              <w:t>.91</w:t>
            </w:r>
            <w:r w:rsidRPr="00432021">
              <w:rPr>
                <w:rFonts w:ascii="Times New Roman" w:hAnsi="Times New Roman" w:cs="Times New Roman"/>
                <w:lang w:val="en-CA"/>
              </w:rPr>
              <w:t xml:space="preserve"> x 10</w:t>
            </w:r>
            <w:r w:rsidRPr="00432021">
              <w:rPr>
                <w:rFonts w:ascii="Times New Roman" w:hAnsi="Times New Roman" w:cs="Times New Roman"/>
                <w:vertAlign w:val="superscript"/>
                <w:lang w:val="en-CA"/>
              </w:rPr>
              <w:t>-</w:t>
            </w:r>
            <w:r>
              <w:rPr>
                <w:rFonts w:ascii="Times New Roman" w:hAnsi="Times New Roman" w:cs="Times New Roman"/>
                <w:vertAlign w:val="superscript"/>
                <w:lang w:val="en-CA"/>
              </w:rPr>
              <w:t>15</w:t>
            </w:r>
            <w:r w:rsidRPr="00432021">
              <w:rPr>
                <w:rFonts w:ascii="Times New Roman" w:hAnsi="Times New Roman" w:cs="Times New Roman"/>
                <w:lang w:val="en-CA"/>
              </w:rPr>
              <w:t xml:space="preserve"> *</w:t>
            </w:r>
          </w:p>
        </w:tc>
      </w:tr>
    </w:tbl>
    <w:p w14:paraId="2FB52309" w14:textId="77777777" w:rsidR="00431167" w:rsidRPr="00432021" w:rsidRDefault="00431167" w:rsidP="00315B74">
      <w:pPr>
        <w:spacing w:line="480" w:lineRule="auto"/>
        <w:rPr>
          <w:rFonts w:ascii="Times New Roman" w:hAnsi="Times New Roman" w:cs="Times New Roman"/>
          <w:lang w:val="en-CA"/>
        </w:rPr>
      </w:pPr>
      <w:r w:rsidRPr="00432021">
        <w:rPr>
          <w:rFonts w:ascii="Times New Roman" w:hAnsi="Times New Roman" w:cs="Times New Roman"/>
          <w:lang w:val="en-CA"/>
        </w:rPr>
        <w:t xml:space="preserve">* asterisk indicates significant effect </w:t>
      </w:r>
    </w:p>
    <w:p w14:paraId="530DDC19" w14:textId="77777777" w:rsidR="00431167" w:rsidRDefault="00431167">
      <w:pPr>
        <w:rPr>
          <w:rFonts w:ascii="Times New Roman" w:hAnsi="Times New Roman" w:cs="Times New Roman"/>
          <w:lang w:val="en-CA"/>
        </w:rPr>
      </w:pPr>
      <w:r>
        <w:rPr>
          <w:rFonts w:ascii="Times New Roman" w:hAnsi="Times New Roman" w:cs="Times New Roman"/>
          <w:lang w:val="en-CA"/>
        </w:rPr>
        <w:br w:type="page"/>
      </w:r>
    </w:p>
    <w:p w14:paraId="55C17E07" w14:textId="77777777" w:rsidR="00431167" w:rsidRDefault="00431167" w:rsidP="00315B74">
      <w:pPr>
        <w:spacing w:line="480" w:lineRule="auto"/>
        <w:rPr>
          <w:rFonts w:ascii="Times New Roman" w:hAnsi="Times New Roman" w:cs="Times New Roman"/>
          <w:lang w:val="en-CA"/>
        </w:rPr>
      </w:pPr>
      <w:r>
        <w:rPr>
          <w:rFonts w:ascii="Times New Roman" w:hAnsi="Times New Roman" w:cs="Times New Roman"/>
          <w:lang w:val="en-CA"/>
        </w:rPr>
        <w:lastRenderedPageBreak/>
        <w:t xml:space="preserve">Table 6. Output from Poisson model with the number of annual reports with negative human perceptions of coyotes as a function of the total number of reports and time. </w:t>
      </w:r>
    </w:p>
    <w:tbl>
      <w:tblPr>
        <w:tblStyle w:val="TableGrid"/>
        <w:tblW w:w="9509" w:type="dxa"/>
        <w:tblInd w:w="-142" w:type="dxa"/>
        <w:tblBorders>
          <w:left w:val="none" w:sz="0" w:space="0" w:color="auto"/>
          <w:right w:val="none" w:sz="0" w:space="0" w:color="auto"/>
          <w:insideV w:val="none" w:sz="0" w:space="0" w:color="auto"/>
        </w:tblBorders>
        <w:tblLook w:val="04A0" w:firstRow="1" w:lastRow="0" w:firstColumn="1" w:lastColumn="0" w:noHBand="0" w:noVBand="1"/>
      </w:tblPr>
      <w:tblGrid>
        <w:gridCol w:w="2694"/>
        <w:gridCol w:w="3086"/>
        <w:gridCol w:w="1659"/>
        <w:gridCol w:w="2070"/>
      </w:tblGrid>
      <w:tr w:rsidR="00431167" w:rsidRPr="00432021" w14:paraId="0D0FB1FE" w14:textId="77777777" w:rsidTr="00315B74">
        <w:tc>
          <w:tcPr>
            <w:tcW w:w="2694" w:type="dxa"/>
            <w:tcBorders>
              <w:bottom w:val="single" w:sz="4" w:space="0" w:color="auto"/>
            </w:tcBorders>
            <w:vAlign w:val="center"/>
          </w:tcPr>
          <w:p w14:paraId="7B0CAF4D" w14:textId="77777777" w:rsidR="00431167" w:rsidRPr="00432021" w:rsidRDefault="00431167" w:rsidP="00315B74">
            <w:pPr>
              <w:spacing w:line="480" w:lineRule="auto"/>
              <w:rPr>
                <w:rFonts w:ascii="Times New Roman" w:hAnsi="Times New Roman" w:cs="Times New Roman"/>
                <w:lang w:val="en-CA"/>
              </w:rPr>
            </w:pPr>
            <w:r w:rsidRPr="00432021">
              <w:rPr>
                <w:rFonts w:ascii="Times New Roman" w:hAnsi="Times New Roman" w:cs="Times New Roman"/>
                <w:lang w:val="en-CA"/>
              </w:rPr>
              <w:t xml:space="preserve">Predictor Variable </w:t>
            </w:r>
          </w:p>
        </w:tc>
        <w:tc>
          <w:tcPr>
            <w:tcW w:w="3086" w:type="dxa"/>
            <w:tcBorders>
              <w:bottom w:val="single" w:sz="4" w:space="0" w:color="auto"/>
            </w:tcBorders>
            <w:vAlign w:val="center"/>
          </w:tcPr>
          <w:p w14:paraId="30AE183B" w14:textId="77777777" w:rsidR="00431167" w:rsidRPr="00432021" w:rsidRDefault="00431167" w:rsidP="00315B74">
            <w:pPr>
              <w:spacing w:line="480" w:lineRule="auto"/>
              <w:jc w:val="center"/>
              <w:rPr>
                <w:rFonts w:ascii="Times New Roman" w:hAnsi="Times New Roman" w:cs="Times New Roman"/>
                <w:lang w:val="en-CA"/>
              </w:rPr>
            </w:pPr>
            <w:r w:rsidRPr="00432021">
              <w:rPr>
                <w:rFonts w:ascii="Times New Roman" w:hAnsi="Times New Roman" w:cs="Times New Roman"/>
                <w:lang w:val="en-CA"/>
              </w:rPr>
              <w:t>Estimate ± Std. Error</w:t>
            </w:r>
          </w:p>
        </w:tc>
        <w:tc>
          <w:tcPr>
            <w:tcW w:w="1659" w:type="dxa"/>
            <w:tcBorders>
              <w:bottom w:val="single" w:sz="4" w:space="0" w:color="auto"/>
            </w:tcBorders>
            <w:vAlign w:val="center"/>
          </w:tcPr>
          <w:p w14:paraId="21E461A2" w14:textId="77777777" w:rsidR="00431167" w:rsidRPr="00432021" w:rsidRDefault="00431167" w:rsidP="00315B74">
            <w:pPr>
              <w:spacing w:line="480" w:lineRule="auto"/>
              <w:jc w:val="center"/>
              <w:rPr>
                <w:rFonts w:ascii="Times New Roman" w:hAnsi="Times New Roman" w:cs="Times New Roman"/>
                <w:i/>
                <w:iCs/>
                <w:lang w:val="en-CA"/>
              </w:rPr>
            </w:pPr>
            <w:r w:rsidRPr="00432021">
              <w:rPr>
                <w:rFonts w:ascii="Times New Roman" w:hAnsi="Times New Roman" w:cs="Times New Roman"/>
                <w:i/>
                <w:iCs/>
                <w:lang w:val="en-CA"/>
              </w:rPr>
              <w:t>z</w:t>
            </w:r>
          </w:p>
        </w:tc>
        <w:tc>
          <w:tcPr>
            <w:tcW w:w="2070" w:type="dxa"/>
            <w:tcBorders>
              <w:bottom w:val="single" w:sz="4" w:space="0" w:color="auto"/>
            </w:tcBorders>
            <w:vAlign w:val="center"/>
          </w:tcPr>
          <w:p w14:paraId="5182414B" w14:textId="77777777" w:rsidR="00431167" w:rsidRPr="00432021" w:rsidRDefault="00431167" w:rsidP="00315B74">
            <w:pPr>
              <w:spacing w:line="480" w:lineRule="auto"/>
              <w:jc w:val="center"/>
              <w:rPr>
                <w:rFonts w:ascii="Times New Roman" w:hAnsi="Times New Roman" w:cs="Times New Roman"/>
                <w:i/>
                <w:iCs/>
                <w:lang w:val="en-CA"/>
              </w:rPr>
            </w:pPr>
            <w:r w:rsidRPr="00432021">
              <w:rPr>
                <w:rFonts w:ascii="Times New Roman" w:hAnsi="Times New Roman" w:cs="Times New Roman"/>
                <w:i/>
                <w:iCs/>
                <w:lang w:val="en-CA"/>
              </w:rPr>
              <w:t>P</w:t>
            </w:r>
          </w:p>
        </w:tc>
      </w:tr>
      <w:tr w:rsidR="00431167" w:rsidRPr="00432021" w14:paraId="0EEA8412" w14:textId="77777777" w:rsidTr="00315B74">
        <w:trPr>
          <w:trHeight w:val="267"/>
        </w:trPr>
        <w:tc>
          <w:tcPr>
            <w:tcW w:w="2694" w:type="dxa"/>
            <w:tcBorders>
              <w:bottom w:val="nil"/>
            </w:tcBorders>
            <w:vAlign w:val="center"/>
          </w:tcPr>
          <w:p w14:paraId="2E2C0549" w14:textId="77777777" w:rsidR="00431167" w:rsidRPr="00432021" w:rsidRDefault="00431167" w:rsidP="00315B74">
            <w:pPr>
              <w:spacing w:line="480" w:lineRule="auto"/>
              <w:rPr>
                <w:rFonts w:ascii="Times New Roman" w:hAnsi="Times New Roman" w:cs="Times New Roman"/>
                <w:lang w:val="en-CA"/>
              </w:rPr>
            </w:pPr>
            <w:r w:rsidRPr="00432021">
              <w:rPr>
                <w:rFonts w:ascii="Times New Roman" w:hAnsi="Times New Roman" w:cs="Times New Roman"/>
                <w:lang w:val="en-CA"/>
              </w:rPr>
              <w:t>(Intercept)</w:t>
            </w:r>
          </w:p>
        </w:tc>
        <w:tc>
          <w:tcPr>
            <w:tcW w:w="3086" w:type="dxa"/>
            <w:tcBorders>
              <w:bottom w:val="nil"/>
            </w:tcBorders>
            <w:vAlign w:val="center"/>
          </w:tcPr>
          <w:p w14:paraId="69D39B35" w14:textId="77777777" w:rsidR="00431167" w:rsidRPr="00432021" w:rsidRDefault="00431167" w:rsidP="00315B74">
            <w:pPr>
              <w:spacing w:line="480" w:lineRule="auto"/>
              <w:jc w:val="center"/>
              <w:rPr>
                <w:rFonts w:ascii="Times New Roman" w:hAnsi="Times New Roman" w:cs="Times New Roman"/>
                <w:lang w:val="en-CA"/>
              </w:rPr>
            </w:pPr>
            <w:r>
              <w:rPr>
                <w:rFonts w:ascii="Times New Roman" w:hAnsi="Times New Roman" w:cs="Times New Roman"/>
                <w:lang w:val="en-CA"/>
              </w:rPr>
              <w:t>5.05</w:t>
            </w:r>
            <w:r w:rsidRPr="00432021">
              <w:rPr>
                <w:rFonts w:ascii="Times New Roman" w:hAnsi="Times New Roman" w:cs="Times New Roman"/>
                <w:lang w:val="en-CA"/>
              </w:rPr>
              <w:t xml:space="preserve"> ± </w:t>
            </w:r>
            <w:r>
              <w:rPr>
                <w:rFonts w:ascii="Times New Roman" w:hAnsi="Times New Roman" w:cs="Times New Roman"/>
                <w:lang w:val="en-CA"/>
              </w:rPr>
              <w:t>0.91</w:t>
            </w:r>
          </w:p>
        </w:tc>
        <w:tc>
          <w:tcPr>
            <w:tcW w:w="1659" w:type="dxa"/>
            <w:tcBorders>
              <w:bottom w:val="nil"/>
            </w:tcBorders>
            <w:vAlign w:val="center"/>
          </w:tcPr>
          <w:p w14:paraId="75F62A59" w14:textId="77777777" w:rsidR="00431167" w:rsidRPr="00432021" w:rsidRDefault="00431167" w:rsidP="00315B74">
            <w:pPr>
              <w:spacing w:line="480" w:lineRule="auto"/>
              <w:jc w:val="center"/>
              <w:rPr>
                <w:rFonts w:ascii="Times New Roman" w:hAnsi="Times New Roman" w:cs="Times New Roman"/>
                <w:lang w:val="en-CA"/>
              </w:rPr>
            </w:pPr>
            <w:r>
              <w:rPr>
                <w:rFonts w:ascii="Times New Roman" w:hAnsi="Times New Roman" w:cs="Times New Roman"/>
                <w:lang w:val="en-CA"/>
              </w:rPr>
              <w:t>5.54</w:t>
            </w:r>
          </w:p>
        </w:tc>
        <w:tc>
          <w:tcPr>
            <w:tcW w:w="2070" w:type="dxa"/>
            <w:tcBorders>
              <w:bottom w:val="nil"/>
            </w:tcBorders>
            <w:vAlign w:val="center"/>
          </w:tcPr>
          <w:p w14:paraId="7FC3A053" w14:textId="77777777" w:rsidR="00431167" w:rsidRPr="00B20A8D" w:rsidRDefault="00431167" w:rsidP="00315B74">
            <w:pPr>
              <w:spacing w:line="480" w:lineRule="auto"/>
              <w:jc w:val="center"/>
              <w:rPr>
                <w:rFonts w:ascii="Times New Roman" w:hAnsi="Times New Roman" w:cs="Times New Roman"/>
                <w:vertAlign w:val="superscript"/>
                <w:lang w:val="en-CA"/>
              </w:rPr>
            </w:pPr>
            <w:r>
              <w:rPr>
                <w:rFonts w:ascii="Times New Roman" w:hAnsi="Times New Roman" w:cs="Times New Roman"/>
                <w:lang w:val="en-CA"/>
              </w:rPr>
              <w:t>3.06 x 10</w:t>
            </w:r>
            <w:r>
              <w:rPr>
                <w:rFonts w:ascii="Times New Roman" w:hAnsi="Times New Roman" w:cs="Times New Roman"/>
                <w:vertAlign w:val="superscript"/>
                <w:lang w:val="en-CA"/>
              </w:rPr>
              <w:t>-8</w:t>
            </w:r>
          </w:p>
        </w:tc>
      </w:tr>
      <w:tr w:rsidR="00431167" w:rsidRPr="00432021" w14:paraId="4C7E67F7" w14:textId="77777777" w:rsidTr="00315B74">
        <w:tc>
          <w:tcPr>
            <w:tcW w:w="2694" w:type="dxa"/>
            <w:tcBorders>
              <w:top w:val="nil"/>
              <w:bottom w:val="nil"/>
            </w:tcBorders>
            <w:vAlign w:val="center"/>
          </w:tcPr>
          <w:p w14:paraId="55D95A04" w14:textId="77777777" w:rsidR="00431167" w:rsidRPr="00432021" w:rsidRDefault="00431167" w:rsidP="00315B74">
            <w:pPr>
              <w:spacing w:line="480" w:lineRule="auto"/>
              <w:rPr>
                <w:rFonts w:ascii="Times New Roman" w:hAnsi="Times New Roman" w:cs="Times New Roman"/>
                <w:lang w:val="en-CA"/>
              </w:rPr>
            </w:pPr>
            <w:r>
              <w:rPr>
                <w:rFonts w:ascii="Times New Roman" w:hAnsi="Times New Roman" w:cs="Times New Roman"/>
                <w:lang w:val="en-CA"/>
              </w:rPr>
              <w:t>Time (Years)</w:t>
            </w:r>
          </w:p>
        </w:tc>
        <w:tc>
          <w:tcPr>
            <w:tcW w:w="3086" w:type="dxa"/>
            <w:tcBorders>
              <w:top w:val="nil"/>
              <w:bottom w:val="nil"/>
            </w:tcBorders>
            <w:vAlign w:val="center"/>
          </w:tcPr>
          <w:p w14:paraId="0E5F1D21" w14:textId="77777777" w:rsidR="00431167" w:rsidRPr="006F5996" w:rsidRDefault="00431167" w:rsidP="00315B74">
            <w:pPr>
              <w:spacing w:line="480" w:lineRule="auto"/>
              <w:jc w:val="center"/>
              <w:rPr>
                <w:rFonts w:ascii="Times New Roman" w:hAnsi="Times New Roman" w:cs="Times New Roman"/>
                <w:vertAlign w:val="superscript"/>
                <w:lang w:val="en-CA"/>
              </w:rPr>
            </w:pPr>
            <w:r>
              <w:rPr>
                <w:rFonts w:ascii="Times New Roman" w:hAnsi="Times New Roman" w:cs="Times New Roman"/>
                <w:lang w:val="en-CA"/>
              </w:rPr>
              <w:t>- 1.39</w:t>
            </w:r>
            <w:r w:rsidRPr="00432021">
              <w:rPr>
                <w:rFonts w:ascii="Times New Roman" w:hAnsi="Times New Roman" w:cs="Times New Roman"/>
                <w:lang w:val="en-CA"/>
              </w:rPr>
              <w:t xml:space="preserve"> </w:t>
            </w:r>
            <w:r>
              <w:rPr>
                <w:rFonts w:ascii="Times New Roman" w:hAnsi="Times New Roman" w:cs="Times New Roman"/>
                <w:lang w:val="en-CA"/>
              </w:rPr>
              <w:t>x 10</w:t>
            </w:r>
            <w:r>
              <w:rPr>
                <w:rFonts w:ascii="Times New Roman" w:hAnsi="Times New Roman" w:cs="Times New Roman"/>
                <w:vertAlign w:val="superscript"/>
                <w:lang w:val="en-CA"/>
              </w:rPr>
              <w:t xml:space="preserve">-4 </w:t>
            </w:r>
            <w:r w:rsidRPr="00432021">
              <w:rPr>
                <w:rFonts w:ascii="Times New Roman" w:hAnsi="Times New Roman" w:cs="Times New Roman"/>
                <w:lang w:val="en-CA"/>
              </w:rPr>
              <w:t xml:space="preserve">± </w:t>
            </w:r>
            <w:r>
              <w:rPr>
                <w:rFonts w:ascii="Times New Roman" w:hAnsi="Times New Roman" w:cs="Times New Roman"/>
                <w:lang w:val="en-CA"/>
              </w:rPr>
              <w:t>6.16 x 10</w:t>
            </w:r>
            <w:r>
              <w:rPr>
                <w:rFonts w:ascii="Times New Roman" w:hAnsi="Times New Roman" w:cs="Times New Roman"/>
                <w:vertAlign w:val="superscript"/>
                <w:lang w:val="en-CA"/>
              </w:rPr>
              <w:t>-5</w:t>
            </w:r>
          </w:p>
        </w:tc>
        <w:tc>
          <w:tcPr>
            <w:tcW w:w="1659" w:type="dxa"/>
            <w:tcBorders>
              <w:top w:val="nil"/>
              <w:bottom w:val="nil"/>
            </w:tcBorders>
            <w:vAlign w:val="center"/>
          </w:tcPr>
          <w:p w14:paraId="71ED2E03" w14:textId="77777777" w:rsidR="00431167" w:rsidRPr="00432021" w:rsidRDefault="00431167" w:rsidP="00315B74">
            <w:pPr>
              <w:spacing w:line="480" w:lineRule="auto"/>
              <w:jc w:val="center"/>
              <w:rPr>
                <w:rFonts w:ascii="Times New Roman" w:hAnsi="Times New Roman" w:cs="Times New Roman"/>
                <w:lang w:val="en-CA"/>
              </w:rPr>
            </w:pPr>
            <w:r>
              <w:rPr>
                <w:rFonts w:ascii="Times New Roman" w:hAnsi="Times New Roman" w:cs="Times New Roman"/>
                <w:lang w:val="en-CA"/>
              </w:rPr>
              <w:t>- 2.25</w:t>
            </w:r>
          </w:p>
        </w:tc>
        <w:tc>
          <w:tcPr>
            <w:tcW w:w="2070" w:type="dxa"/>
            <w:tcBorders>
              <w:top w:val="nil"/>
              <w:bottom w:val="nil"/>
            </w:tcBorders>
            <w:vAlign w:val="center"/>
          </w:tcPr>
          <w:p w14:paraId="330B1DAE" w14:textId="77777777" w:rsidR="00431167" w:rsidRPr="00432021" w:rsidRDefault="00431167" w:rsidP="00315B74">
            <w:pPr>
              <w:spacing w:line="480" w:lineRule="auto"/>
              <w:jc w:val="center"/>
              <w:rPr>
                <w:rFonts w:ascii="Times New Roman" w:hAnsi="Times New Roman" w:cs="Times New Roman"/>
                <w:lang w:val="en-CA"/>
              </w:rPr>
            </w:pPr>
            <w:r>
              <w:rPr>
                <w:rFonts w:ascii="Times New Roman" w:hAnsi="Times New Roman" w:cs="Times New Roman"/>
                <w:lang w:val="en-CA"/>
              </w:rPr>
              <w:t>0.024 *</w:t>
            </w:r>
          </w:p>
        </w:tc>
      </w:tr>
      <w:tr w:rsidR="00431167" w:rsidRPr="00432021" w14:paraId="6BDDA8A0" w14:textId="77777777" w:rsidTr="00315B74">
        <w:tc>
          <w:tcPr>
            <w:tcW w:w="2694" w:type="dxa"/>
            <w:tcBorders>
              <w:top w:val="nil"/>
              <w:bottom w:val="single" w:sz="4" w:space="0" w:color="auto"/>
            </w:tcBorders>
            <w:vAlign w:val="center"/>
          </w:tcPr>
          <w:p w14:paraId="28673AB6" w14:textId="77777777" w:rsidR="00431167" w:rsidRPr="00432021" w:rsidRDefault="00431167" w:rsidP="00315B74">
            <w:pPr>
              <w:spacing w:line="480" w:lineRule="auto"/>
              <w:rPr>
                <w:rFonts w:ascii="Times New Roman" w:hAnsi="Times New Roman" w:cs="Times New Roman"/>
                <w:lang w:val="en-CA"/>
              </w:rPr>
            </w:pPr>
            <w:r>
              <w:rPr>
                <w:rFonts w:ascii="Times New Roman" w:hAnsi="Times New Roman" w:cs="Times New Roman"/>
                <w:lang w:val="en-CA"/>
              </w:rPr>
              <w:t>Total Number of Reports</w:t>
            </w:r>
          </w:p>
        </w:tc>
        <w:tc>
          <w:tcPr>
            <w:tcW w:w="3086" w:type="dxa"/>
            <w:tcBorders>
              <w:top w:val="nil"/>
              <w:bottom w:val="single" w:sz="4" w:space="0" w:color="auto"/>
            </w:tcBorders>
            <w:vAlign w:val="center"/>
          </w:tcPr>
          <w:p w14:paraId="1B4412A4" w14:textId="77777777" w:rsidR="00431167" w:rsidRPr="00A2458B" w:rsidRDefault="00431167" w:rsidP="00315B74">
            <w:pPr>
              <w:spacing w:line="480" w:lineRule="auto"/>
              <w:jc w:val="center"/>
              <w:rPr>
                <w:rFonts w:ascii="Times New Roman" w:hAnsi="Times New Roman" w:cs="Times New Roman"/>
                <w:vertAlign w:val="superscript"/>
                <w:lang w:val="en-CA"/>
              </w:rPr>
            </w:pPr>
            <w:r>
              <w:rPr>
                <w:rFonts w:ascii="Times New Roman" w:hAnsi="Times New Roman" w:cs="Times New Roman"/>
                <w:lang w:val="en-CA"/>
              </w:rPr>
              <w:t>1.60 x 10</w:t>
            </w:r>
            <w:r>
              <w:rPr>
                <w:rFonts w:ascii="Times New Roman" w:hAnsi="Times New Roman" w:cs="Times New Roman"/>
                <w:vertAlign w:val="superscript"/>
                <w:lang w:val="en-CA"/>
              </w:rPr>
              <w:t>-3</w:t>
            </w:r>
            <w:r w:rsidRPr="00432021">
              <w:rPr>
                <w:rFonts w:ascii="Times New Roman" w:hAnsi="Times New Roman" w:cs="Times New Roman"/>
                <w:lang w:val="en-CA"/>
              </w:rPr>
              <w:t xml:space="preserve"> ± </w:t>
            </w:r>
            <w:r>
              <w:rPr>
                <w:rFonts w:ascii="Times New Roman" w:hAnsi="Times New Roman" w:cs="Times New Roman"/>
                <w:lang w:val="en-CA"/>
              </w:rPr>
              <w:t>1.89 x 10</w:t>
            </w:r>
            <w:r>
              <w:rPr>
                <w:rFonts w:ascii="Times New Roman" w:hAnsi="Times New Roman" w:cs="Times New Roman"/>
                <w:vertAlign w:val="superscript"/>
                <w:lang w:val="en-CA"/>
              </w:rPr>
              <w:t>-4</w:t>
            </w:r>
          </w:p>
        </w:tc>
        <w:tc>
          <w:tcPr>
            <w:tcW w:w="1659" w:type="dxa"/>
            <w:tcBorders>
              <w:top w:val="nil"/>
              <w:bottom w:val="single" w:sz="4" w:space="0" w:color="auto"/>
            </w:tcBorders>
            <w:vAlign w:val="center"/>
          </w:tcPr>
          <w:p w14:paraId="1D8BCBBD" w14:textId="77777777" w:rsidR="00431167" w:rsidRPr="00432021" w:rsidRDefault="00431167" w:rsidP="00315B74">
            <w:pPr>
              <w:spacing w:line="480" w:lineRule="auto"/>
              <w:jc w:val="center"/>
              <w:rPr>
                <w:rFonts w:ascii="Times New Roman" w:hAnsi="Times New Roman" w:cs="Times New Roman"/>
                <w:lang w:val="en-CA"/>
              </w:rPr>
            </w:pPr>
            <w:r>
              <w:rPr>
                <w:rFonts w:ascii="Times New Roman" w:hAnsi="Times New Roman" w:cs="Times New Roman"/>
                <w:lang w:val="en-CA"/>
              </w:rPr>
              <w:t>8.48</w:t>
            </w:r>
          </w:p>
        </w:tc>
        <w:tc>
          <w:tcPr>
            <w:tcW w:w="2070" w:type="dxa"/>
            <w:tcBorders>
              <w:top w:val="nil"/>
              <w:bottom w:val="single" w:sz="4" w:space="0" w:color="auto"/>
            </w:tcBorders>
            <w:vAlign w:val="center"/>
          </w:tcPr>
          <w:p w14:paraId="1713C0F1" w14:textId="77777777" w:rsidR="00431167" w:rsidRPr="00432021" w:rsidRDefault="00431167" w:rsidP="00315B74">
            <w:pPr>
              <w:spacing w:line="480" w:lineRule="auto"/>
              <w:jc w:val="center"/>
              <w:rPr>
                <w:rFonts w:ascii="Times New Roman" w:hAnsi="Times New Roman" w:cs="Times New Roman"/>
                <w:lang w:val="en-CA"/>
              </w:rPr>
            </w:pPr>
            <w:r w:rsidRPr="00432021">
              <w:rPr>
                <w:rFonts w:ascii="Times New Roman" w:hAnsi="Times New Roman" w:cs="Times New Roman"/>
                <w:lang w:val="en-CA"/>
              </w:rPr>
              <w:t>&lt; 2 x 10</w:t>
            </w:r>
            <w:r w:rsidRPr="00432021">
              <w:rPr>
                <w:rFonts w:ascii="Times New Roman" w:hAnsi="Times New Roman" w:cs="Times New Roman"/>
                <w:vertAlign w:val="superscript"/>
                <w:lang w:val="en-CA"/>
              </w:rPr>
              <w:t>-</w:t>
            </w:r>
            <w:r>
              <w:rPr>
                <w:rFonts w:ascii="Times New Roman" w:hAnsi="Times New Roman" w:cs="Times New Roman"/>
                <w:vertAlign w:val="superscript"/>
                <w:lang w:val="en-CA"/>
              </w:rPr>
              <w:t>1</w:t>
            </w:r>
            <w:r w:rsidRPr="00432021">
              <w:rPr>
                <w:rFonts w:ascii="Times New Roman" w:hAnsi="Times New Roman" w:cs="Times New Roman"/>
                <w:vertAlign w:val="superscript"/>
                <w:lang w:val="en-CA"/>
              </w:rPr>
              <w:t>6</w:t>
            </w:r>
            <w:r w:rsidRPr="00432021">
              <w:rPr>
                <w:rFonts w:ascii="Times New Roman" w:hAnsi="Times New Roman" w:cs="Times New Roman"/>
                <w:lang w:val="en-CA"/>
              </w:rPr>
              <w:t xml:space="preserve"> *</w:t>
            </w:r>
          </w:p>
        </w:tc>
      </w:tr>
    </w:tbl>
    <w:p w14:paraId="319B027A" w14:textId="77777777" w:rsidR="00431167" w:rsidRPr="00432021" w:rsidRDefault="00431167" w:rsidP="00315B74">
      <w:pPr>
        <w:spacing w:line="480" w:lineRule="auto"/>
        <w:rPr>
          <w:rFonts w:ascii="Times New Roman" w:hAnsi="Times New Roman" w:cs="Times New Roman"/>
          <w:lang w:val="en-CA"/>
        </w:rPr>
      </w:pPr>
      <w:r w:rsidRPr="00432021">
        <w:rPr>
          <w:rFonts w:ascii="Times New Roman" w:hAnsi="Times New Roman" w:cs="Times New Roman"/>
          <w:lang w:val="en-CA"/>
        </w:rPr>
        <w:t xml:space="preserve">* asterisk indicates significant effect </w:t>
      </w:r>
    </w:p>
    <w:p w14:paraId="22BAE201" w14:textId="77777777" w:rsidR="00431167" w:rsidRDefault="00431167">
      <w:pPr>
        <w:rPr>
          <w:rFonts w:ascii="Times New Roman" w:hAnsi="Times New Roman" w:cs="Times New Roman"/>
          <w:lang w:val="en-CA"/>
        </w:rPr>
      </w:pPr>
    </w:p>
    <w:p w14:paraId="767D187A" w14:textId="77777777" w:rsidR="00431167" w:rsidRDefault="00431167" w:rsidP="00315B74">
      <w:pPr>
        <w:rPr>
          <w:rFonts w:ascii="Times New Roman" w:hAnsi="Times New Roman" w:cs="Times New Roman"/>
          <w:lang w:val="en-CA"/>
        </w:rPr>
      </w:pPr>
    </w:p>
    <w:p w14:paraId="3820F18A" w14:textId="77777777" w:rsidR="00431167" w:rsidRDefault="00431167">
      <w:pPr>
        <w:rPr>
          <w:rFonts w:ascii="Times New Roman" w:hAnsi="Times New Roman" w:cs="Times New Roman"/>
          <w:lang w:val="en-CA"/>
        </w:rPr>
      </w:pPr>
    </w:p>
    <w:p w14:paraId="62DF004A" w14:textId="77777777" w:rsidR="00431167" w:rsidRPr="00432021" w:rsidRDefault="00431167">
      <w:pPr>
        <w:rPr>
          <w:rFonts w:ascii="Times New Roman" w:hAnsi="Times New Roman" w:cs="Times New Roman"/>
          <w:lang w:val="en-CA"/>
        </w:rPr>
      </w:pPr>
    </w:p>
    <w:p w14:paraId="201B09D3" w14:textId="77777777" w:rsidR="00431167" w:rsidRPr="00432021" w:rsidRDefault="00431167">
      <w:pPr>
        <w:rPr>
          <w:rFonts w:ascii="Times New Roman" w:hAnsi="Times New Roman" w:cs="Times New Roman"/>
        </w:rPr>
      </w:pPr>
      <w:r w:rsidRPr="00432021">
        <w:rPr>
          <w:rFonts w:ascii="Times New Roman" w:hAnsi="Times New Roman" w:cs="Times New Roman"/>
          <w:noProof/>
        </w:rPr>
        <w:lastRenderedPageBreak/>
        <w:drawing>
          <wp:inline distT="0" distB="0" distL="0" distR="0" wp14:anchorId="46ADFF1D" wp14:editId="1C20E483">
            <wp:extent cx="6099464" cy="6052799"/>
            <wp:effectExtent l="12700" t="12700" r="9525" b="184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2">
                      <a:extLst>
                        <a:ext uri="{28A0092B-C50C-407E-A947-70E740481C1C}">
                          <a14:useLocalDpi xmlns:a14="http://schemas.microsoft.com/office/drawing/2010/main" val="0"/>
                        </a:ext>
                      </a:extLst>
                    </a:blip>
                    <a:srcRect l="13290" t="4072" r="14832" b="3624"/>
                    <a:stretch/>
                  </pic:blipFill>
                  <pic:spPr bwMode="auto">
                    <a:xfrm>
                      <a:off x="0" y="0"/>
                      <a:ext cx="6105350" cy="605864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854AF8E" w14:textId="77777777" w:rsidR="00431167" w:rsidRPr="00432021" w:rsidRDefault="00431167">
      <w:pPr>
        <w:rPr>
          <w:rFonts w:ascii="Times New Roman" w:hAnsi="Times New Roman" w:cs="Times New Roman"/>
        </w:rPr>
      </w:pPr>
    </w:p>
    <w:p w14:paraId="73DFB47F" w14:textId="06CFB630" w:rsidR="00431167" w:rsidRDefault="00431167" w:rsidP="00315B74">
      <w:pPr>
        <w:spacing w:line="480" w:lineRule="auto"/>
        <w:rPr>
          <w:rFonts w:ascii="Times New Roman" w:hAnsi="Times New Roman" w:cs="Times New Roman"/>
        </w:rPr>
      </w:pPr>
      <w:r>
        <w:rPr>
          <w:rFonts w:ascii="Times New Roman" w:hAnsi="Times New Roman" w:cs="Times New Roman"/>
        </w:rPr>
        <w:t xml:space="preserve">Figure 1. Location of </w:t>
      </w:r>
      <w:proofErr w:type="spellStart"/>
      <w:ins w:id="1150" w:author="Colleen Cassady St. Clair [2]" w:date="2021-06-07T18:39:00Z">
        <w:r w:rsidR="002D3130">
          <w:rPr>
            <w:rFonts w:ascii="Times New Roman" w:hAnsi="Times New Roman" w:cs="Times New Roman"/>
          </w:rPr>
          <w:t>xxxx</w:t>
        </w:r>
        <w:proofErr w:type="spellEnd"/>
        <w:r w:rsidR="002D3130">
          <w:rPr>
            <w:rFonts w:ascii="Times New Roman" w:hAnsi="Times New Roman" w:cs="Times New Roman"/>
          </w:rPr>
          <w:t xml:space="preserve"> </w:t>
        </w:r>
      </w:ins>
      <w:r>
        <w:rPr>
          <w:rFonts w:ascii="Times New Roman" w:hAnsi="Times New Roman" w:cs="Times New Roman"/>
        </w:rPr>
        <w:t>coyote reports submitted to the Edmonton Urban Coyote Project Website from January 1 2011 to December 31 2020</w:t>
      </w:r>
      <w:ins w:id="1151" w:author="Colleen Cassady St. Clair [2]" w:date="2021-06-07T18:39:00Z">
        <w:r w:rsidR="002D3130">
          <w:rPr>
            <w:rFonts w:ascii="Times New Roman" w:hAnsi="Times New Roman" w:cs="Times New Roman"/>
          </w:rPr>
          <w:t xml:space="preserve"> and used in the associated analyses</w:t>
        </w:r>
      </w:ins>
      <w:r>
        <w:rPr>
          <w:rFonts w:ascii="Times New Roman" w:hAnsi="Times New Roman" w:cs="Times New Roman"/>
        </w:rPr>
        <w:t>.</w:t>
      </w:r>
    </w:p>
    <w:p w14:paraId="681C6B23" w14:textId="77777777" w:rsidR="00431167" w:rsidRDefault="00431167">
      <w:pPr>
        <w:rPr>
          <w:rFonts w:ascii="Times New Roman" w:hAnsi="Times New Roman" w:cs="Times New Roman"/>
        </w:rPr>
      </w:pPr>
    </w:p>
    <w:p w14:paraId="2547196C" w14:textId="77777777" w:rsidR="00431167" w:rsidRDefault="00431167">
      <w:pPr>
        <w:rPr>
          <w:rFonts w:ascii="Times New Roman" w:hAnsi="Times New Roman" w:cs="Times New Roman"/>
        </w:rPr>
      </w:pPr>
      <w:r>
        <w:rPr>
          <w:rFonts w:ascii="Times New Roman" w:hAnsi="Times New Roman" w:cs="Times New Roman"/>
        </w:rPr>
        <w:br w:type="page"/>
      </w:r>
    </w:p>
    <w:p w14:paraId="33A719CE" w14:textId="77777777" w:rsidR="00431167" w:rsidRPr="00432021" w:rsidRDefault="00431167">
      <w:pPr>
        <w:rPr>
          <w:rFonts w:ascii="Times New Roman" w:hAnsi="Times New Roman" w:cs="Times New Roman"/>
        </w:rPr>
      </w:pPr>
    </w:p>
    <w:p w14:paraId="2C95B7F3" w14:textId="77777777" w:rsidR="00431167" w:rsidRDefault="00431167">
      <w:pPr>
        <w:rPr>
          <w:rFonts w:ascii="Times New Roman" w:hAnsi="Times New Roman" w:cs="Times New Roman"/>
        </w:rPr>
      </w:pPr>
      <w:r>
        <w:rPr>
          <w:rFonts w:ascii="Times New Roman" w:hAnsi="Times New Roman" w:cs="Times New Roman"/>
          <w:noProof/>
        </w:rPr>
        <w:drawing>
          <wp:inline distT="0" distB="0" distL="0" distR="0" wp14:anchorId="34EB3B6D" wp14:editId="3F53832A">
            <wp:extent cx="6150844" cy="5288973"/>
            <wp:effectExtent l="12700" t="12700" r="889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3">
                      <a:extLst>
                        <a:ext uri="{28A0092B-C50C-407E-A947-70E740481C1C}">
                          <a14:useLocalDpi xmlns:a14="http://schemas.microsoft.com/office/drawing/2010/main" val="0"/>
                        </a:ext>
                      </a:extLst>
                    </a:blip>
                    <a:srcRect l="3847" t="2037" r="10140" b="2253"/>
                    <a:stretch/>
                  </pic:blipFill>
                  <pic:spPr bwMode="auto">
                    <a:xfrm>
                      <a:off x="0" y="0"/>
                      <a:ext cx="6153794" cy="529151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6BE9D07" w14:textId="77777777" w:rsidR="00431167" w:rsidRDefault="00431167">
      <w:pPr>
        <w:rPr>
          <w:rFonts w:ascii="Times New Roman" w:hAnsi="Times New Roman" w:cs="Times New Roman"/>
        </w:rPr>
      </w:pPr>
    </w:p>
    <w:p w14:paraId="599ACE6A" w14:textId="77777777" w:rsidR="00431167" w:rsidRDefault="00431167" w:rsidP="00315B74">
      <w:pPr>
        <w:spacing w:line="480" w:lineRule="auto"/>
        <w:rPr>
          <w:rFonts w:ascii="Times New Roman" w:hAnsi="Times New Roman" w:cs="Times New Roman"/>
        </w:rPr>
      </w:pPr>
      <w:r>
        <w:rPr>
          <w:rFonts w:ascii="Times New Roman" w:hAnsi="Times New Roman" w:cs="Times New Roman"/>
        </w:rPr>
        <w:t>Figure 2. Land cover classifications representing various types of coyote habitat</w:t>
      </w:r>
      <w:del w:id="1152" w:author="Colleen Cassady St. Clair [2]" w:date="2021-06-07T18:39:00Z">
        <w:r w:rsidDel="002D3130">
          <w:rPr>
            <w:rFonts w:ascii="Times New Roman" w:hAnsi="Times New Roman" w:cs="Times New Roman"/>
          </w:rPr>
          <w:delText>;</w:delText>
        </w:r>
      </w:del>
      <w:r>
        <w:rPr>
          <w:rFonts w:ascii="Times New Roman" w:hAnsi="Times New Roman" w:cs="Times New Roman"/>
        </w:rPr>
        <w:t xml:space="preserve"> </w:t>
      </w:r>
      <w:commentRangeStart w:id="1153"/>
      <w:r>
        <w:rPr>
          <w:rFonts w:ascii="Times New Roman" w:hAnsi="Times New Roman" w:cs="Times New Roman"/>
        </w:rPr>
        <w:t>re</w:t>
      </w:r>
      <w:commentRangeEnd w:id="1153"/>
      <w:r w:rsidR="002D3130">
        <w:rPr>
          <w:rStyle w:val="CommentReference"/>
        </w:rPr>
        <w:commentReference w:id="1153"/>
      </w:r>
      <w:r>
        <w:rPr>
          <w:rFonts w:ascii="Times New Roman" w:hAnsi="Times New Roman" w:cs="Times New Roman"/>
        </w:rPr>
        <w:t xml:space="preserve">-classified from the City of Edmonton uPLVI 2018 Land Cover Layer </w:t>
      </w:r>
      <w:r>
        <w:rPr>
          <w:rFonts w:ascii="Times New Roman" w:hAnsi="Times New Roman" w:cs="Times New Roman"/>
          <w:noProof/>
        </w:rPr>
        <w:t>(City of Edmonton 2018)</w:t>
      </w:r>
    </w:p>
    <w:p w14:paraId="22ED8D2E" w14:textId="77777777" w:rsidR="00431167" w:rsidRDefault="00431167">
      <w:pPr>
        <w:rPr>
          <w:rFonts w:ascii="Times New Roman" w:hAnsi="Times New Roman" w:cs="Times New Roman"/>
        </w:rPr>
      </w:pPr>
    </w:p>
    <w:p w14:paraId="0E4DDAEE" w14:textId="77777777" w:rsidR="00431167" w:rsidRDefault="00431167">
      <w:pPr>
        <w:rPr>
          <w:rFonts w:ascii="Times New Roman" w:hAnsi="Times New Roman" w:cs="Times New Roman"/>
        </w:rPr>
      </w:pPr>
      <w:r>
        <w:rPr>
          <w:rFonts w:ascii="Times New Roman" w:hAnsi="Times New Roman" w:cs="Times New Roman"/>
        </w:rPr>
        <w:br w:type="page"/>
      </w:r>
    </w:p>
    <w:p w14:paraId="5BD49F4C" w14:textId="77777777" w:rsidR="00431167" w:rsidRDefault="00431167">
      <w:pPr>
        <w:rPr>
          <w:rFonts w:ascii="Times New Roman" w:hAnsi="Times New Roman" w:cs="Times New Roman"/>
        </w:rPr>
      </w:pPr>
      <w:r>
        <w:rPr>
          <w:rFonts w:ascii="Times New Roman" w:hAnsi="Times New Roman" w:cs="Times New Roman"/>
          <w:noProof/>
        </w:rPr>
        <w:lastRenderedPageBreak/>
        <w:drawing>
          <wp:inline distT="0" distB="0" distL="0" distR="0" wp14:anchorId="01DBAF70" wp14:editId="63E6129C">
            <wp:extent cx="5943600" cy="3261269"/>
            <wp:effectExtent l="0" t="0" r="0" b="3175"/>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3261269"/>
                    </a:xfrm>
                    <a:prstGeom prst="rect">
                      <a:avLst/>
                    </a:prstGeom>
                  </pic:spPr>
                </pic:pic>
              </a:graphicData>
            </a:graphic>
          </wp:inline>
        </w:drawing>
      </w:r>
    </w:p>
    <w:p w14:paraId="06F0015A" w14:textId="77777777" w:rsidR="00431167" w:rsidRDefault="00431167" w:rsidP="00315B74">
      <w:pPr>
        <w:spacing w:line="480" w:lineRule="auto"/>
        <w:rPr>
          <w:rFonts w:ascii="Times New Roman" w:hAnsi="Times New Roman" w:cs="Times New Roman"/>
        </w:rPr>
      </w:pPr>
      <w:r>
        <w:rPr>
          <w:rFonts w:ascii="Times New Roman" w:hAnsi="Times New Roman" w:cs="Times New Roman"/>
          <w:lang w:val="en-CA"/>
        </w:rPr>
        <w:t xml:space="preserve">Figure 3. Observed and expected counts of coyote reports within each land cover </w:t>
      </w:r>
      <w:commentRangeStart w:id="1154"/>
      <w:r>
        <w:rPr>
          <w:rFonts w:ascii="Times New Roman" w:hAnsi="Times New Roman" w:cs="Times New Roman"/>
          <w:lang w:val="en-CA"/>
        </w:rPr>
        <w:t>class</w:t>
      </w:r>
      <w:commentRangeEnd w:id="1154"/>
      <w:r w:rsidR="002D3130">
        <w:rPr>
          <w:rStyle w:val="CommentReference"/>
        </w:rPr>
        <w:commentReference w:id="1154"/>
      </w:r>
      <w:r>
        <w:rPr>
          <w:rFonts w:ascii="Times New Roman" w:hAnsi="Times New Roman" w:cs="Times New Roman"/>
          <w:lang w:val="en-CA"/>
        </w:rPr>
        <w:t xml:space="preserve">. Reports were collected from the Edmonton Urban Coyote Project website between January 1 2011 and December 31 2020, and land cover classifications were determined from the </w:t>
      </w:r>
      <w:r>
        <w:rPr>
          <w:rFonts w:ascii="Times New Roman" w:hAnsi="Times New Roman" w:cs="Times New Roman"/>
        </w:rPr>
        <w:t xml:space="preserve">City of Edmonton uPLVI 2018 Land Cover Layer </w:t>
      </w:r>
      <w:r>
        <w:rPr>
          <w:rFonts w:ascii="Times New Roman" w:hAnsi="Times New Roman" w:cs="Times New Roman"/>
          <w:noProof/>
        </w:rPr>
        <w:t>(City of Edmonton 2018)</w:t>
      </w:r>
      <w:r>
        <w:rPr>
          <w:rFonts w:ascii="Times New Roman" w:hAnsi="Times New Roman" w:cs="Times New Roman"/>
        </w:rPr>
        <w:t xml:space="preserve">. </w:t>
      </w:r>
    </w:p>
    <w:p w14:paraId="40708BE6" w14:textId="77777777" w:rsidR="00431167" w:rsidRDefault="00431167">
      <w:pPr>
        <w:rPr>
          <w:rFonts w:ascii="Times New Roman" w:hAnsi="Times New Roman" w:cs="Times New Roman"/>
        </w:rPr>
      </w:pPr>
    </w:p>
    <w:p w14:paraId="38B3C4DB" w14:textId="77777777" w:rsidR="00431167" w:rsidRDefault="00431167">
      <w:pPr>
        <w:rPr>
          <w:rFonts w:ascii="Times New Roman" w:hAnsi="Times New Roman" w:cs="Times New Roman"/>
        </w:rPr>
      </w:pPr>
      <w:r>
        <w:rPr>
          <w:rFonts w:ascii="Times New Roman" w:hAnsi="Times New Roman" w:cs="Times New Roman"/>
        </w:rPr>
        <w:br w:type="page"/>
      </w:r>
    </w:p>
    <w:p w14:paraId="6393D847" w14:textId="77777777" w:rsidR="00431167" w:rsidRDefault="00431167" w:rsidP="00315B74">
      <w:pPr>
        <w:spacing w:line="480" w:lineRule="auto"/>
        <w:rPr>
          <w:rFonts w:ascii="Times New Roman" w:hAnsi="Times New Roman" w:cs="Times New Roman"/>
          <w:lang w:val="en-CA"/>
        </w:rPr>
      </w:pPr>
      <w:r>
        <w:rPr>
          <w:rFonts w:ascii="Times New Roman" w:hAnsi="Times New Roman" w:cs="Times New Roman"/>
          <w:noProof/>
        </w:rPr>
        <w:lastRenderedPageBreak/>
        <w:drawing>
          <wp:inline distT="0" distB="0" distL="0" distR="0" wp14:anchorId="5600561E" wp14:editId="65F4ACC4">
            <wp:extent cx="5134509" cy="3494867"/>
            <wp:effectExtent l="0" t="0" r="0" b="0"/>
            <wp:docPr id="5" name="Picture 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histo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141649" cy="3499727"/>
                    </a:xfrm>
                    <a:prstGeom prst="rect">
                      <a:avLst/>
                    </a:prstGeom>
                  </pic:spPr>
                </pic:pic>
              </a:graphicData>
            </a:graphic>
          </wp:inline>
        </w:drawing>
      </w:r>
    </w:p>
    <w:p w14:paraId="39DD0A03" w14:textId="77777777" w:rsidR="00431167" w:rsidRDefault="00431167" w:rsidP="00315B74">
      <w:pPr>
        <w:spacing w:line="480" w:lineRule="auto"/>
        <w:rPr>
          <w:rFonts w:ascii="Times New Roman" w:hAnsi="Times New Roman" w:cs="Times New Roman"/>
          <w:lang w:val="en-CA"/>
        </w:rPr>
      </w:pPr>
      <w:r>
        <w:rPr>
          <w:rFonts w:ascii="Times New Roman" w:hAnsi="Times New Roman" w:cs="Times New Roman"/>
          <w:lang w:val="en-CA"/>
        </w:rPr>
        <w:t xml:space="preserve">Figure 4. </w:t>
      </w:r>
      <w:commentRangeStart w:id="1155"/>
      <w:r>
        <w:rPr>
          <w:rFonts w:ascii="Times New Roman" w:hAnsi="Times New Roman" w:cs="Times New Roman"/>
          <w:lang w:val="en-CA"/>
        </w:rPr>
        <w:t>Average</w:t>
      </w:r>
      <w:commentRangeEnd w:id="1155"/>
      <w:r w:rsidR="002D3130">
        <w:rPr>
          <w:rStyle w:val="CommentReference"/>
        </w:rPr>
        <w:commentReference w:id="1155"/>
      </w:r>
      <w:r>
        <w:rPr>
          <w:rFonts w:ascii="Times New Roman" w:hAnsi="Times New Roman" w:cs="Times New Roman"/>
          <w:lang w:val="en-CA"/>
        </w:rPr>
        <w:t xml:space="preserve"> number of annual coyote reports from each month. Reports were collected from the Edmonton Urban Coyote Project website between January 1 2011 and December 31 2020. </w:t>
      </w:r>
      <w:r>
        <w:rPr>
          <w:rFonts w:ascii="Times New Roman" w:hAnsi="Times New Roman" w:cs="Times New Roman"/>
          <w:lang w:val="en-CA"/>
        </w:rPr>
        <w:br w:type="page"/>
      </w:r>
    </w:p>
    <w:p w14:paraId="6FD5F658" w14:textId="77777777" w:rsidR="00431167" w:rsidRDefault="00431167" w:rsidP="00315B74">
      <w:pPr>
        <w:spacing w:line="480" w:lineRule="auto"/>
        <w:rPr>
          <w:rFonts w:ascii="Times New Roman" w:hAnsi="Times New Roman" w:cs="Times New Roman"/>
          <w:lang w:val="en-CA"/>
        </w:rPr>
      </w:pPr>
    </w:p>
    <w:p w14:paraId="7E588553" w14:textId="77777777" w:rsidR="00431167" w:rsidRDefault="00431167" w:rsidP="00315B74">
      <w:pPr>
        <w:spacing w:line="480" w:lineRule="auto"/>
        <w:rPr>
          <w:rFonts w:ascii="Times New Roman" w:hAnsi="Times New Roman" w:cs="Times New Roman"/>
          <w:lang w:val="en-CA"/>
        </w:rPr>
      </w:pPr>
      <w:r>
        <w:rPr>
          <w:rFonts w:ascii="Times New Roman" w:hAnsi="Times New Roman" w:cs="Times New Roman"/>
          <w:noProof/>
        </w:rPr>
        <w:drawing>
          <wp:inline distT="0" distB="0" distL="0" distR="0" wp14:anchorId="7694BC4F" wp14:editId="43090C20">
            <wp:extent cx="6447692" cy="4290195"/>
            <wp:effectExtent l="0" t="0" r="4445" b="2540"/>
            <wp:docPr id="17" name="Picture 1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bar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454979" cy="4295043"/>
                    </a:xfrm>
                    <a:prstGeom prst="rect">
                      <a:avLst/>
                    </a:prstGeom>
                  </pic:spPr>
                </pic:pic>
              </a:graphicData>
            </a:graphic>
          </wp:inline>
        </w:drawing>
      </w:r>
    </w:p>
    <w:p w14:paraId="24FFCEFE" w14:textId="77777777" w:rsidR="00431167" w:rsidRDefault="00431167" w:rsidP="00315B74">
      <w:pPr>
        <w:spacing w:line="480" w:lineRule="auto"/>
        <w:rPr>
          <w:rFonts w:ascii="Times New Roman" w:hAnsi="Times New Roman" w:cs="Times New Roman"/>
        </w:rPr>
      </w:pPr>
      <w:r>
        <w:rPr>
          <w:rFonts w:ascii="Times New Roman" w:hAnsi="Times New Roman" w:cs="Times New Roman"/>
          <w:lang w:val="en-CA"/>
        </w:rPr>
        <w:t xml:space="preserve">Figure 5. Number of reports submitted to the Edmonton Urban Coyote Project website from January 1 2011 to December 31 2020. Reports are represented in four-month intervals to show their relationship with biological coyote seasons. </w:t>
      </w:r>
      <w:r>
        <w:rPr>
          <w:rFonts w:ascii="Times New Roman" w:hAnsi="Times New Roman" w:cs="Times New Roman"/>
        </w:rPr>
        <w:br w:type="page"/>
      </w:r>
    </w:p>
    <w:p w14:paraId="04B4BA46" w14:textId="77777777" w:rsidR="00431167" w:rsidRDefault="00431167" w:rsidP="00315B74">
      <w:pPr>
        <w:spacing w:line="480" w:lineRule="auto"/>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59264" behindDoc="0" locked="0" layoutInCell="1" allowOverlap="1" wp14:anchorId="4D22F0FB" wp14:editId="5083A05A">
            <wp:simplePos x="0" y="0"/>
            <wp:positionH relativeFrom="column">
              <wp:posOffset>-508000</wp:posOffset>
            </wp:positionH>
            <wp:positionV relativeFrom="paragraph">
              <wp:posOffset>40</wp:posOffset>
            </wp:positionV>
            <wp:extent cx="7038109" cy="4642445"/>
            <wp:effectExtent l="0" t="0" r="0" b="635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7">
                      <a:extLst>
                        <a:ext uri="{28A0092B-C50C-407E-A947-70E740481C1C}">
                          <a14:useLocalDpi xmlns:a14="http://schemas.microsoft.com/office/drawing/2010/main" val="0"/>
                        </a:ext>
                      </a:extLst>
                    </a:blip>
                    <a:stretch>
                      <a:fillRect/>
                    </a:stretch>
                  </pic:blipFill>
                  <pic:spPr>
                    <a:xfrm>
                      <a:off x="0" y="0"/>
                      <a:ext cx="7055547" cy="4653947"/>
                    </a:xfrm>
                    <a:prstGeom prst="rect">
                      <a:avLst/>
                    </a:prstGeom>
                  </pic:spPr>
                </pic:pic>
              </a:graphicData>
            </a:graphic>
            <wp14:sizeRelH relativeFrom="page">
              <wp14:pctWidth>0</wp14:pctWidth>
            </wp14:sizeRelH>
            <wp14:sizeRelV relativeFrom="page">
              <wp14:pctHeight>0</wp14:pctHeight>
            </wp14:sizeRelV>
          </wp:anchor>
        </w:drawing>
      </w:r>
    </w:p>
    <w:p w14:paraId="245AB44C" w14:textId="6863D2E1" w:rsidR="00431167" w:rsidRDefault="00431167" w:rsidP="00315B74">
      <w:pPr>
        <w:spacing w:line="480" w:lineRule="auto"/>
        <w:rPr>
          <w:rFonts w:ascii="Times New Roman" w:hAnsi="Times New Roman" w:cs="Times New Roman"/>
        </w:rPr>
      </w:pPr>
      <w:r>
        <w:rPr>
          <w:rFonts w:ascii="Times New Roman" w:hAnsi="Times New Roman" w:cs="Times New Roman"/>
        </w:rPr>
        <w:t xml:space="preserve">Figure 6. </w:t>
      </w:r>
      <w:commentRangeStart w:id="1156"/>
      <w:r>
        <w:rPr>
          <w:rFonts w:ascii="Times New Roman" w:hAnsi="Times New Roman" w:cs="Times New Roman"/>
        </w:rPr>
        <w:t>The</w:t>
      </w:r>
      <w:commentRangeEnd w:id="1156"/>
      <w:r w:rsidR="002D3130">
        <w:rPr>
          <w:rStyle w:val="CommentReference"/>
        </w:rPr>
        <w:commentReference w:id="1156"/>
      </w:r>
      <w:r>
        <w:rPr>
          <w:rFonts w:ascii="Times New Roman" w:hAnsi="Times New Roman" w:cs="Times New Roman"/>
        </w:rPr>
        <w:t xml:space="preserve"> relationship between coyote response to humans </w:t>
      </w:r>
      <w:ins w:id="1157" w:author="Colleen Cassady St. Clair [2]" w:date="2021-06-07T18:43:00Z">
        <w:r w:rsidR="002D3130">
          <w:rPr>
            <w:rFonts w:ascii="Times New Roman" w:hAnsi="Times New Roman" w:cs="Times New Roman"/>
          </w:rPr>
          <w:t xml:space="preserve">on a nine point ordinal scale </w:t>
        </w:r>
      </w:ins>
      <w:r>
        <w:rPr>
          <w:rFonts w:ascii="Times New Roman" w:hAnsi="Times New Roman" w:cs="Times New Roman"/>
        </w:rPr>
        <w:t xml:space="preserve">and </w:t>
      </w:r>
      <w:ins w:id="1158" w:author="Colleen Cassady St. Clair [2]" w:date="2021-06-07T18:43:00Z">
        <w:r w:rsidR="002D3130">
          <w:rPr>
            <w:rFonts w:ascii="Times New Roman" w:hAnsi="Times New Roman" w:cs="Times New Roman"/>
          </w:rPr>
          <w:t xml:space="preserve">three categories of </w:t>
        </w:r>
      </w:ins>
      <w:r>
        <w:rPr>
          <w:rFonts w:ascii="Times New Roman" w:hAnsi="Times New Roman" w:cs="Times New Roman"/>
        </w:rPr>
        <w:t>human perception</w:t>
      </w:r>
      <w:ins w:id="1159" w:author="Colleen Cassady St. Clair [2]" w:date="2021-06-07T18:43:00Z">
        <w:r w:rsidR="002D3130">
          <w:rPr>
            <w:rFonts w:ascii="Times New Roman" w:hAnsi="Times New Roman" w:cs="Times New Roman"/>
          </w:rPr>
          <w:t>s</w:t>
        </w:r>
      </w:ins>
      <w:r>
        <w:rPr>
          <w:rFonts w:ascii="Times New Roman" w:hAnsi="Times New Roman" w:cs="Times New Roman"/>
        </w:rPr>
        <w:t xml:space="preserve"> of coyotes</w:t>
      </w:r>
      <w:ins w:id="1160" w:author="Colleen Cassady St. Clair [2]" w:date="2021-06-07T18:43:00Z">
        <w:r w:rsidR="002D3130">
          <w:rPr>
            <w:rFonts w:ascii="Times New Roman" w:hAnsi="Times New Roman" w:cs="Times New Roman"/>
          </w:rPr>
          <w:t xml:space="preserve"> from the same reports.</w:t>
        </w:r>
      </w:ins>
      <w:del w:id="1161" w:author="Colleen Cassady St. Clair [2]" w:date="2021-06-07T18:43:00Z">
        <w:r w:rsidDel="002D3130">
          <w:rPr>
            <w:rFonts w:ascii="Times New Roman" w:hAnsi="Times New Roman" w:cs="Times New Roman"/>
          </w:rPr>
          <w:delText xml:space="preserve">.  </w:delText>
        </w:r>
      </w:del>
    </w:p>
    <w:p w14:paraId="46C3892C" w14:textId="77777777" w:rsidR="00431167" w:rsidRPr="005C2AC8" w:rsidRDefault="00431167" w:rsidP="00315B74">
      <w:pPr>
        <w:spacing w:line="480" w:lineRule="auto"/>
        <w:rPr>
          <w:rFonts w:ascii="Times New Roman" w:hAnsi="Times New Roman" w:cs="Times New Roman"/>
          <w:lang w:val="en-CA"/>
        </w:rPr>
      </w:pPr>
      <w:r>
        <w:rPr>
          <w:rFonts w:ascii="Times New Roman" w:hAnsi="Times New Roman" w:cs="Times New Roman"/>
          <w:lang w:val="en-CA"/>
        </w:rPr>
        <w:br w:type="page"/>
      </w:r>
    </w:p>
    <w:p w14:paraId="5672345A" w14:textId="77777777" w:rsidR="00431167" w:rsidRDefault="00431167" w:rsidP="00315B74">
      <w:pPr>
        <w:spacing w:line="480" w:lineRule="auto"/>
        <w:rPr>
          <w:rFonts w:ascii="Times New Roman" w:hAnsi="Times New Roman" w:cs="Times New Roman"/>
          <w:lang w:val="en-CA"/>
        </w:rPr>
      </w:pPr>
      <w:r>
        <w:rPr>
          <w:rFonts w:ascii="Times New Roman" w:hAnsi="Times New Roman" w:cs="Times New Roman"/>
          <w:noProof/>
        </w:rPr>
        <w:lastRenderedPageBreak/>
        <w:drawing>
          <wp:inline distT="0" distB="0" distL="0" distR="0" wp14:anchorId="64AB8E5C" wp14:editId="24814E51">
            <wp:extent cx="6424246" cy="5351479"/>
            <wp:effectExtent l="0" t="0" r="2540" b="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435395" cy="5360766"/>
                    </a:xfrm>
                    <a:prstGeom prst="rect">
                      <a:avLst/>
                    </a:prstGeom>
                  </pic:spPr>
                </pic:pic>
              </a:graphicData>
            </a:graphic>
          </wp:inline>
        </w:drawing>
      </w:r>
    </w:p>
    <w:p w14:paraId="764F3297" w14:textId="77777777" w:rsidR="00431167" w:rsidRDefault="00431167" w:rsidP="00315B74">
      <w:pPr>
        <w:spacing w:line="480" w:lineRule="auto"/>
        <w:rPr>
          <w:rFonts w:ascii="Times New Roman" w:hAnsi="Times New Roman" w:cs="Times New Roman"/>
          <w:lang w:val="en-CA"/>
        </w:rPr>
      </w:pPr>
    </w:p>
    <w:p w14:paraId="5754B926" w14:textId="77777777" w:rsidR="00431167" w:rsidRDefault="00431167" w:rsidP="00315B74">
      <w:pPr>
        <w:spacing w:line="480" w:lineRule="auto"/>
        <w:rPr>
          <w:rFonts w:ascii="Times New Roman" w:hAnsi="Times New Roman" w:cs="Times New Roman"/>
          <w:lang w:val="en-CA"/>
        </w:rPr>
      </w:pPr>
      <w:r>
        <w:rPr>
          <w:rFonts w:ascii="Times New Roman" w:hAnsi="Times New Roman" w:cs="Times New Roman"/>
          <w:lang w:val="en-CA"/>
        </w:rPr>
        <w:t xml:space="preserve">Figure 7. </w:t>
      </w:r>
      <w:commentRangeStart w:id="1162"/>
      <w:r>
        <w:rPr>
          <w:rFonts w:ascii="Times New Roman" w:hAnsi="Times New Roman" w:cs="Times New Roman"/>
          <w:lang w:val="en-CA"/>
        </w:rPr>
        <w:t>Ordinal</w:t>
      </w:r>
      <w:commentRangeEnd w:id="1162"/>
      <w:r w:rsidR="002D3130">
        <w:rPr>
          <w:rStyle w:val="CommentReference"/>
        </w:rPr>
        <w:commentReference w:id="1162"/>
      </w:r>
      <w:r>
        <w:rPr>
          <w:rFonts w:ascii="Times New Roman" w:hAnsi="Times New Roman" w:cs="Times New Roman"/>
          <w:lang w:val="en-CA"/>
        </w:rPr>
        <w:t xml:space="preserve"> regression model output of the spatial predictors of coyote response to humans and human perception as indicators of human-coyote conflict. Model-weighted coefficients shown by points were calculated by averaging the weighted coefficients of the top models selected based on AIC &lt; 2 from the top model. Error bars show 99% confidence intervals of the model fixed effect coefficients.</w:t>
      </w:r>
    </w:p>
    <w:p w14:paraId="684FCF07" w14:textId="77777777" w:rsidR="00431167" w:rsidRDefault="00431167" w:rsidP="00315B74">
      <w:pPr>
        <w:spacing w:line="480" w:lineRule="auto"/>
        <w:rPr>
          <w:rFonts w:ascii="Times New Roman" w:hAnsi="Times New Roman" w:cs="Times New Roman"/>
          <w:lang w:val="en-CA"/>
        </w:rPr>
      </w:pPr>
      <w:r>
        <w:rPr>
          <w:rFonts w:ascii="Times New Roman" w:hAnsi="Times New Roman" w:cs="Times New Roman"/>
          <w:lang w:val="en-CA"/>
        </w:rPr>
        <w:br w:type="page"/>
      </w:r>
    </w:p>
    <w:p w14:paraId="58C632C8" w14:textId="77777777" w:rsidR="00431167" w:rsidRDefault="00431167" w:rsidP="00315B74">
      <w:pPr>
        <w:spacing w:line="480" w:lineRule="auto"/>
        <w:rPr>
          <w:rFonts w:ascii="Times New Roman" w:hAnsi="Times New Roman" w:cs="Times New Roman"/>
          <w:lang w:val="en-CA"/>
        </w:rPr>
      </w:pPr>
      <w:r>
        <w:rPr>
          <w:rFonts w:ascii="Times New Roman" w:hAnsi="Times New Roman" w:cs="Times New Roman"/>
          <w:noProof/>
        </w:rPr>
        <w:lastRenderedPageBreak/>
        <w:drawing>
          <wp:inline distT="0" distB="0" distL="0" distR="0" wp14:anchorId="0FA64CAD" wp14:editId="79D834C1">
            <wp:extent cx="6494585" cy="4644045"/>
            <wp:effectExtent l="0" t="0" r="0" b="4445"/>
            <wp:docPr id="9" name="Picture 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ox and whisker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507280" cy="4653123"/>
                    </a:xfrm>
                    <a:prstGeom prst="rect">
                      <a:avLst/>
                    </a:prstGeom>
                  </pic:spPr>
                </pic:pic>
              </a:graphicData>
            </a:graphic>
          </wp:inline>
        </w:drawing>
      </w:r>
    </w:p>
    <w:p w14:paraId="46970A6F" w14:textId="77777777" w:rsidR="00431167" w:rsidRDefault="00431167" w:rsidP="00315B74">
      <w:pPr>
        <w:spacing w:line="480" w:lineRule="auto"/>
        <w:rPr>
          <w:rFonts w:ascii="Times New Roman" w:hAnsi="Times New Roman" w:cs="Times New Roman"/>
          <w:lang w:val="en-CA"/>
        </w:rPr>
      </w:pPr>
    </w:p>
    <w:p w14:paraId="2B780DC1" w14:textId="77777777" w:rsidR="00431167" w:rsidRDefault="00431167" w:rsidP="00315B74">
      <w:pPr>
        <w:spacing w:line="480" w:lineRule="auto"/>
        <w:rPr>
          <w:rFonts w:ascii="Times New Roman" w:hAnsi="Times New Roman" w:cs="Times New Roman"/>
          <w:lang w:val="en-CA"/>
        </w:rPr>
      </w:pPr>
      <w:r>
        <w:rPr>
          <w:rFonts w:ascii="Times New Roman" w:hAnsi="Times New Roman" w:cs="Times New Roman"/>
          <w:lang w:val="en-CA"/>
        </w:rPr>
        <w:t xml:space="preserve">Figure 8. Outputs from four ordinal regression models of the temporal predictors of coyote response to humans and human perceptions as indicators of human-coyote conflict. Variables for each univariate model are shown on the x axis with colors indicating the categories within the variable. Error bars show 99% confidence intervals of the model fixed effect coefficients. </w:t>
      </w:r>
    </w:p>
    <w:p w14:paraId="37B47F41" w14:textId="77777777" w:rsidR="00431167" w:rsidRDefault="00431167" w:rsidP="00315B74">
      <w:pPr>
        <w:spacing w:line="480" w:lineRule="auto"/>
        <w:rPr>
          <w:rFonts w:ascii="Times New Roman" w:hAnsi="Times New Roman" w:cs="Times New Roman"/>
          <w:lang w:val="en-CA"/>
        </w:rPr>
      </w:pPr>
      <w:r>
        <w:rPr>
          <w:rFonts w:ascii="Times New Roman" w:hAnsi="Times New Roman" w:cs="Times New Roman"/>
          <w:lang w:val="en-CA"/>
        </w:rPr>
        <w:br w:type="page"/>
      </w:r>
    </w:p>
    <w:p w14:paraId="2282A7CC" w14:textId="77777777" w:rsidR="00431167" w:rsidRDefault="00431167" w:rsidP="00315B74">
      <w:pPr>
        <w:spacing w:line="480" w:lineRule="auto"/>
        <w:rPr>
          <w:rFonts w:ascii="Times New Roman" w:hAnsi="Times New Roman" w:cs="Times New Roman"/>
          <w:lang w:val="en-CA"/>
        </w:rPr>
      </w:pPr>
    </w:p>
    <w:p w14:paraId="096C0605" w14:textId="77777777" w:rsidR="00431167" w:rsidRDefault="00431167" w:rsidP="00315B74">
      <w:pPr>
        <w:spacing w:line="480" w:lineRule="auto"/>
        <w:rPr>
          <w:rFonts w:ascii="Times New Roman" w:hAnsi="Times New Roman" w:cs="Times New Roman"/>
          <w:lang w:val="en-CA"/>
        </w:rPr>
      </w:pPr>
      <w:r>
        <w:rPr>
          <w:rFonts w:ascii="Times New Roman" w:hAnsi="Times New Roman" w:cs="Times New Roman"/>
          <w:noProof/>
        </w:rPr>
        <w:drawing>
          <wp:inline distT="0" distB="0" distL="0" distR="0" wp14:anchorId="766CBAE2" wp14:editId="444A6A29">
            <wp:extent cx="6226404" cy="4129649"/>
            <wp:effectExtent l="0" t="0" r="0" b="0"/>
            <wp:docPr id="13" name="Picture 1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ar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230199" cy="4132166"/>
                    </a:xfrm>
                    <a:prstGeom prst="rect">
                      <a:avLst/>
                    </a:prstGeom>
                  </pic:spPr>
                </pic:pic>
              </a:graphicData>
            </a:graphic>
          </wp:inline>
        </w:drawing>
      </w:r>
    </w:p>
    <w:p w14:paraId="5C21B885" w14:textId="7B9C57D6" w:rsidR="00431167" w:rsidRDefault="00431167" w:rsidP="009863FF">
      <w:pPr>
        <w:spacing w:line="480" w:lineRule="auto"/>
        <w:rPr>
          <w:rFonts w:ascii="Times New Roman" w:hAnsi="Times New Roman" w:cs="Times New Roman"/>
          <w:noProof/>
          <w:lang w:val="en-CA"/>
        </w:rPr>
      </w:pPr>
      <w:r>
        <w:rPr>
          <w:rFonts w:ascii="Times New Roman" w:hAnsi="Times New Roman" w:cs="Times New Roman"/>
          <w:noProof/>
          <w:lang w:val="en-CA"/>
        </w:rPr>
        <w:t xml:space="preserve">Figure 9. Monthly trends in the percentage </w:t>
      </w:r>
      <w:del w:id="1163" w:author="Colleen Cassady St. Clair [2]" w:date="2021-06-07T18:45:00Z">
        <w:r w:rsidDel="00935ECD">
          <w:rPr>
            <w:rFonts w:ascii="Times New Roman" w:hAnsi="Times New Roman" w:cs="Times New Roman"/>
            <w:noProof/>
            <w:lang w:val="en-CA"/>
          </w:rPr>
          <w:delText xml:space="preserve">of </w:delText>
        </w:r>
      </w:del>
      <w:ins w:id="1164" w:author="Colleen Cassady St. Clair [2]" w:date="2021-06-07T18:45:00Z">
        <w:r w:rsidR="00935ECD">
          <w:rPr>
            <w:rFonts w:ascii="Times New Roman" w:hAnsi="Times New Roman" w:cs="Times New Roman"/>
            <w:noProof/>
            <w:lang w:val="en-CA"/>
          </w:rPr>
          <w:t xml:space="preserve">anong xxxx </w:t>
        </w:r>
      </w:ins>
      <w:r>
        <w:rPr>
          <w:rFonts w:ascii="Times New Roman" w:hAnsi="Times New Roman" w:cs="Times New Roman"/>
          <w:noProof/>
          <w:lang w:val="en-CA"/>
        </w:rPr>
        <w:t xml:space="preserve">reports indicating higher levels of human-coyote conflict based on </w:t>
      </w:r>
      <w:del w:id="1165" w:author="Colleen Cassady St. Clair [2]" w:date="2021-06-07T18:45:00Z">
        <w:r w:rsidDel="00935ECD">
          <w:rPr>
            <w:rFonts w:ascii="Times New Roman" w:hAnsi="Times New Roman" w:cs="Times New Roman"/>
            <w:noProof/>
            <w:lang w:val="en-CA"/>
          </w:rPr>
          <w:delText>the reports with bold</w:delText>
        </w:r>
      </w:del>
      <w:ins w:id="1166" w:author="Colleen Cassady St. Clair [2]" w:date="2021-06-07T18:45:00Z">
        <w:r w:rsidR="00935ECD">
          <w:rPr>
            <w:rFonts w:ascii="Times New Roman" w:hAnsi="Times New Roman" w:cs="Times New Roman"/>
            <w:noProof/>
            <w:lang w:val="en-CA"/>
          </w:rPr>
          <w:t xml:space="preserve">ordinal values </w:t>
        </w:r>
      </w:ins>
      <w:ins w:id="1167" w:author="Colleen Cassady St. Clair [2]" w:date="2021-06-07T18:46:00Z">
        <w:r w:rsidR="00935ECD">
          <w:rPr>
            <w:rFonts w:ascii="Times New Roman" w:hAnsi="Times New Roman" w:cs="Times New Roman"/>
            <w:noProof/>
            <w:lang w:val="en-CA"/>
          </w:rPr>
          <w:t>≥ 6 for coyote boldness</w:t>
        </w:r>
      </w:ins>
      <w:r>
        <w:rPr>
          <w:rFonts w:ascii="Times New Roman" w:hAnsi="Times New Roman" w:cs="Times New Roman"/>
          <w:noProof/>
          <w:lang w:val="en-CA"/>
        </w:rPr>
        <w:t xml:space="preserve"> </w:t>
      </w:r>
      <w:del w:id="1168" w:author="Colleen Cassady St. Clair [2]" w:date="2021-06-07T18:46:00Z">
        <w:r w:rsidDel="00935ECD">
          <w:rPr>
            <w:rFonts w:ascii="Times New Roman" w:hAnsi="Times New Roman" w:cs="Times New Roman"/>
            <w:noProof/>
            <w:lang w:val="en-CA"/>
          </w:rPr>
          <w:delText xml:space="preserve">or aggressive coyote responses to humans or </w:delText>
        </w:r>
      </w:del>
      <w:r>
        <w:rPr>
          <w:rFonts w:ascii="Times New Roman" w:hAnsi="Times New Roman" w:cs="Times New Roman"/>
          <w:noProof/>
          <w:lang w:val="en-CA"/>
        </w:rPr>
        <w:t xml:space="preserve">negative </w:t>
      </w:r>
      <w:ins w:id="1169" w:author="Colleen Cassady St. Clair [2]" w:date="2021-06-07T18:46:00Z">
        <w:r w:rsidR="00935ECD">
          <w:rPr>
            <w:rFonts w:ascii="Times New Roman" w:hAnsi="Times New Roman" w:cs="Times New Roman"/>
            <w:noProof/>
            <w:lang w:val="en-CA"/>
          </w:rPr>
          <w:t xml:space="preserve">expressions of </w:t>
        </w:r>
      </w:ins>
      <w:r>
        <w:rPr>
          <w:rFonts w:ascii="Times New Roman" w:hAnsi="Times New Roman" w:cs="Times New Roman"/>
          <w:noProof/>
          <w:lang w:val="en-CA"/>
        </w:rPr>
        <w:t xml:space="preserve">human perceptions of coyotes. </w:t>
      </w:r>
      <w:r>
        <w:rPr>
          <w:rFonts w:ascii="Times New Roman" w:hAnsi="Times New Roman" w:cs="Times New Roman"/>
          <w:noProof/>
          <w:lang w:val="en-CA"/>
        </w:rPr>
        <w:br w:type="page"/>
      </w:r>
    </w:p>
    <w:p w14:paraId="14B0AEB2" w14:textId="77777777" w:rsidR="00431167" w:rsidRDefault="00431167" w:rsidP="00315B74">
      <w:pPr>
        <w:spacing w:line="480" w:lineRule="auto"/>
        <w:rPr>
          <w:rFonts w:ascii="Times New Roman" w:hAnsi="Times New Roman" w:cs="Times New Roman"/>
          <w:lang w:val="en-CA"/>
        </w:rPr>
      </w:pPr>
      <w:r>
        <w:rPr>
          <w:rFonts w:ascii="Times New Roman" w:hAnsi="Times New Roman" w:cs="Times New Roman"/>
          <w:noProof/>
        </w:rPr>
        <w:lastRenderedPageBreak/>
        <w:drawing>
          <wp:anchor distT="0" distB="0" distL="114300" distR="114300" simplePos="0" relativeHeight="251661312" behindDoc="0" locked="0" layoutInCell="1" allowOverlap="1" wp14:anchorId="6B7D1663" wp14:editId="38D0B453">
            <wp:simplePos x="0" y="0"/>
            <wp:positionH relativeFrom="column">
              <wp:posOffset>-719192</wp:posOffset>
            </wp:positionH>
            <wp:positionV relativeFrom="paragraph">
              <wp:posOffset>27</wp:posOffset>
            </wp:positionV>
            <wp:extent cx="7530957" cy="4970753"/>
            <wp:effectExtent l="0" t="0" r="635" b="0"/>
            <wp:wrapSquare wrapText="bothSides"/>
            <wp:docPr id="26" name="Picture 2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7553107" cy="4985373"/>
                    </a:xfrm>
                    <a:prstGeom prst="rect">
                      <a:avLst/>
                    </a:prstGeom>
                  </pic:spPr>
                </pic:pic>
              </a:graphicData>
            </a:graphic>
            <wp14:sizeRelH relativeFrom="page">
              <wp14:pctWidth>0</wp14:pctWidth>
            </wp14:sizeRelH>
            <wp14:sizeRelV relativeFrom="page">
              <wp14:pctHeight>0</wp14:pctHeight>
            </wp14:sizeRelV>
          </wp:anchor>
        </w:drawing>
      </w:r>
    </w:p>
    <w:p w14:paraId="592A971D" w14:textId="15748E6D" w:rsidR="00431167" w:rsidRDefault="00431167" w:rsidP="00315B74">
      <w:pPr>
        <w:spacing w:line="480" w:lineRule="auto"/>
        <w:rPr>
          <w:rFonts w:ascii="Times New Roman" w:hAnsi="Times New Roman" w:cs="Times New Roman"/>
          <w:lang w:val="en-CA"/>
        </w:rPr>
      </w:pPr>
      <w:r>
        <w:rPr>
          <w:rFonts w:ascii="Times New Roman" w:hAnsi="Times New Roman" w:cs="Times New Roman"/>
          <w:lang w:val="en-CA"/>
        </w:rPr>
        <w:t>Figure 1</w:t>
      </w:r>
      <w:r w:rsidR="009863FF">
        <w:rPr>
          <w:rFonts w:ascii="Times New Roman" w:hAnsi="Times New Roman" w:cs="Times New Roman"/>
          <w:lang w:val="en-CA"/>
        </w:rPr>
        <w:t>0</w:t>
      </w:r>
      <w:r>
        <w:rPr>
          <w:rFonts w:ascii="Times New Roman" w:hAnsi="Times New Roman" w:cs="Times New Roman"/>
          <w:lang w:val="en-CA"/>
        </w:rPr>
        <w:t xml:space="preserve">. </w:t>
      </w:r>
      <w:commentRangeStart w:id="1170"/>
      <w:r>
        <w:rPr>
          <w:rFonts w:ascii="Times New Roman" w:hAnsi="Times New Roman" w:cs="Times New Roman"/>
          <w:lang w:val="en-CA"/>
        </w:rPr>
        <w:t>Output</w:t>
      </w:r>
      <w:commentRangeEnd w:id="1170"/>
      <w:r w:rsidR="00935ECD">
        <w:rPr>
          <w:rStyle w:val="CommentReference"/>
        </w:rPr>
        <w:commentReference w:id="1170"/>
      </w:r>
      <w:r>
        <w:rPr>
          <w:rFonts w:ascii="Times New Roman" w:hAnsi="Times New Roman" w:cs="Times New Roman"/>
          <w:lang w:val="en-CA"/>
        </w:rPr>
        <w:t xml:space="preserve"> from 8 univariate ordinal regression models examining the effect of contextual predictor variables on the likelihood of coyote response to humans and human perceptions as indicators of human-coyote conflict. The reference category for each model is the reports where the contextual predictor could not be classified (unknown reports). Error bars show 99% confidence intervals. </w:t>
      </w:r>
    </w:p>
    <w:p w14:paraId="51F41311" w14:textId="77777777" w:rsidR="00431167" w:rsidRDefault="00431167">
      <w:pPr>
        <w:rPr>
          <w:rFonts w:ascii="Times New Roman" w:hAnsi="Times New Roman" w:cs="Times New Roman"/>
          <w:noProof/>
          <w:lang w:val="en-CA"/>
        </w:rPr>
      </w:pPr>
      <w:r>
        <w:rPr>
          <w:rFonts w:ascii="Times New Roman" w:hAnsi="Times New Roman" w:cs="Times New Roman"/>
          <w:noProof/>
          <w:lang w:val="en-CA"/>
        </w:rPr>
        <w:br w:type="page"/>
      </w:r>
    </w:p>
    <w:p w14:paraId="1B8C63B8" w14:textId="77777777" w:rsidR="00431167" w:rsidRDefault="00431167" w:rsidP="00315B74">
      <w:pPr>
        <w:spacing w:line="480" w:lineRule="auto"/>
        <w:rPr>
          <w:rFonts w:ascii="Times New Roman" w:hAnsi="Times New Roman" w:cs="Times New Roman"/>
          <w:noProof/>
          <w:lang w:val="en-CA"/>
        </w:rPr>
      </w:pPr>
      <w:r w:rsidRPr="00035462">
        <w:rPr>
          <w:rFonts w:ascii="Times New Roman" w:hAnsi="Times New Roman" w:cs="Times New Roman"/>
          <w:noProof/>
        </w:rPr>
        <w:lastRenderedPageBreak/>
        <w:drawing>
          <wp:inline distT="0" distB="0" distL="0" distR="0" wp14:anchorId="39A29E68" wp14:editId="2EA3D5D9">
            <wp:extent cx="5943600" cy="3361690"/>
            <wp:effectExtent l="0" t="0" r="0" b="381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22"/>
                    <a:stretch>
                      <a:fillRect/>
                    </a:stretch>
                  </pic:blipFill>
                  <pic:spPr>
                    <a:xfrm>
                      <a:off x="0" y="0"/>
                      <a:ext cx="5943600" cy="3361690"/>
                    </a:xfrm>
                    <a:prstGeom prst="rect">
                      <a:avLst/>
                    </a:prstGeom>
                  </pic:spPr>
                </pic:pic>
              </a:graphicData>
            </a:graphic>
          </wp:inline>
        </w:drawing>
      </w:r>
    </w:p>
    <w:p w14:paraId="73DA5CF0" w14:textId="3A21E652" w:rsidR="00431167" w:rsidRDefault="00431167" w:rsidP="00315B74">
      <w:pPr>
        <w:spacing w:line="480" w:lineRule="auto"/>
        <w:rPr>
          <w:rFonts w:ascii="Times New Roman" w:hAnsi="Times New Roman" w:cs="Times New Roman"/>
          <w:noProof/>
          <w:lang w:val="en-CA"/>
        </w:rPr>
      </w:pPr>
      <w:r>
        <w:rPr>
          <w:rFonts w:ascii="Times New Roman" w:hAnsi="Times New Roman" w:cs="Times New Roman"/>
          <w:noProof/>
          <w:lang w:val="en-CA"/>
        </w:rPr>
        <w:t>Figure 1</w:t>
      </w:r>
      <w:r w:rsidR="009863FF">
        <w:rPr>
          <w:rFonts w:ascii="Times New Roman" w:hAnsi="Times New Roman" w:cs="Times New Roman"/>
          <w:noProof/>
          <w:lang w:val="en-CA"/>
        </w:rPr>
        <w:t>1</w:t>
      </w:r>
      <w:r>
        <w:rPr>
          <w:rFonts w:ascii="Times New Roman" w:hAnsi="Times New Roman" w:cs="Times New Roman"/>
          <w:noProof/>
          <w:lang w:val="en-CA"/>
        </w:rPr>
        <w:t xml:space="preserve">. </w:t>
      </w:r>
      <w:commentRangeStart w:id="1171"/>
      <w:r>
        <w:rPr>
          <w:rFonts w:ascii="Times New Roman" w:hAnsi="Times New Roman" w:cs="Times New Roman"/>
          <w:noProof/>
          <w:lang w:val="en-CA"/>
        </w:rPr>
        <w:t>Process</w:t>
      </w:r>
      <w:commentRangeEnd w:id="1171"/>
      <w:r w:rsidR="00950212">
        <w:rPr>
          <w:rStyle w:val="CommentReference"/>
        </w:rPr>
        <w:commentReference w:id="1171"/>
      </w:r>
      <w:r>
        <w:rPr>
          <w:rFonts w:ascii="Times New Roman" w:hAnsi="Times New Roman" w:cs="Times New Roman"/>
          <w:noProof/>
          <w:lang w:val="en-CA"/>
        </w:rPr>
        <w:t xml:space="preserve"> model outlining how this study investigate</w:t>
      </w:r>
      <w:ins w:id="1172" w:author="Colleen Cassady St. Clair [2]" w:date="2021-06-07T14:35:00Z">
        <w:r w:rsidR="00950212">
          <w:rPr>
            <w:rFonts w:ascii="Times New Roman" w:hAnsi="Times New Roman" w:cs="Times New Roman"/>
            <w:noProof/>
            <w:lang w:val="en-CA"/>
          </w:rPr>
          <w:t>d</w:t>
        </w:r>
      </w:ins>
      <w:del w:id="1173" w:author="Colleen Cassady St. Clair [2]" w:date="2021-06-07T14:35:00Z">
        <w:r w:rsidDel="00950212">
          <w:rPr>
            <w:rFonts w:ascii="Times New Roman" w:hAnsi="Times New Roman" w:cs="Times New Roman"/>
            <w:noProof/>
            <w:lang w:val="en-CA"/>
          </w:rPr>
          <w:delText>s</w:delText>
        </w:r>
      </w:del>
      <w:r>
        <w:rPr>
          <w:rFonts w:ascii="Times New Roman" w:hAnsi="Times New Roman" w:cs="Times New Roman"/>
          <w:noProof/>
          <w:lang w:val="en-CA"/>
        </w:rPr>
        <w:t xml:space="preserve"> the spatial, temporal, and contextual variables associated with human-coyote conflict, as indicated by the coyote response to humans and human perceptions.  </w:t>
      </w:r>
    </w:p>
    <w:p w14:paraId="1B2C4DE3" w14:textId="77777777" w:rsidR="00431167" w:rsidRDefault="00431167">
      <w:pPr>
        <w:rPr>
          <w:rFonts w:ascii="Times New Roman" w:hAnsi="Times New Roman" w:cs="Times New Roman"/>
          <w:noProof/>
          <w:lang w:val="en-CA"/>
        </w:rPr>
      </w:pPr>
    </w:p>
    <w:p w14:paraId="0DB4CA1F" w14:textId="77777777" w:rsidR="00431167" w:rsidRDefault="00431167">
      <w:pPr>
        <w:rPr>
          <w:rFonts w:ascii="Times New Roman" w:hAnsi="Times New Roman" w:cs="Times New Roman"/>
          <w:noProof/>
          <w:lang w:val="en-CA"/>
        </w:rPr>
      </w:pPr>
    </w:p>
    <w:p w14:paraId="6BBAB3C4" w14:textId="77777777" w:rsidR="00431167" w:rsidRDefault="00431167">
      <w:pPr>
        <w:rPr>
          <w:rFonts w:ascii="Times New Roman" w:hAnsi="Times New Roman" w:cs="Times New Roman"/>
          <w:noProof/>
          <w:lang w:val="en-CA"/>
        </w:rPr>
      </w:pPr>
    </w:p>
    <w:p w14:paraId="748F625B" w14:textId="77777777" w:rsidR="00431167" w:rsidRDefault="00431167">
      <w:pPr>
        <w:rPr>
          <w:rFonts w:ascii="Times New Roman" w:hAnsi="Times New Roman" w:cs="Times New Roman"/>
          <w:noProof/>
          <w:lang w:val="en-CA"/>
        </w:rPr>
      </w:pPr>
    </w:p>
    <w:p w14:paraId="3BBD3C83" w14:textId="77777777" w:rsidR="00431167" w:rsidRDefault="00431167">
      <w:pPr>
        <w:rPr>
          <w:rFonts w:ascii="Times New Roman" w:hAnsi="Times New Roman" w:cs="Times New Roman"/>
          <w:noProof/>
          <w:lang w:val="en-CA"/>
        </w:rPr>
      </w:pPr>
      <w:r>
        <w:rPr>
          <w:rFonts w:ascii="Times New Roman" w:hAnsi="Times New Roman" w:cs="Times New Roman"/>
          <w:noProof/>
          <w:lang w:val="en-CA"/>
        </w:rPr>
        <w:br w:type="page"/>
      </w:r>
    </w:p>
    <w:p w14:paraId="65C74661" w14:textId="77777777" w:rsidR="00431167" w:rsidRDefault="00431167">
      <w:pPr>
        <w:rPr>
          <w:rFonts w:ascii="Times New Roman" w:hAnsi="Times New Roman" w:cs="Times New Roman"/>
          <w:noProof/>
          <w:lang w:val="en-CA"/>
        </w:rPr>
      </w:pPr>
    </w:p>
    <w:p w14:paraId="28E3DA72" w14:textId="77777777" w:rsidR="00431167" w:rsidRDefault="00431167">
      <w:pPr>
        <w:rPr>
          <w:rFonts w:ascii="Times New Roman" w:hAnsi="Times New Roman" w:cs="Times New Roman"/>
        </w:rPr>
        <w:sectPr w:rsidR="00431167" w:rsidSect="00315B74">
          <w:type w:val="continuous"/>
          <w:pgSz w:w="12240" w:h="15840"/>
          <w:pgMar w:top="1440" w:right="1440" w:bottom="1440" w:left="1440" w:header="709" w:footer="709" w:gutter="0"/>
          <w:lnNumType w:countBy="1" w:restart="continuous"/>
          <w:cols w:space="708"/>
          <w:titlePg/>
          <w:docGrid w:linePitch="360"/>
        </w:sectPr>
      </w:pPr>
    </w:p>
    <w:p w14:paraId="48400DC6" w14:textId="2F39AECA" w:rsidR="00431167" w:rsidRDefault="00431167">
      <w:pPr>
        <w:rPr>
          <w:rFonts w:ascii="Times New Roman" w:hAnsi="Times New Roman" w:cs="Times New Roman"/>
        </w:rPr>
      </w:pPr>
      <w:r>
        <w:rPr>
          <w:rFonts w:ascii="Times New Roman" w:hAnsi="Times New Roman" w:cs="Times New Roman"/>
        </w:rPr>
        <w:lastRenderedPageBreak/>
        <w:t xml:space="preserve">Table S1. Percentage of reports </w:t>
      </w:r>
      <w:del w:id="1174" w:author="Colleen Cassady St. Clair [2]" w:date="2021-06-07T18:50:00Z">
        <w:r w:rsidDel="00935ECD">
          <w:rPr>
            <w:rFonts w:ascii="Times New Roman" w:hAnsi="Times New Roman" w:cs="Times New Roman"/>
          </w:rPr>
          <w:delText>within each conflict level</w:delText>
        </w:r>
      </w:del>
      <w:ins w:id="1175" w:author="Colleen Cassady St. Clair [2]" w:date="2021-06-07T18:50:00Z">
        <w:r w:rsidR="00935ECD">
          <w:rPr>
            <w:rFonts w:ascii="Times New Roman" w:hAnsi="Times New Roman" w:cs="Times New Roman"/>
          </w:rPr>
          <w:t>for categories of ordinal scale values (OSV)</w:t>
        </w:r>
      </w:ins>
      <w:r>
        <w:rPr>
          <w:rFonts w:ascii="Times New Roman" w:hAnsi="Times New Roman" w:cs="Times New Roman"/>
        </w:rPr>
        <w:t xml:space="preserve"> that occur</w:t>
      </w:r>
      <w:ins w:id="1176" w:author="Colleen Cassady St. Clair [2]" w:date="2021-06-07T18:50:00Z">
        <w:r w:rsidR="00935ECD">
          <w:rPr>
            <w:rFonts w:ascii="Times New Roman" w:hAnsi="Times New Roman" w:cs="Times New Roman"/>
          </w:rPr>
          <w:t>red</w:t>
        </w:r>
      </w:ins>
      <w:r>
        <w:rPr>
          <w:rFonts w:ascii="Times New Roman" w:hAnsi="Times New Roman" w:cs="Times New Roman"/>
        </w:rPr>
        <w:t xml:space="preserve"> across categories of each spatial, temporal and contextual predictor variable. </w:t>
      </w:r>
    </w:p>
    <w:p w14:paraId="5C5D2DE9" w14:textId="77777777" w:rsidR="00431167" w:rsidRDefault="00431167">
      <w:pPr>
        <w:rPr>
          <w:rFonts w:ascii="Times New Roman" w:hAnsi="Times New Roman" w:cs="Times New Roman"/>
        </w:rPr>
      </w:pPr>
    </w:p>
    <w:tbl>
      <w:tblPr>
        <w:tblStyle w:val="TableGrid"/>
        <w:tblW w:w="18996" w:type="dxa"/>
        <w:tblInd w:w="-993" w:type="dxa"/>
        <w:tblLook w:val="04A0" w:firstRow="1" w:lastRow="0" w:firstColumn="1" w:lastColumn="0" w:noHBand="0" w:noVBand="1"/>
      </w:tblPr>
      <w:tblGrid>
        <w:gridCol w:w="1283"/>
        <w:gridCol w:w="2119"/>
        <w:gridCol w:w="1985"/>
        <w:gridCol w:w="1984"/>
        <w:gridCol w:w="1985"/>
        <w:gridCol w:w="1417"/>
        <w:gridCol w:w="2127"/>
        <w:gridCol w:w="1984"/>
        <w:gridCol w:w="1843"/>
        <w:gridCol w:w="2269"/>
      </w:tblGrid>
      <w:tr w:rsidR="00431167" w:rsidRPr="007D2B73" w14:paraId="6C788694" w14:textId="77777777" w:rsidTr="00315B74">
        <w:tc>
          <w:tcPr>
            <w:tcW w:w="3402" w:type="dxa"/>
            <w:gridSpan w:val="2"/>
            <w:tcBorders>
              <w:top w:val="nil"/>
              <w:left w:val="nil"/>
              <w:bottom w:val="nil"/>
              <w:right w:val="single" w:sz="4" w:space="0" w:color="auto"/>
            </w:tcBorders>
          </w:tcPr>
          <w:p w14:paraId="7DB71A55" w14:textId="77777777" w:rsidR="00431167" w:rsidRPr="006C4C72" w:rsidRDefault="00431167" w:rsidP="00315B74">
            <w:pPr>
              <w:rPr>
                <w:rFonts w:ascii="Times New Roman" w:hAnsi="Times New Roman" w:cs="Times New Roman"/>
                <w:b/>
                <w:bCs/>
              </w:rPr>
            </w:pPr>
            <w:r w:rsidRPr="006C4C72">
              <w:rPr>
                <w:rFonts w:ascii="Times New Roman" w:hAnsi="Times New Roman" w:cs="Times New Roman"/>
                <w:b/>
                <w:bCs/>
              </w:rPr>
              <w:t>Predictor Variables</w:t>
            </w:r>
          </w:p>
        </w:tc>
        <w:tc>
          <w:tcPr>
            <w:tcW w:w="9498" w:type="dxa"/>
            <w:gridSpan w:val="5"/>
            <w:tcBorders>
              <w:top w:val="nil"/>
              <w:left w:val="single" w:sz="4" w:space="0" w:color="auto"/>
              <w:bottom w:val="nil"/>
              <w:right w:val="nil"/>
            </w:tcBorders>
          </w:tcPr>
          <w:p w14:paraId="747A3526" w14:textId="77777777" w:rsidR="00431167" w:rsidRPr="006C4C72" w:rsidRDefault="00431167" w:rsidP="00315B74">
            <w:pPr>
              <w:jc w:val="center"/>
              <w:rPr>
                <w:rFonts w:ascii="Times New Roman" w:hAnsi="Times New Roman" w:cs="Times New Roman"/>
                <w:b/>
                <w:bCs/>
              </w:rPr>
            </w:pPr>
            <w:r>
              <w:rPr>
                <w:rFonts w:ascii="Times New Roman" w:hAnsi="Times New Roman" w:cs="Times New Roman"/>
                <w:b/>
                <w:bCs/>
              </w:rPr>
              <w:t>Coyote Response to Humans (% excluding unknowns)</w:t>
            </w:r>
          </w:p>
        </w:tc>
        <w:tc>
          <w:tcPr>
            <w:tcW w:w="6096" w:type="dxa"/>
            <w:gridSpan w:val="3"/>
            <w:tcBorders>
              <w:top w:val="nil"/>
              <w:left w:val="single" w:sz="4" w:space="0" w:color="auto"/>
              <w:bottom w:val="nil"/>
              <w:right w:val="nil"/>
            </w:tcBorders>
          </w:tcPr>
          <w:p w14:paraId="0F55DFD4" w14:textId="77777777" w:rsidR="00431167" w:rsidRDefault="00431167" w:rsidP="00315B74">
            <w:pPr>
              <w:jc w:val="center"/>
              <w:rPr>
                <w:rFonts w:ascii="Times New Roman" w:hAnsi="Times New Roman" w:cs="Times New Roman"/>
                <w:b/>
                <w:bCs/>
              </w:rPr>
            </w:pPr>
            <w:r>
              <w:rPr>
                <w:rFonts w:ascii="Times New Roman" w:hAnsi="Times New Roman" w:cs="Times New Roman"/>
                <w:b/>
                <w:bCs/>
              </w:rPr>
              <w:t>Human Perception (% excluding unknowns)</w:t>
            </w:r>
          </w:p>
        </w:tc>
      </w:tr>
      <w:tr w:rsidR="00431167" w:rsidRPr="007D2B73" w14:paraId="20247379" w14:textId="77777777" w:rsidTr="00315B74">
        <w:tc>
          <w:tcPr>
            <w:tcW w:w="1283" w:type="dxa"/>
            <w:tcBorders>
              <w:top w:val="nil"/>
              <w:left w:val="nil"/>
              <w:bottom w:val="single" w:sz="4" w:space="0" w:color="auto"/>
              <w:right w:val="nil"/>
            </w:tcBorders>
          </w:tcPr>
          <w:p w14:paraId="66CFCF4E" w14:textId="77777777" w:rsidR="00431167" w:rsidRPr="008E09FC" w:rsidRDefault="00431167" w:rsidP="00315B74">
            <w:pPr>
              <w:rPr>
                <w:rFonts w:ascii="Times New Roman" w:hAnsi="Times New Roman" w:cs="Times New Roman"/>
              </w:rPr>
            </w:pPr>
            <w:r w:rsidRPr="008E09FC">
              <w:rPr>
                <w:rFonts w:ascii="Times New Roman" w:hAnsi="Times New Roman" w:cs="Times New Roman"/>
              </w:rPr>
              <w:t>Variable</w:t>
            </w:r>
          </w:p>
        </w:tc>
        <w:tc>
          <w:tcPr>
            <w:tcW w:w="2119" w:type="dxa"/>
            <w:tcBorders>
              <w:top w:val="nil"/>
              <w:left w:val="nil"/>
              <w:bottom w:val="single" w:sz="4" w:space="0" w:color="auto"/>
              <w:right w:val="single" w:sz="4" w:space="0" w:color="auto"/>
            </w:tcBorders>
          </w:tcPr>
          <w:p w14:paraId="4D50C0C5" w14:textId="77777777" w:rsidR="00431167" w:rsidRPr="008E09FC" w:rsidRDefault="00431167" w:rsidP="00315B74">
            <w:pPr>
              <w:rPr>
                <w:rFonts w:ascii="Times New Roman" w:hAnsi="Times New Roman" w:cs="Times New Roman"/>
              </w:rPr>
            </w:pPr>
            <w:r w:rsidRPr="008E09FC">
              <w:rPr>
                <w:rFonts w:ascii="Times New Roman" w:hAnsi="Times New Roman" w:cs="Times New Roman"/>
              </w:rPr>
              <w:t xml:space="preserve">Categories </w:t>
            </w:r>
          </w:p>
        </w:tc>
        <w:tc>
          <w:tcPr>
            <w:tcW w:w="1985" w:type="dxa"/>
            <w:tcBorders>
              <w:top w:val="nil"/>
              <w:left w:val="single" w:sz="4" w:space="0" w:color="auto"/>
              <w:bottom w:val="single" w:sz="4" w:space="0" w:color="auto"/>
              <w:right w:val="nil"/>
            </w:tcBorders>
          </w:tcPr>
          <w:p w14:paraId="2E0032D0" w14:textId="77777777" w:rsidR="00431167" w:rsidRDefault="00431167" w:rsidP="00315B74">
            <w:pPr>
              <w:jc w:val="center"/>
              <w:rPr>
                <w:rFonts w:ascii="Times New Roman" w:hAnsi="Times New Roman" w:cs="Times New Roman"/>
              </w:rPr>
            </w:pPr>
            <w:r w:rsidRPr="008E09FC">
              <w:rPr>
                <w:rFonts w:ascii="Times New Roman" w:hAnsi="Times New Roman" w:cs="Times New Roman"/>
              </w:rPr>
              <w:t>No Interaction</w:t>
            </w:r>
            <w:r>
              <w:rPr>
                <w:rFonts w:ascii="Times New Roman" w:hAnsi="Times New Roman" w:cs="Times New Roman"/>
              </w:rPr>
              <w:t xml:space="preserve"> </w:t>
            </w:r>
          </w:p>
          <w:p w14:paraId="58AA28F5" w14:textId="77777777" w:rsidR="00431167" w:rsidRDefault="00431167" w:rsidP="00315B74">
            <w:pPr>
              <w:jc w:val="center"/>
              <w:rPr>
                <w:rFonts w:ascii="Times New Roman" w:hAnsi="Times New Roman" w:cs="Times New Roman"/>
              </w:rPr>
            </w:pPr>
            <w:r>
              <w:rPr>
                <w:rFonts w:ascii="Times New Roman" w:hAnsi="Times New Roman" w:cs="Times New Roman"/>
              </w:rPr>
              <w:t>OSV NA</w:t>
            </w:r>
          </w:p>
          <w:p w14:paraId="12F21F37" w14:textId="77777777" w:rsidR="00431167" w:rsidRPr="008E09FC" w:rsidRDefault="00431167" w:rsidP="00315B74">
            <w:pPr>
              <w:jc w:val="center"/>
              <w:rPr>
                <w:rFonts w:ascii="Times New Roman" w:hAnsi="Times New Roman" w:cs="Times New Roman"/>
              </w:rPr>
            </w:pPr>
            <w:r>
              <w:rPr>
                <w:rFonts w:ascii="Times New Roman" w:hAnsi="Times New Roman" w:cs="Times New Roman"/>
              </w:rPr>
              <w:t xml:space="preserve">(59.6 %) </w:t>
            </w:r>
          </w:p>
        </w:tc>
        <w:tc>
          <w:tcPr>
            <w:tcW w:w="1984" w:type="dxa"/>
            <w:tcBorders>
              <w:top w:val="nil"/>
              <w:left w:val="nil"/>
              <w:bottom w:val="single" w:sz="4" w:space="0" w:color="auto"/>
              <w:right w:val="nil"/>
            </w:tcBorders>
          </w:tcPr>
          <w:p w14:paraId="6DA43D25" w14:textId="77777777" w:rsidR="00431167" w:rsidRDefault="00431167" w:rsidP="00315B74">
            <w:pPr>
              <w:jc w:val="center"/>
              <w:rPr>
                <w:rFonts w:ascii="Times New Roman" w:hAnsi="Times New Roman" w:cs="Times New Roman"/>
              </w:rPr>
            </w:pPr>
            <w:r w:rsidRPr="008E09FC">
              <w:rPr>
                <w:rFonts w:ascii="Times New Roman" w:hAnsi="Times New Roman" w:cs="Times New Roman"/>
              </w:rPr>
              <w:t>Avoidance</w:t>
            </w:r>
            <w:r>
              <w:rPr>
                <w:rFonts w:ascii="Times New Roman" w:hAnsi="Times New Roman" w:cs="Times New Roman"/>
              </w:rPr>
              <w:t xml:space="preserve"> </w:t>
            </w:r>
          </w:p>
          <w:p w14:paraId="50CAAF2C" w14:textId="77777777" w:rsidR="00431167" w:rsidRDefault="00431167" w:rsidP="00315B74">
            <w:pPr>
              <w:jc w:val="center"/>
              <w:rPr>
                <w:rFonts w:ascii="Times New Roman" w:hAnsi="Times New Roman" w:cs="Times New Roman"/>
              </w:rPr>
            </w:pPr>
            <w:r>
              <w:rPr>
                <w:rFonts w:ascii="Times New Roman" w:hAnsi="Times New Roman" w:cs="Times New Roman"/>
              </w:rPr>
              <w:t xml:space="preserve">OSV 1, 2 </w:t>
            </w:r>
          </w:p>
          <w:p w14:paraId="0AAF1935" w14:textId="77777777" w:rsidR="00431167" w:rsidRPr="008E09FC" w:rsidRDefault="00431167" w:rsidP="00315B74">
            <w:pPr>
              <w:jc w:val="center"/>
              <w:rPr>
                <w:rFonts w:ascii="Times New Roman" w:hAnsi="Times New Roman" w:cs="Times New Roman"/>
              </w:rPr>
            </w:pPr>
            <w:r>
              <w:rPr>
                <w:rFonts w:ascii="Times New Roman" w:hAnsi="Times New Roman" w:cs="Times New Roman"/>
              </w:rPr>
              <w:t>(12.0 %)</w:t>
            </w:r>
          </w:p>
        </w:tc>
        <w:tc>
          <w:tcPr>
            <w:tcW w:w="1985" w:type="dxa"/>
            <w:tcBorders>
              <w:top w:val="nil"/>
              <w:left w:val="nil"/>
              <w:bottom w:val="single" w:sz="4" w:space="0" w:color="auto"/>
              <w:right w:val="nil"/>
            </w:tcBorders>
          </w:tcPr>
          <w:p w14:paraId="7A66C125" w14:textId="77777777" w:rsidR="00431167" w:rsidRDefault="00431167" w:rsidP="00315B74">
            <w:pPr>
              <w:jc w:val="center"/>
              <w:rPr>
                <w:rFonts w:ascii="Times New Roman" w:hAnsi="Times New Roman" w:cs="Times New Roman"/>
              </w:rPr>
            </w:pPr>
            <w:r w:rsidRPr="008E09FC">
              <w:rPr>
                <w:rFonts w:ascii="Times New Roman" w:hAnsi="Times New Roman" w:cs="Times New Roman"/>
              </w:rPr>
              <w:t>Neutral</w:t>
            </w:r>
          </w:p>
          <w:p w14:paraId="530C9FCD" w14:textId="77777777" w:rsidR="00431167" w:rsidRDefault="00431167" w:rsidP="00315B74">
            <w:pPr>
              <w:jc w:val="center"/>
              <w:rPr>
                <w:rFonts w:ascii="Times New Roman" w:hAnsi="Times New Roman" w:cs="Times New Roman"/>
              </w:rPr>
            </w:pPr>
            <w:r>
              <w:rPr>
                <w:rFonts w:ascii="Times New Roman" w:hAnsi="Times New Roman" w:cs="Times New Roman"/>
              </w:rPr>
              <w:t>OSV 3, 4</w:t>
            </w:r>
          </w:p>
          <w:p w14:paraId="265B62F3" w14:textId="77777777" w:rsidR="00431167" w:rsidRPr="008E09FC" w:rsidRDefault="00431167" w:rsidP="00315B74">
            <w:pPr>
              <w:jc w:val="center"/>
              <w:rPr>
                <w:rFonts w:ascii="Times New Roman" w:hAnsi="Times New Roman" w:cs="Times New Roman"/>
              </w:rPr>
            </w:pPr>
            <w:r>
              <w:rPr>
                <w:rFonts w:ascii="Times New Roman" w:hAnsi="Times New Roman" w:cs="Times New Roman"/>
              </w:rPr>
              <w:t>(16.6 %)</w:t>
            </w:r>
          </w:p>
        </w:tc>
        <w:tc>
          <w:tcPr>
            <w:tcW w:w="1417" w:type="dxa"/>
            <w:tcBorders>
              <w:top w:val="nil"/>
              <w:left w:val="nil"/>
              <w:bottom w:val="single" w:sz="4" w:space="0" w:color="auto"/>
              <w:right w:val="nil"/>
            </w:tcBorders>
          </w:tcPr>
          <w:p w14:paraId="1AEFD833" w14:textId="77777777" w:rsidR="00431167" w:rsidRDefault="00431167" w:rsidP="00315B74">
            <w:pPr>
              <w:jc w:val="center"/>
              <w:rPr>
                <w:rFonts w:ascii="Times New Roman" w:hAnsi="Times New Roman" w:cs="Times New Roman"/>
              </w:rPr>
            </w:pPr>
            <w:r w:rsidRPr="008E09FC">
              <w:rPr>
                <w:rFonts w:ascii="Times New Roman" w:hAnsi="Times New Roman" w:cs="Times New Roman"/>
              </w:rPr>
              <w:t>Bold</w:t>
            </w:r>
          </w:p>
          <w:p w14:paraId="7E45E0C9" w14:textId="77777777" w:rsidR="00431167" w:rsidRDefault="00431167" w:rsidP="00315B74">
            <w:pPr>
              <w:jc w:val="center"/>
              <w:rPr>
                <w:rFonts w:ascii="Times New Roman" w:hAnsi="Times New Roman" w:cs="Times New Roman"/>
              </w:rPr>
            </w:pPr>
            <w:r>
              <w:rPr>
                <w:rFonts w:ascii="Times New Roman" w:hAnsi="Times New Roman" w:cs="Times New Roman"/>
              </w:rPr>
              <w:t>OSV 5,6,7</w:t>
            </w:r>
          </w:p>
          <w:p w14:paraId="59CD6B11" w14:textId="77777777" w:rsidR="00431167" w:rsidRPr="008E09FC" w:rsidRDefault="00431167" w:rsidP="00315B74">
            <w:pPr>
              <w:jc w:val="center"/>
              <w:rPr>
                <w:rFonts w:ascii="Times New Roman" w:hAnsi="Times New Roman" w:cs="Times New Roman"/>
              </w:rPr>
            </w:pPr>
            <w:r>
              <w:rPr>
                <w:rFonts w:ascii="Times New Roman" w:hAnsi="Times New Roman" w:cs="Times New Roman"/>
              </w:rPr>
              <w:t>(8.1 %)</w:t>
            </w:r>
          </w:p>
        </w:tc>
        <w:tc>
          <w:tcPr>
            <w:tcW w:w="2127" w:type="dxa"/>
            <w:tcBorders>
              <w:top w:val="nil"/>
              <w:left w:val="nil"/>
              <w:bottom w:val="single" w:sz="4" w:space="0" w:color="auto"/>
              <w:right w:val="single" w:sz="4" w:space="0" w:color="auto"/>
            </w:tcBorders>
          </w:tcPr>
          <w:p w14:paraId="38914251" w14:textId="77777777" w:rsidR="00431167" w:rsidRDefault="00431167" w:rsidP="00315B74">
            <w:pPr>
              <w:jc w:val="center"/>
              <w:rPr>
                <w:rFonts w:ascii="Times New Roman" w:hAnsi="Times New Roman" w:cs="Times New Roman"/>
              </w:rPr>
            </w:pPr>
            <w:r w:rsidRPr="008E09FC">
              <w:rPr>
                <w:rFonts w:ascii="Times New Roman" w:hAnsi="Times New Roman" w:cs="Times New Roman"/>
              </w:rPr>
              <w:t>Aggressive</w:t>
            </w:r>
            <w:r>
              <w:rPr>
                <w:rFonts w:ascii="Times New Roman" w:hAnsi="Times New Roman" w:cs="Times New Roman"/>
              </w:rPr>
              <w:t>*</w:t>
            </w:r>
          </w:p>
          <w:p w14:paraId="37AA00C8" w14:textId="77777777" w:rsidR="00431167" w:rsidRDefault="00431167" w:rsidP="00315B74">
            <w:pPr>
              <w:jc w:val="center"/>
              <w:rPr>
                <w:rFonts w:ascii="Times New Roman" w:hAnsi="Times New Roman" w:cs="Times New Roman"/>
              </w:rPr>
            </w:pPr>
            <w:r>
              <w:rPr>
                <w:rFonts w:ascii="Times New Roman" w:hAnsi="Times New Roman" w:cs="Times New Roman"/>
              </w:rPr>
              <w:t>OSV 8,9</w:t>
            </w:r>
          </w:p>
          <w:p w14:paraId="0FECCCF4" w14:textId="77777777" w:rsidR="00431167" w:rsidRPr="008E09FC" w:rsidRDefault="00431167" w:rsidP="00315B74">
            <w:pPr>
              <w:jc w:val="center"/>
              <w:rPr>
                <w:rFonts w:ascii="Times New Roman" w:hAnsi="Times New Roman" w:cs="Times New Roman"/>
              </w:rPr>
            </w:pPr>
            <w:r>
              <w:rPr>
                <w:rFonts w:ascii="Times New Roman" w:hAnsi="Times New Roman" w:cs="Times New Roman"/>
              </w:rPr>
              <w:t>(3.7 %)</w:t>
            </w:r>
          </w:p>
        </w:tc>
        <w:tc>
          <w:tcPr>
            <w:tcW w:w="1984" w:type="dxa"/>
            <w:tcBorders>
              <w:top w:val="nil"/>
              <w:left w:val="single" w:sz="4" w:space="0" w:color="auto"/>
              <w:bottom w:val="single" w:sz="4" w:space="0" w:color="auto"/>
              <w:right w:val="nil"/>
            </w:tcBorders>
          </w:tcPr>
          <w:p w14:paraId="0A7F6D62" w14:textId="77777777" w:rsidR="00431167" w:rsidRDefault="00431167" w:rsidP="00315B74">
            <w:pPr>
              <w:jc w:val="center"/>
              <w:rPr>
                <w:rFonts w:ascii="Times New Roman" w:hAnsi="Times New Roman" w:cs="Times New Roman"/>
              </w:rPr>
            </w:pPr>
            <w:r>
              <w:rPr>
                <w:rFonts w:ascii="Times New Roman" w:hAnsi="Times New Roman" w:cs="Times New Roman"/>
              </w:rPr>
              <w:t xml:space="preserve">Positive </w:t>
            </w:r>
          </w:p>
          <w:p w14:paraId="5593F9AE" w14:textId="77777777" w:rsidR="00431167" w:rsidRDefault="00431167" w:rsidP="00315B74">
            <w:pPr>
              <w:jc w:val="center"/>
              <w:rPr>
                <w:rFonts w:ascii="Times New Roman" w:hAnsi="Times New Roman" w:cs="Times New Roman"/>
              </w:rPr>
            </w:pPr>
            <w:r>
              <w:rPr>
                <w:rFonts w:ascii="Times New Roman" w:hAnsi="Times New Roman" w:cs="Times New Roman"/>
              </w:rPr>
              <w:t>OSV 1)</w:t>
            </w:r>
          </w:p>
          <w:p w14:paraId="28DE6114" w14:textId="77777777" w:rsidR="00431167" w:rsidRPr="008E09FC" w:rsidRDefault="00431167" w:rsidP="00315B74">
            <w:pPr>
              <w:jc w:val="center"/>
              <w:rPr>
                <w:rFonts w:ascii="Times New Roman" w:hAnsi="Times New Roman" w:cs="Times New Roman"/>
              </w:rPr>
            </w:pPr>
            <w:r>
              <w:rPr>
                <w:rFonts w:ascii="Times New Roman" w:hAnsi="Times New Roman" w:cs="Times New Roman"/>
              </w:rPr>
              <w:t>(14.7 %)</w:t>
            </w:r>
          </w:p>
        </w:tc>
        <w:tc>
          <w:tcPr>
            <w:tcW w:w="1843" w:type="dxa"/>
            <w:tcBorders>
              <w:top w:val="nil"/>
              <w:left w:val="nil"/>
              <w:bottom w:val="single" w:sz="4" w:space="0" w:color="auto"/>
              <w:right w:val="nil"/>
            </w:tcBorders>
          </w:tcPr>
          <w:p w14:paraId="763F0013" w14:textId="77777777" w:rsidR="00431167" w:rsidRDefault="00431167" w:rsidP="00315B74">
            <w:pPr>
              <w:jc w:val="center"/>
              <w:rPr>
                <w:rFonts w:ascii="Times New Roman" w:hAnsi="Times New Roman" w:cs="Times New Roman"/>
              </w:rPr>
            </w:pPr>
            <w:r>
              <w:rPr>
                <w:rFonts w:ascii="Times New Roman" w:hAnsi="Times New Roman" w:cs="Times New Roman"/>
              </w:rPr>
              <w:t>Neutral</w:t>
            </w:r>
          </w:p>
          <w:p w14:paraId="69F2C180" w14:textId="77777777" w:rsidR="00431167" w:rsidRDefault="00431167" w:rsidP="00315B74">
            <w:pPr>
              <w:jc w:val="center"/>
              <w:rPr>
                <w:rFonts w:ascii="Times New Roman" w:hAnsi="Times New Roman" w:cs="Times New Roman"/>
              </w:rPr>
            </w:pPr>
            <w:r>
              <w:rPr>
                <w:rFonts w:ascii="Times New Roman" w:hAnsi="Times New Roman" w:cs="Times New Roman"/>
              </w:rPr>
              <w:t>OSV 2</w:t>
            </w:r>
          </w:p>
          <w:p w14:paraId="20F63B38" w14:textId="77777777" w:rsidR="00431167" w:rsidRPr="008E09FC" w:rsidRDefault="00431167" w:rsidP="00315B74">
            <w:pPr>
              <w:jc w:val="center"/>
              <w:rPr>
                <w:rFonts w:ascii="Times New Roman" w:hAnsi="Times New Roman" w:cs="Times New Roman"/>
              </w:rPr>
            </w:pPr>
            <w:r>
              <w:rPr>
                <w:rFonts w:ascii="Times New Roman" w:hAnsi="Times New Roman" w:cs="Times New Roman"/>
              </w:rPr>
              <w:t>(18.1 %)</w:t>
            </w:r>
          </w:p>
        </w:tc>
        <w:tc>
          <w:tcPr>
            <w:tcW w:w="2269" w:type="dxa"/>
            <w:tcBorders>
              <w:top w:val="nil"/>
              <w:left w:val="nil"/>
              <w:bottom w:val="single" w:sz="4" w:space="0" w:color="auto"/>
              <w:right w:val="nil"/>
            </w:tcBorders>
          </w:tcPr>
          <w:p w14:paraId="214AA684" w14:textId="77777777" w:rsidR="00431167" w:rsidRDefault="00431167" w:rsidP="00315B74">
            <w:pPr>
              <w:jc w:val="center"/>
              <w:rPr>
                <w:rFonts w:ascii="Times New Roman" w:hAnsi="Times New Roman" w:cs="Times New Roman"/>
              </w:rPr>
            </w:pPr>
            <w:r>
              <w:rPr>
                <w:rFonts w:ascii="Times New Roman" w:hAnsi="Times New Roman" w:cs="Times New Roman"/>
              </w:rPr>
              <w:t xml:space="preserve">Negative </w:t>
            </w:r>
          </w:p>
          <w:p w14:paraId="47E2E142" w14:textId="77777777" w:rsidR="00431167" w:rsidRDefault="00431167" w:rsidP="00315B74">
            <w:pPr>
              <w:jc w:val="center"/>
              <w:rPr>
                <w:rFonts w:ascii="Times New Roman" w:hAnsi="Times New Roman" w:cs="Times New Roman"/>
              </w:rPr>
            </w:pPr>
            <w:r>
              <w:rPr>
                <w:rFonts w:ascii="Times New Roman" w:hAnsi="Times New Roman" w:cs="Times New Roman"/>
              </w:rPr>
              <w:t>OSV 3</w:t>
            </w:r>
          </w:p>
          <w:p w14:paraId="65E86981" w14:textId="77777777" w:rsidR="00431167" w:rsidRPr="008E09FC" w:rsidRDefault="00431167" w:rsidP="00315B74">
            <w:pPr>
              <w:jc w:val="center"/>
              <w:rPr>
                <w:rFonts w:ascii="Times New Roman" w:hAnsi="Times New Roman" w:cs="Times New Roman"/>
              </w:rPr>
            </w:pPr>
            <w:r>
              <w:rPr>
                <w:rFonts w:ascii="Times New Roman" w:hAnsi="Times New Roman" w:cs="Times New Roman"/>
              </w:rPr>
              <w:t>(67.2 %)</w:t>
            </w:r>
          </w:p>
        </w:tc>
      </w:tr>
      <w:tr w:rsidR="00431167" w:rsidRPr="007D2B73" w14:paraId="4C975313" w14:textId="77777777" w:rsidTr="00315B74">
        <w:tc>
          <w:tcPr>
            <w:tcW w:w="1283" w:type="dxa"/>
            <w:vMerge w:val="restart"/>
            <w:tcBorders>
              <w:left w:val="nil"/>
              <w:right w:val="nil"/>
            </w:tcBorders>
            <w:vAlign w:val="center"/>
          </w:tcPr>
          <w:p w14:paraId="316EBB3B" w14:textId="77777777" w:rsidR="00431167" w:rsidRPr="007D2B73" w:rsidRDefault="00431167" w:rsidP="00315B74">
            <w:pPr>
              <w:rPr>
                <w:rFonts w:ascii="Times New Roman" w:hAnsi="Times New Roman" w:cs="Times New Roman"/>
              </w:rPr>
            </w:pPr>
            <w:r>
              <w:rPr>
                <w:rFonts w:ascii="Times New Roman" w:hAnsi="Times New Roman" w:cs="Times New Roman"/>
              </w:rPr>
              <w:t xml:space="preserve">Land Cover Type </w:t>
            </w:r>
          </w:p>
        </w:tc>
        <w:tc>
          <w:tcPr>
            <w:tcW w:w="2119" w:type="dxa"/>
            <w:tcBorders>
              <w:left w:val="nil"/>
              <w:bottom w:val="nil"/>
              <w:right w:val="single" w:sz="4" w:space="0" w:color="auto"/>
            </w:tcBorders>
            <w:vAlign w:val="center"/>
          </w:tcPr>
          <w:p w14:paraId="00118AD9" w14:textId="77777777" w:rsidR="00431167" w:rsidRPr="007D2B73" w:rsidRDefault="00431167" w:rsidP="00315B74">
            <w:pPr>
              <w:rPr>
                <w:rFonts w:ascii="Times New Roman" w:hAnsi="Times New Roman" w:cs="Times New Roman"/>
              </w:rPr>
            </w:pPr>
            <w:r>
              <w:rPr>
                <w:rFonts w:ascii="Times New Roman" w:hAnsi="Times New Roman" w:cs="Times New Roman"/>
              </w:rPr>
              <w:t>Natural</w:t>
            </w:r>
          </w:p>
        </w:tc>
        <w:tc>
          <w:tcPr>
            <w:tcW w:w="1985" w:type="dxa"/>
            <w:tcBorders>
              <w:left w:val="single" w:sz="4" w:space="0" w:color="auto"/>
              <w:bottom w:val="nil"/>
              <w:right w:val="nil"/>
            </w:tcBorders>
          </w:tcPr>
          <w:p w14:paraId="3C085417" w14:textId="77777777" w:rsidR="00431167" w:rsidRPr="007D2B73" w:rsidRDefault="00431167" w:rsidP="00315B74">
            <w:pPr>
              <w:jc w:val="center"/>
              <w:rPr>
                <w:rFonts w:ascii="Times New Roman" w:hAnsi="Times New Roman" w:cs="Times New Roman"/>
              </w:rPr>
            </w:pPr>
            <w:r>
              <w:rPr>
                <w:rFonts w:ascii="Times New Roman" w:hAnsi="Times New Roman" w:cs="Times New Roman"/>
              </w:rPr>
              <w:t>8.4 (372)</w:t>
            </w:r>
          </w:p>
        </w:tc>
        <w:tc>
          <w:tcPr>
            <w:tcW w:w="1984" w:type="dxa"/>
            <w:tcBorders>
              <w:left w:val="nil"/>
              <w:bottom w:val="nil"/>
              <w:right w:val="nil"/>
            </w:tcBorders>
          </w:tcPr>
          <w:p w14:paraId="268EC51C" w14:textId="77777777" w:rsidR="00431167" w:rsidRPr="007D2B73" w:rsidRDefault="00431167" w:rsidP="00315B74">
            <w:pPr>
              <w:jc w:val="center"/>
              <w:rPr>
                <w:rFonts w:ascii="Times New Roman" w:hAnsi="Times New Roman" w:cs="Times New Roman"/>
              </w:rPr>
            </w:pPr>
            <w:r>
              <w:rPr>
                <w:rFonts w:ascii="Times New Roman" w:hAnsi="Times New Roman" w:cs="Times New Roman"/>
              </w:rPr>
              <w:t>13.0 (117)</w:t>
            </w:r>
          </w:p>
        </w:tc>
        <w:tc>
          <w:tcPr>
            <w:tcW w:w="1985" w:type="dxa"/>
            <w:tcBorders>
              <w:left w:val="nil"/>
              <w:bottom w:val="nil"/>
              <w:right w:val="nil"/>
            </w:tcBorders>
          </w:tcPr>
          <w:p w14:paraId="4E2C809D" w14:textId="77777777" w:rsidR="00431167" w:rsidRPr="007D2B73" w:rsidRDefault="00431167" w:rsidP="00315B74">
            <w:pPr>
              <w:jc w:val="center"/>
              <w:rPr>
                <w:rFonts w:ascii="Times New Roman" w:hAnsi="Times New Roman" w:cs="Times New Roman"/>
              </w:rPr>
            </w:pPr>
            <w:r>
              <w:rPr>
                <w:rFonts w:ascii="Times New Roman" w:hAnsi="Times New Roman" w:cs="Times New Roman"/>
              </w:rPr>
              <w:t>10.4 (129)</w:t>
            </w:r>
          </w:p>
        </w:tc>
        <w:tc>
          <w:tcPr>
            <w:tcW w:w="1417" w:type="dxa"/>
            <w:tcBorders>
              <w:left w:val="nil"/>
              <w:bottom w:val="nil"/>
              <w:right w:val="nil"/>
            </w:tcBorders>
          </w:tcPr>
          <w:p w14:paraId="1C4EDEC7" w14:textId="77777777" w:rsidR="00431167" w:rsidRPr="007D2B73" w:rsidRDefault="00431167" w:rsidP="00315B74">
            <w:pPr>
              <w:jc w:val="center"/>
              <w:rPr>
                <w:rFonts w:ascii="Times New Roman" w:hAnsi="Times New Roman" w:cs="Times New Roman"/>
              </w:rPr>
            </w:pPr>
            <w:r>
              <w:rPr>
                <w:rFonts w:ascii="Times New Roman" w:hAnsi="Times New Roman" w:cs="Times New Roman"/>
              </w:rPr>
              <w:t>16.9 (102)</w:t>
            </w:r>
          </w:p>
        </w:tc>
        <w:tc>
          <w:tcPr>
            <w:tcW w:w="2127" w:type="dxa"/>
            <w:tcBorders>
              <w:left w:val="nil"/>
              <w:bottom w:val="nil"/>
              <w:right w:val="single" w:sz="4" w:space="0" w:color="auto"/>
            </w:tcBorders>
          </w:tcPr>
          <w:p w14:paraId="18C546AC" w14:textId="77777777" w:rsidR="00431167" w:rsidRPr="007D2B73" w:rsidRDefault="00431167" w:rsidP="00315B74">
            <w:pPr>
              <w:jc w:val="center"/>
              <w:rPr>
                <w:rFonts w:ascii="Times New Roman" w:hAnsi="Times New Roman" w:cs="Times New Roman"/>
              </w:rPr>
            </w:pPr>
            <w:r>
              <w:rPr>
                <w:rFonts w:ascii="Times New Roman" w:hAnsi="Times New Roman" w:cs="Times New Roman"/>
              </w:rPr>
              <w:t xml:space="preserve">23.0 (53) </w:t>
            </w:r>
          </w:p>
        </w:tc>
        <w:tc>
          <w:tcPr>
            <w:tcW w:w="1984" w:type="dxa"/>
            <w:tcBorders>
              <w:left w:val="single" w:sz="4" w:space="0" w:color="auto"/>
              <w:bottom w:val="nil"/>
              <w:right w:val="nil"/>
            </w:tcBorders>
          </w:tcPr>
          <w:p w14:paraId="6334E7CF" w14:textId="77777777" w:rsidR="00431167" w:rsidRDefault="00431167" w:rsidP="00315B74">
            <w:pPr>
              <w:jc w:val="center"/>
              <w:rPr>
                <w:rFonts w:ascii="Times New Roman" w:hAnsi="Times New Roman" w:cs="Times New Roman"/>
              </w:rPr>
            </w:pPr>
            <w:r>
              <w:rPr>
                <w:rFonts w:ascii="Times New Roman" w:hAnsi="Times New Roman" w:cs="Times New Roman"/>
              </w:rPr>
              <w:t>13.3 (18)</w:t>
            </w:r>
          </w:p>
        </w:tc>
        <w:tc>
          <w:tcPr>
            <w:tcW w:w="1843" w:type="dxa"/>
            <w:tcBorders>
              <w:left w:val="nil"/>
              <w:bottom w:val="nil"/>
              <w:right w:val="nil"/>
            </w:tcBorders>
          </w:tcPr>
          <w:p w14:paraId="7FADDA4B" w14:textId="77777777" w:rsidR="00431167" w:rsidRDefault="00431167" w:rsidP="00315B74">
            <w:pPr>
              <w:jc w:val="center"/>
              <w:rPr>
                <w:rFonts w:ascii="Times New Roman" w:hAnsi="Times New Roman" w:cs="Times New Roman"/>
              </w:rPr>
            </w:pPr>
            <w:r>
              <w:rPr>
                <w:rFonts w:ascii="Times New Roman" w:hAnsi="Times New Roman" w:cs="Times New Roman"/>
              </w:rPr>
              <w:t>15.0 (25)</w:t>
            </w:r>
          </w:p>
        </w:tc>
        <w:tc>
          <w:tcPr>
            <w:tcW w:w="2269" w:type="dxa"/>
            <w:tcBorders>
              <w:left w:val="nil"/>
              <w:bottom w:val="nil"/>
              <w:right w:val="nil"/>
            </w:tcBorders>
          </w:tcPr>
          <w:p w14:paraId="4B9C773E" w14:textId="77777777" w:rsidR="00431167" w:rsidRDefault="00431167" w:rsidP="00315B74">
            <w:pPr>
              <w:jc w:val="center"/>
              <w:rPr>
                <w:rFonts w:ascii="Times New Roman" w:hAnsi="Times New Roman" w:cs="Times New Roman"/>
              </w:rPr>
            </w:pPr>
            <w:r>
              <w:rPr>
                <w:rFonts w:ascii="Times New Roman" w:hAnsi="Times New Roman" w:cs="Times New Roman"/>
              </w:rPr>
              <w:t>10.8 (67)</w:t>
            </w:r>
          </w:p>
        </w:tc>
      </w:tr>
      <w:tr w:rsidR="00431167" w:rsidRPr="007D2B73" w14:paraId="41D559DB" w14:textId="77777777" w:rsidTr="00315B74">
        <w:tc>
          <w:tcPr>
            <w:tcW w:w="1283" w:type="dxa"/>
            <w:vMerge/>
            <w:tcBorders>
              <w:left w:val="nil"/>
              <w:right w:val="nil"/>
            </w:tcBorders>
            <w:vAlign w:val="center"/>
          </w:tcPr>
          <w:p w14:paraId="645AD9AA" w14:textId="77777777" w:rsidR="00431167" w:rsidRPr="007D2B73" w:rsidRDefault="00431167" w:rsidP="00315B74">
            <w:pPr>
              <w:rPr>
                <w:rFonts w:ascii="Times New Roman" w:hAnsi="Times New Roman" w:cs="Times New Roman"/>
              </w:rPr>
            </w:pPr>
          </w:p>
        </w:tc>
        <w:tc>
          <w:tcPr>
            <w:tcW w:w="2119" w:type="dxa"/>
            <w:tcBorders>
              <w:top w:val="nil"/>
              <w:left w:val="nil"/>
              <w:bottom w:val="nil"/>
              <w:right w:val="single" w:sz="4" w:space="0" w:color="auto"/>
            </w:tcBorders>
            <w:vAlign w:val="center"/>
          </w:tcPr>
          <w:p w14:paraId="0C5D3FD4" w14:textId="77777777" w:rsidR="00431167" w:rsidRPr="007D2B73" w:rsidRDefault="00431167" w:rsidP="00315B74">
            <w:pPr>
              <w:rPr>
                <w:rFonts w:ascii="Times New Roman" w:hAnsi="Times New Roman" w:cs="Times New Roman"/>
              </w:rPr>
            </w:pPr>
            <w:r>
              <w:rPr>
                <w:rFonts w:ascii="Times New Roman" w:hAnsi="Times New Roman" w:cs="Times New Roman"/>
              </w:rPr>
              <w:t>Modified Open</w:t>
            </w:r>
          </w:p>
        </w:tc>
        <w:tc>
          <w:tcPr>
            <w:tcW w:w="1985" w:type="dxa"/>
            <w:tcBorders>
              <w:top w:val="nil"/>
              <w:left w:val="single" w:sz="4" w:space="0" w:color="auto"/>
              <w:bottom w:val="nil"/>
              <w:right w:val="nil"/>
            </w:tcBorders>
          </w:tcPr>
          <w:p w14:paraId="70665F29" w14:textId="77777777" w:rsidR="00431167" w:rsidRPr="007D2B73" w:rsidRDefault="00431167" w:rsidP="00315B74">
            <w:pPr>
              <w:jc w:val="center"/>
              <w:rPr>
                <w:rFonts w:ascii="Times New Roman" w:hAnsi="Times New Roman" w:cs="Times New Roman"/>
              </w:rPr>
            </w:pPr>
            <w:r>
              <w:rPr>
                <w:rFonts w:ascii="Times New Roman" w:hAnsi="Times New Roman" w:cs="Times New Roman"/>
              </w:rPr>
              <w:t>9.6 (426)</w:t>
            </w:r>
          </w:p>
        </w:tc>
        <w:tc>
          <w:tcPr>
            <w:tcW w:w="1984" w:type="dxa"/>
            <w:tcBorders>
              <w:top w:val="nil"/>
              <w:left w:val="nil"/>
              <w:bottom w:val="nil"/>
              <w:right w:val="nil"/>
            </w:tcBorders>
          </w:tcPr>
          <w:p w14:paraId="225D9C1C" w14:textId="77777777" w:rsidR="00431167" w:rsidRPr="007D2B73" w:rsidRDefault="00431167" w:rsidP="00315B74">
            <w:pPr>
              <w:jc w:val="center"/>
              <w:rPr>
                <w:rFonts w:ascii="Times New Roman" w:hAnsi="Times New Roman" w:cs="Times New Roman"/>
              </w:rPr>
            </w:pPr>
            <w:r>
              <w:rPr>
                <w:rFonts w:ascii="Times New Roman" w:hAnsi="Times New Roman" w:cs="Times New Roman"/>
              </w:rPr>
              <w:t>8.6 (77)</w:t>
            </w:r>
          </w:p>
        </w:tc>
        <w:tc>
          <w:tcPr>
            <w:tcW w:w="1985" w:type="dxa"/>
            <w:tcBorders>
              <w:top w:val="nil"/>
              <w:left w:val="nil"/>
              <w:bottom w:val="nil"/>
              <w:right w:val="nil"/>
            </w:tcBorders>
          </w:tcPr>
          <w:p w14:paraId="7C3AAD85" w14:textId="77777777" w:rsidR="00431167" w:rsidRPr="007D2B73" w:rsidRDefault="00431167" w:rsidP="00315B74">
            <w:pPr>
              <w:jc w:val="center"/>
              <w:rPr>
                <w:rFonts w:ascii="Times New Roman" w:hAnsi="Times New Roman" w:cs="Times New Roman"/>
              </w:rPr>
            </w:pPr>
            <w:r>
              <w:rPr>
                <w:rFonts w:ascii="Times New Roman" w:hAnsi="Times New Roman" w:cs="Times New Roman"/>
              </w:rPr>
              <w:t>8.3 (103)</w:t>
            </w:r>
          </w:p>
        </w:tc>
        <w:tc>
          <w:tcPr>
            <w:tcW w:w="1417" w:type="dxa"/>
            <w:tcBorders>
              <w:top w:val="nil"/>
              <w:left w:val="nil"/>
              <w:bottom w:val="nil"/>
              <w:right w:val="nil"/>
            </w:tcBorders>
          </w:tcPr>
          <w:p w14:paraId="721FAEDD" w14:textId="77777777" w:rsidR="00431167" w:rsidRPr="007D2B73" w:rsidRDefault="00431167" w:rsidP="00315B74">
            <w:pPr>
              <w:jc w:val="center"/>
              <w:rPr>
                <w:rFonts w:ascii="Times New Roman" w:hAnsi="Times New Roman" w:cs="Times New Roman"/>
              </w:rPr>
            </w:pPr>
            <w:r>
              <w:rPr>
                <w:rFonts w:ascii="Times New Roman" w:hAnsi="Times New Roman" w:cs="Times New Roman"/>
              </w:rPr>
              <w:t>12.9 (78)</w:t>
            </w:r>
          </w:p>
        </w:tc>
        <w:tc>
          <w:tcPr>
            <w:tcW w:w="2127" w:type="dxa"/>
            <w:tcBorders>
              <w:top w:val="nil"/>
              <w:left w:val="nil"/>
              <w:bottom w:val="nil"/>
              <w:right w:val="single" w:sz="4" w:space="0" w:color="auto"/>
            </w:tcBorders>
          </w:tcPr>
          <w:p w14:paraId="448455B0" w14:textId="77777777" w:rsidR="00431167" w:rsidRPr="007D2B73" w:rsidRDefault="00431167" w:rsidP="00315B74">
            <w:pPr>
              <w:jc w:val="center"/>
              <w:rPr>
                <w:rFonts w:ascii="Times New Roman" w:hAnsi="Times New Roman" w:cs="Times New Roman"/>
              </w:rPr>
            </w:pPr>
            <w:r>
              <w:rPr>
                <w:rFonts w:ascii="Times New Roman" w:hAnsi="Times New Roman" w:cs="Times New Roman"/>
              </w:rPr>
              <w:t xml:space="preserve">20.9 (48) </w:t>
            </w:r>
          </w:p>
        </w:tc>
        <w:tc>
          <w:tcPr>
            <w:tcW w:w="1984" w:type="dxa"/>
            <w:tcBorders>
              <w:top w:val="nil"/>
              <w:left w:val="single" w:sz="4" w:space="0" w:color="auto"/>
              <w:bottom w:val="nil"/>
              <w:right w:val="nil"/>
            </w:tcBorders>
          </w:tcPr>
          <w:p w14:paraId="23D80F17" w14:textId="77777777" w:rsidR="00431167" w:rsidRDefault="00431167" w:rsidP="00315B74">
            <w:pPr>
              <w:jc w:val="center"/>
              <w:rPr>
                <w:rFonts w:ascii="Times New Roman" w:hAnsi="Times New Roman" w:cs="Times New Roman"/>
              </w:rPr>
            </w:pPr>
            <w:r>
              <w:rPr>
                <w:rFonts w:ascii="Times New Roman" w:hAnsi="Times New Roman" w:cs="Times New Roman"/>
              </w:rPr>
              <w:t xml:space="preserve">8.1 (11) </w:t>
            </w:r>
          </w:p>
        </w:tc>
        <w:tc>
          <w:tcPr>
            <w:tcW w:w="1843" w:type="dxa"/>
            <w:tcBorders>
              <w:top w:val="nil"/>
              <w:left w:val="nil"/>
              <w:bottom w:val="nil"/>
              <w:right w:val="nil"/>
            </w:tcBorders>
          </w:tcPr>
          <w:p w14:paraId="32C7AA24" w14:textId="77777777" w:rsidR="00431167" w:rsidRDefault="00431167" w:rsidP="00315B74">
            <w:pPr>
              <w:jc w:val="center"/>
              <w:rPr>
                <w:rFonts w:ascii="Times New Roman" w:hAnsi="Times New Roman" w:cs="Times New Roman"/>
              </w:rPr>
            </w:pPr>
            <w:r>
              <w:rPr>
                <w:rFonts w:ascii="Times New Roman" w:hAnsi="Times New Roman" w:cs="Times New Roman"/>
              </w:rPr>
              <w:t>8.4 (14)</w:t>
            </w:r>
          </w:p>
        </w:tc>
        <w:tc>
          <w:tcPr>
            <w:tcW w:w="2269" w:type="dxa"/>
            <w:tcBorders>
              <w:top w:val="nil"/>
              <w:left w:val="nil"/>
              <w:bottom w:val="nil"/>
              <w:right w:val="nil"/>
            </w:tcBorders>
          </w:tcPr>
          <w:p w14:paraId="30D6F72D" w14:textId="77777777" w:rsidR="00431167" w:rsidRDefault="00431167" w:rsidP="00315B74">
            <w:pPr>
              <w:jc w:val="center"/>
              <w:rPr>
                <w:rFonts w:ascii="Times New Roman" w:hAnsi="Times New Roman" w:cs="Times New Roman"/>
              </w:rPr>
            </w:pPr>
            <w:r>
              <w:rPr>
                <w:rFonts w:ascii="Times New Roman" w:hAnsi="Times New Roman" w:cs="Times New Roman"/>
              </w:rPr>
              <w:t>10.5 (65)</w:t>
            </w:r>
          </w:p>
        </w:tc>
      </w:tr>
      <w:tr w:rsidR="00431167" w:rsidRPr="007D2B73" w14:paraId="7A607B31" w14:textId="77777777" w:rsidTr="00315B74">
        <w:tc>
          <w:tcPr>
            <w:tcW w:w="1283" w:type="dxa"/>
            <w:vMerge/>
            <w:tcBorders>
              <w:left w:val="nil"/>
              <w:right w:val="nil"/>
            </w:tcBorders>
            <w:vAlign w:val="center"/>
          </w:tcPr>
          <w:p w14:paraId="30E4FE9A" w14:textId="77777777" w:rsidR="00431167" w:rsidRPr="007D2B73" w:rsidRDefault="00431167" w:rsidP="00315B74">
            <w:pPr>
              <w:rPr>
                <w:rFonts w:ascii="Times New Roman" w:hAnsi="Times New Roman" w:cs="Times New Roman"/>
              </w:rPr>
            </w:pPr>
          </w:p>
        </w:tc>
        <w:tc>
          <w:tcPr>
            <w:tcW w:w="2119" w:type="dxa"/>
            <w:tcBorders>
              <w:top w:val="nil"/>
              <w:left w:val="nil"/>
              <w:bottom w:val="nil"/>
              <w:right w:val="single" w:sz="4" w:space="0" w:color="auto"/>
            </w:tcBorders>
            <w:vAlign w:val="center"/>
          </w:tcPr>
          <w:p w14:paraId="5C081DD4" w14:textId="77777777" w:rsidR="00431167" w:rsidRPr="007D2B73" w:rsidRDefault="00431167" w:rsidP="00315B74">
            <w:pPr>
              <w:rPr>
                <w:rFonts w:ascii="Times New Roman" w:hAnsi="Times New Roman" w:cs="Times New Roman"/>
              </w:rPr>
            </w:pPr>
            <w:r>
              <w:rPr>
                <w:rFonts w:ascii="Times New Roman" w:hAnsi="Times New Roman" w:cs="Times New Roman"/>
              </w:rPr>
              <w:t>Mowed</w:t>
            </w:r>
          </w:p>
        </w:tc>
        <w:tc>
          <w:tcPr>
            <w:tcW w:w="1985" w:type="dxa"/>
            <w:tcBorders>
              <w:top w:val="nil"/>
              <w:left w:val="single" w:sz="4" w:space="0" w:color="auto"/>
              <w:bottom w:val="nil"/>
              <w:right w:val="nil"/>
            </w:tcBorders>
          </w:tcPr>
          <w:p w14:paraId="3E6D3D96" w14:textId="77777777" w:rsidR="00431167" w:rsidRPr="007D2B73" w:rsidRDefault="00431167" w:rsidP="00315B74">
            <w:pPr>
              <w:jc w:val="center"/>
              <w:rPr>
                <w:rFonts w:ascii="Times New Roman" w:hAnsi="Times New Roman" w:cs="Times New Roman"/>
              </w:rPr>
            </w:pPr>
            <w:r>
              <w:rPr>
                <w:rFonts w:ascii="Times New Roman" w:hAnsi="Times New Roman" w:cs="Times New Roman"/>
              </w:rPr>
              <w:t>21.4 (953)</w:t>
            </w:r>
          </w:p>
        </w:tc>
        <w:tc>
          <w:tcPr>
            <w:tcW w:w="1984" w:type="dxa"/>
            <w:tcBorders>
              <w:top w:val="nil"/>
              <w:left w:val="nil"/>
              <w:bottom w:val="nil"/>
              <w:right w:val="nil"/>
            </w:tcBorders>
          </w:tcPr>
          <w:p w14:paraId="7FE068B9" w14:textId="77777777" w:rsidR="00431167" w:rsidRPr="007D2B73" w:rsidRDefault="00431167" w:rsidP="00315B74">
            <w:pPr>
              <w:jc w:val="center"/>
              <w:rPr>
                <w:rFonts w:ascii="Times New Roman" w:hAnsi="Times New Roman" w:cs="Times New Roman"/>
              </w:rPr>
            </w:pPr>
            <w:r>
              <w:rPr>
                <w:rFonts w:ascii="Times New Roman" w:hAnsi="Times New Roman" w:cs="Times New Roman"/>
              </w:rPr>
              <w:t>18.9 (169)</w:t>
            </w:r>
          </w:p>
        </w:tc>
        <w:tc>
          <w:tcPr>
            <w:tcW w:w="1985" w:type="dxa"/>
            <w:tcBorders>
              <w:top w:val="nil"/>
              <w:left w:val="nil"/>
              <w:bottom w:val="nil"/>
              <w:right w:val="nil"/>
            </w:tcBorders>
          </w:tcPr>
          <w:p w14:paraId="5F1E7B1D" w14:textId="77777777" w:rsidR="00431167" w:rsidRPr="007D2B73" w:rsidRDefault="00431167" w:rsidP="00315B74">
            <w:pPr>
              <w:jc w:val="center"/>
              <w:rPr>
                <w:rFonts w:ascii="Times New Roman" w:hAnsi="Times New Roman" w:cs="Times New Roman"/>
              </w:rPr>
            </w:pPr>
            <w:r>
              <w:rPr>
                <w:rFonts w:ascii="Times New Roman" w:hAnsi="Times New Roman" w:cs="Times New Roman"/>
              </w:rPr>
              <w:t>24.8 (307)</w:t>
            </w:r>
          </w:p>
        </w:tc>
        <w:tc>
          <w:tcPr>
            <w:tcW w:w="1417" w:type="dxa"/>
            <w:tcBorders>
              <w:top w:val="nil"/>
              <w:left w:val="nil"/>
              <w:bottom w:val="nil"/>
              <w:right w:val="nil"/>
            </w:tcBorders>
          </w:tcPr>
          <w:p w14:paraId="2F65F5C2" w14:textId="77777777" w:rsidR="00431167" w:rsidRPr="007D2B73" w:rsidRDefault="00431167" w:rsidP="00315B74">
            <w:pPr>
              <w:jc w:val="center"/>
              <w:rPr>
                <w:rFonts w:ascii="Times New Roman" w:hAnsi="Times New Roman" w:cs="Times New Roman"/>
              </w:rPr>
            </w:pPr>
            <w:r>
              <w:rPr>
                <w:rFonts w:ascii="Times New Roman" w:hAnsi="Times New Roman" w:cs="Times New Roman"/>
              </w:rPr>
              <w:t>28.0 (169)</w:t>
            </w:r>
          </w:p>
        </w:tc>
        <w:tc>
          <w:tcPr>
            <w:tcW w:w="2127" w:type="dxa"/>
            <w:tcBorders>
              <w:top w:val="nil"/>
              <w:left w:val="nil"/>
              <w:bottom w:val="nil"/>
              <w:right w:val="single" w:sz="4" w:space="0" w:color="auto"/>
            </w:tcBorders>
          </w:tcPr>
          <w:p w14:paraId="7591CE5E" w14:textId="77777777" w:rsidR="00431167" w:rsidRPr="007D2B73" w:rsidRDefault="00431167" w:rsidP="00315B74">
            <w:pPr>
              <w:jc w:val="center"/>
              <w:rPr>
                <w:rFonts w:ascii="Times New Roman" w:hAnsi="Times New Roman" w:cs="Times New Roman"/>
              </w:rPr>
            </w:pPr>
            <w:r>
              <w:rPr>
                <w:rFonts w:ascii="Times New Roman" w:hAnsi="Times New Roman" w:cs="Times New Roman"/>
              </w:rPr>
              <w:t>21.3 (49)</w:t>
            </w:r>
          </w:p>
        </w:tc>
        <w:tc>
          <w:tcPr>
            <w:tcW w:w="1984" w:type="dxa"/>
            <w:tcBorders>
              <w:top w:val="nil"/>
              <w:left w:val="single" w:sz="4" w:space="0" w:color="auto"/>
              <w:bottom w:val="nil"/>
              <w:right w:val="nil"/>
            </w:tcBorders>
          </w:tcPr>
          <w:p w14:paraId="75A6E382" w14:textId="77777777" w:rsidR="00431167" w:rsidRDefault="00431167" w:rsidP="00315B74">
            <w:pPr>
              <w:jc w:val="center"/>
              <w:rPr>
                <w:rFonts w:ascii="Times New Roman" w:hAnsi="Times New Roman" w:cs="Times New Roman"/>
              </w:rPr>
            </w:pPr>
            <w:r>
              <w:rPr>
                <w:rFonts w:ascii="Times New Roman" w:hAnsi="Times New Roman" w:cs="Times New Roman"/>
              </w:rPr>
              <w:t>17.8 (24)</w:t>
            </w:r>
          </w:p>
        </w:tc>
        <w:tc>
          <w:tcPr>
            <w:tcW w:w="1843" w:type="dxa"/>
            <w:tcBorders>
              <w:top w:val="nil"/>
              <w:left w:val="nil"/>
              <w:bottom w:val="nil"/>
              <w:right w:val="nil"/>
            </w:tcBorders>
          </w:tcPr>
          <w:p w14:paraId="1E72D9B4" w14:textId="77777777" w:rsidR="00431167" w:rsidRDefault="00431167" w:rsidP="00315B74">
            <w:pPr>
              <w:jc w:val="center"/>
              <w:rPr>
                <w:rFonts w:ascii="Times New Roman" w:hAnsi="Times New Roman" w:cs="Times New Roman"/>
              </w:rPr>
            </w:pPr>
            <w:r>
              <w:rPr>
                <w:rFonts w:ascii="Times New Roman" w:hAnsi="Times New Roman" w:cs="Times New Roman"/>
              </w:rPr>
              <w:t>25.1 (42)</w:t>
            </w:r>
          </w:p>
        </w:tc>
        <w:tc>
          <w:tcPr>
            <w:tcW w:w="2269" w:type="dxa"/>
            <w:tcBorders>
              <w:top w:val="nil"/>
              <w:left w:val="nil"/>
              <w:bottom w:val="nil"/>
              <w:right w:val="nil"/>
            </w:tcBorders>
          </w:tcPr>
          <w:p w14:paraId="3716A263" w14:textId="77777777" w:rsidR="00431167" w:rsidRDefault="00431167" w:rsidP="00315B74">
            <w:pPr>
              <w:jc w:val="center"/>
              <w:rPr>
                <w:rFonts w:ascii="Times New Roman" w:hAnsi="Times New Roman" w:cs="Times New Roman"/>
              </w:rPr>
            </w:pPr>
            <w:r>
              <w:rPr>
                <w:rFonts w:ascii="Times New Roman" w:hAnsi="Times New Roman" w:cs="Times New Roman"/>
              </w:rPr>
              <w:t>23.6 (146)</w:t>
            </w:r>
          </w:p>
        </w:tc>
      </w:tr>
      <w:tr w:rsidR="00431167" w:rsidRPr="007D2B73" w14:paraId="1D5E43BC" w14:textId="77777777" w:rsidTr="00315B74">
        <w:tc>
          <w:tcPr>
            <w:tcW w:w="1283" w:type="dxa"/>
            <w:vMerge/>
            <w:tcBorders>
              <w:left w:val="nil"/>
              <w:right w:val="nil"/>
            </w:tcBorders>
            <w:vAlign w:val="center"/>
          </w:tcPr>
          <w:p w14:paraId="6262EEB9" w14:textId="77777777" w:rsidR="00431167" w:rsidRPr="007D2B73" w:rsidRDefault="00431167" w:rsidP="00315B74">
            <w:pPr>
              <w:rPr>
                <w:rFonts w:ascii="Times New Roman" w:hAnsi="Times New Roman" w:cs="Times New Roman"/>
              </w:rPr>
            </w:pPr>
          </w:p>
        </w:tc>
        <w:tc>
          <w:tcPr>
            <w:tcW w:w="2119" w:type="dxa"/>
            <w:tcBorders>
              <w:top w:val="nil"/>
              <w:left w:val="nil"/>
              <w:bottom w:val="nil"/>
              <w:right w:val="single" w:sz="4" w:space="0" w:color="auto"/>
            </w:tcBorders>
            <w:vAlign w:val="center"/>
          </w:tcPr>
          <w:p w14:paraId="086D2D04" w14:textId="77777777" w:rsidR="00431167" w:rsidRPr="007D2B73" w:rsidRDefault="00431167" w:rsidP="00315B74">
            <w:pPr>
              <w:rPr>
                <w:rFonts w:ascii="Times New Roman" w:hAnsi="Times New Roman" w:cs="Times New Roman"/>
              </w:rPr>
            </w:pPr>
            <w:r>
              <w:rPr>
                <w:rFonts w:ascii="Times New Roman" w:hAnsi="Times New Roman" w:cs="Times New Roman"/>
              </w:rPr>
              <w:t>Residential</w:t>
            </w:r>
          </w:p>
        </w:tc>
        <w:tc>
          <w:tcPr>
            <w:tcW w:w="1985" w:type="dxa"/>
            <w:tcBorders>
              <w:top w:val="nil"/>
              <w:left w:val="single" w:sz="4" w:space="0" w:color="auto"/>
              <w:bottom w:val="nil"/>
              <w:right w:val="nil"/>
            </w:tcBorders>
          </w:tcPr>
          <w:p w14:paraId="5F64A4F4" w14:textId="77777777" w:rsidR="00431167" w:rsidRPr="007D2B73" w:rsidRDefault="00431167" w:rsidP="00315B74">
            <w:pPr>
              <w:jc w:val="center"/>
              <w:rPr>
                <w:rFonts w:ascii="Times New Roman" w:hAnsi="Times New Roman" w:cs="Times New Roman"/>
              </w:rPr>
            </w:pPr>
            <w:r>
              <w:rPr>
                <w:rFonts w:ascii="Times New Roman" w:hAnsi="Times New Roman" w:cs="Times New Roman"/>
              </w:rPr>
              <w:t>47.2 (2100)</w:t>
            </w:r>
          </w:p>
        </w:tc>
        <w:tc>
          <w:tcPr>
            <w:tcW w:w="1984" w:type="dxa"/>
            <w:tcBorders>
              <w:top w:val="nil"/>
              <w:left w:val="nil"/>
              <w:bottom w:val="nil"/>
              <w:right w:val="nil"/>
            </w:tcBorders>
          </w:tcPr>
          <w:p w14:paraId="33190ED1" w14:textId="77777777" w:rsidR="00431167" w:rsidRPr="007D2B73" w:rsidRDefault="00431167" w:rsidP="00315B74">
            <w:pPr>
              <w:jc w:val="center"/>
              <w:rPr>
                <w:rFonts w:ascii="Times New Roman" w:hAnsi="Times New Roman" w:cs="Times New Roman"/>
              </w:rPr>
            </w:pPr>
            <w:r>
              <w:rPr>
                <w:rFonts w:ascii="Times New Roman" w:hAnsi="Times New Roman" w:cs="Times New Roman"/>
              </w:rPr>
              <w:t>48.0 (430)</w:t>
            </w:r>
          </w:p>
        </w:tc>
        <w:tc>
          <w:tcPr>
            <w:tcW w:w="1985" w:type="dxa"/>
            <w:tcBorders>
              <w:top w:val="nil"/>
              <w:left w:val="nil"/>
              <w:bottom w:val="nil"/>
              <w:right w:val="nil"/>
            </w:tcBorders>
          </w:tcPr>
          <w:p w14:paraId="635A2A29" w14:textId="77777777" w:rsidR="00431167" w:rsidRPr="007D2B73" w:rsidRDefault="00431167" w:rsidP="00315B74">
            <w:pPr>
              <w:jc w:val="center"/>
              <w:rPr>
                <w:rFonts w:ascii="Times New Roman" w:hAnsi="Times New Roman" w:cs="Times New Roman"/>
              </w:rPr>
            </w:pPr>
            <w:r>
              <w:rPr>
                <w:rFonts w:ascii="Times New Roman" w:hAnsi="Times New Roman" w:cs="Times New Roman"/>
              </w:rPr>
              <w:t>42.8 (530)</w:t>
            </w:r>
          </w:p>
        </w:tc>
        <w:tc>
          <w:tcPr>
            <w:tcW w:w="1417" w:type="dxa"/>
            <w:tcBorders>
              <w:top w:val="nil"/>
              <w:left w:val="nil"/>
              <w:bottom w:val="nil"/>
              <w:right w:val="nil"/>
            </w:tcBorders>
          </w:tcPr>
          <w:p w14:paraId="1510569E" w14:textId="77777777" w:rsidR="00431167" w:rsidRPr="007D2B73" w:rsidRDefault="00431167" w:rsidP="00315B74">
            <w:pPr>
              <w:jc w:val="center"/>
              <w:rPr>
                <w:rFonts w:ascii="Times New Roman" w:hAnsi="Times New Roman" w:cs="Times New Roman"/>
              </w:rPr>
            </w:pPr>
            <w:r>
              <w:rPr>
                <w:rFonts w:ascii="Times New Roman" w:hAnsi="Times New Roman" w:cs="Times New Roman"/>
              </w:rPr>
              <w:t>32.7 (197)</w:t>
            </w:r>
          </w:p>
        </w:tc>
        <w:tc>
          <w:tcPr>
            <w:tcW w:w="2127" w:type="dxa"/>
            <w:tcBorders>
              <w:top w:val="nil"/>
              <w:left w:val="nil"/>
              <w:bottom w:val="nil"/>
              <w:right w:val="single" w:sz="4" w:space="0" w:color="auto"/>
            </w:tcBorders>
          </w:tcPr>
          <w:p w14:paraId="2ED79835" w14:textId="77777777" w:rsidR="00431167" w:rsidRPr="007D2B73" w:rsidRDefault="00431167" w:rsidP="00315B74">
            <w:pPr>
              <w:jc w:val="center"/>
              <w:rPr>
                <w:rFonts w:ascii="Times New Roman" w:hAnsi="Times New Roman" w:cs="Times New Roman"/>
              </w:rPr>
            </w:pPr>
            <w:r>
              <w:rPr>
                <w:rFonts w:ascii="Times New Roman" w:hAnsi="Times New Roman" w:cs="Times New Roman"/>
              </w:rPr>
              <w:t>28.7 (66)</w:t>
            </w:r>
          </w:p>
        </w:tc>
        <w:tc>
          <w:tcPr>
            <w:tcW w:w="1984" w:type="dxa"/>
            <w:tcBorders>
              <w:top w:val="nil"/>
              <w:left w:val="single" w:sz="4" w:space="0" w:color="auto"/>
              <w:bottom w:val="nil"/>
              <w:right w:val="nil"/>
            </w:tcBorders>
          </w:tcPr>
          <w:p w14:paraId="1FF6F48F" w14:textId="77777777" w:rsidR="00431167" w:rsidRDefault="00431167" w:rsidP="00315B74">
            <w:pPr>
              <w:jc w:val="center"/>
              <w:rPr>
                <w:rFonts w:ascii="Times New Roman" w:hAnsi="Times New Roman" w:cs="Times New Roman"/>
              </w:rPr>
            </w:pPr>
            <w:r>
              <w:rPr>
                <w:rFonts w:ascii="Times New Roman" w:hAnsi="Times New Roman" w:cs="Times New Roman"/>
              </w:rPr>
              <w:t>42.2 (57)</w:t>
            </w:r>
          </w:p>
        </w:tc>
        <w:tc>
          <w:tcPr>
            <w:tcW w:w="1843" w:type="dxa"/>
            <w:tcBorders>
              <w:top w:val="nil"/>
              <w:left w:val="nil"/>
              <w:bottom w:val="nil"/>
              <w:right w:val="nil"/>
            </w:tcBorders>
          </w:tcPr>
          <w:p w14:paraId="6010DA7A" w14:textId="77777777" w:rsidR="00431167" w:rsidRDefault="00431167" w:rsidP="00315B74">
            <w:pPr>
              <w:jc w:val="center"/>
              <w:rPr>
                <w:rFonts w:ascii="Times New Roman" w:hAnsi="Times New Roman" w:cs="Times New Roman"/>
              </w:rPr>
            </w:pPr>
            <w:r>
              <w:rPr>
                <w:rFonts w:ascii="Times New Roman" w:hAnsi="Times New Roman" w:cs="Times New Roman"/>
              </w:rPr>
              <w:t>38.9 (65)</w:t>
            </w:r>
          </w:p>
        </w:tc>
        <w:tc>
          <w:tcPr>
            <w:tcW w:w="2269" w:type="dxa"/>
            <w:tcBorders>
              <w:top w:val="nil"/>
              <w:left w:val="nil"/>
              <w:bottom w:val="nil"/>
              <w:right w:val="nil"/>
            </w:tcBorders>
          </w:tcPr>
          <w:p w14:paraId="019A73EF" w14:textId="77777777" w:rsidR="00431167" w:rsidRDefault="00431167" w:rsidP="00315B74">
            <w:pPr>
              <w:jc w:val="center"/>
              <w:rPr>
                <w:rFonts w:ascii="Times New Roman" w:hAnsi="Times New Roman" w:cs="Times New Roman"/>
              </w:rPr>
            </w:pPr>
            <w:r>
              <w:rPr>
                <w:rFonts w:ascii="Times New Roman" w:hAnsi="Times New Roman" w:cs="Times New Roman"/>
              </w:rPr>
              <w:t>45.6 (282)</w:t>
            </w:r>
          </w:p>
        </w:tc>
      </w:tr>
      <w:tr w:rsidR="00431167" w:rsidRPr="007D2B73" w14:paraId="6E4EAFAA" w14:textId="77777777" w:rsidTr="00315B74">
        <w:tc>
          <w:tcPr>
            <w:tcW w:w="1283" w:type="dxa"/>
            <w:vMerge/>
            <w:tcBorders>
              <w:left w:val="nil"/>
              <w:right w:val="nil"/>
            </w:tcBorders>
            <w:vAlign w:val="center"/>
          </w:tcPr>
          <w:p w14:paraId="445947B5" w14:textId="77777777" w:rsidR="00431167" w:rsidRPr="007D2B73" w:rsidRDefault="00431167" w:rsidP="00315B74">
            <w:pPr>
              <w:rPr>
                <w:rFonts w:ascii="Times New Roman" w:hAnsi="Times New Roman" w:cs="Times New Roman"/>
              </w:rPr>
            </w:pPr>
          </w:p>
        </w:tc>
        <w:tc>
          <w:tcPr>
            <w:tcW w:w="2119" w:type="dxa"/>
            <w:tcBorders>
              <w:top w:val="nil"/>
              <w:left w:val="nil"/>
              <w:bottom w:val="nil"/>
              <w:right w:val="single" w:sz="4" w:space="0" w:color="auto"/>
            </w:tcBorders>
            <w:vAlign w:val="center"/>
          </w:tcPr>
          <w:p w14:paraId="3020C9E0" w14:textId="77777777" w:rsidR="00431167" w:rsidRPr="007D2B73" w:rsidRDefault="00431167" w:rsidP="00315B74">
            <w:pPr>
              <w:rPr>
                <w:rFonts w:ascii="Times New Roman" w:hAnsi="Times New Roman" w:cs="Times New Roman"/>
              </w:rPr>
            </w:pPr>
            <w:r>
              <w:rPr>
                <w:rFonts w:ascii="Times New Roman" w:hAnsi="Times New Roman" w:cs="Times New Roman"/>
              </w:rPr>
              <w:t>Commercial</w:t>
            </w:r>
          </w:p>
        </w:tc>
        <w:tc>
          <w:tcPr>
            <w:tcW w:w="1985" w:type="dxa"/>
            <w:tcBorders>
              <w:top w:val="nil"/>
              <w:left w:val="single" w:sz="4" w:space="0" w:color="auto"/>
              <w:bottom w:val="nil"/>
              <w:right w:val="nil"/>
            </w:tcBorders>
          </w:tcPr>
          <w:p w14:paraId="74ED73BC" w14:textId="77777777" w:rsidR="00431167" w:rsidRPr="007D2B73" w:rsidRDefault="00431167" w:rsidP="00315B74">
            <w:pPr>
              <w:jc w:val="center"/>
              <w:rPr>
                <w:rFonts w:ascii="Times New Roman" w:hAnsi="Times New Roman" w:cs="Times New Roman"/>
              </w:rPr>
            </w:pPr>
            <w:r>
              <w:rPr>
                <w:rFonts w:ascii="Times New Roman" w:hAnsi="Times New Roman" w:cs="Times New Roman"/>
              </w:rPr>
              <w:t>12.2 (542)</w:t>
            </w:r>
          </w:p>
        </w:tc>
        <w:tc>
          <w:tcPr>
            <w:tcW w:w="1984" w:type="dxa"/>
            <w:tcBorders>
              <w:top w:val="nil"/>
              <w:left w:val="nil"/>
              <w:bottom w:val="nil"/>
              <w:right w:val="nil"/>
            </w:tcBorders>
          </w:tcPr>
          <w:p w14:paraId="547DD993" w14:textId="77777777" w:rsidR="00431167" w:rsidRPr="007D2B73" w:rsidRDefault="00431167" w:rsidP="00315B74">
            <w:pPr>
              <w:jc w:val="center"/>
              <w:rPr>
                <w:rFonts w:ascii="Times New Roman" w:hAnsi="Times New Roman" w:cs="Times New Roman"/>
              </w:rPr>
            </w:pPr>
            <w:r>
              <w:rPr>
                <w:rFonts w:ascii="Times New Roman" w:hAnsi="Times New Roman" w:cs="Times New Roman"/>
              </w:rPr>
              <w:t>9.9 (89)</w:t>
            </w:r>
          </w:p>
        </w:tc>
        <w:tc>
          <w:tcPr>
            <w:tcW w:w="1985" w:type="dxa"/>
            <w:tcBorders>
              <w:top w:val="nil"/>
              <w:left w:val="nil"/>
              <w:bottom w:val="nil"/>
              <w:right w:val="nil"/>
            </w:tcBorders>
          </w:tcPr>
          <w:p w14:paraId="7B10B3FE" w14:textId="77777777" w:rsidR="00431167" w:rsidRPr="007D2B73" w:rsidRDefault="00431167" w:rsidP="00315B74">
            <w:pPr>
              <w:jc w:val="center"/>
              <w:rPr>
                <w:rFonts w:ascii="Times New Roman" w:hAnsi="Times New Roman" w:cs="Times New Roman"/>
              </w:rPr>
            </w:pPr>
            <w:r>
              <w:rPr>
                <w:rFonts w:ascii="Times New Roman" w:hAnsi="Times New Roman" w:cs="Times New Roman"/>
              </w:rPr>
              <w:t>12.9 (160)</w:t>
            </w:r>
          </w:p>
        </w:tc>
        <w:tc>
          <w:tcPr>
            <w:tcW w:w="1417" w:type="dxa"/>
            <w:tcBorders>
              <w:top w:val="nil"/>
              <w:left w:val="nil"/>
              <w:bottom w:val="nil"/>
              <w:right w:val="nil"/>
            </w:tcBorders>
          </w:tcPr>
          <w:p w14:paraId="4AD5FE13" w14:textId="77777777" w:rsidR="00431167" w:rsidRPr="007D2B73" w:rsidRDefault="00431167" w:rsidP="00315B74">
            <w:pPr>
              <w:jc w:val="center"/>
              <w:rPr>
                <w:rFonts w:ascii="Times New Roman" w:hAnsi="Times New Roman" w:cs="Times New Roman"/>
              </w:rPr>
            </w:pPr>
            <w:r>
              <w:rPr>
                <w:rFonts w:ascii="Times New Roman" w:hAnsi="Times New Roman" w:cs="Times New Roman"/>
              </w:rPr>
              <w:t>7.6 (46)</w:t>
            </w:r>
          </w:p>
        </w:tc>
        <w:tc>
          <w:tcPr>
            <w:tcW w:w="2127" w:type="dxa"/>
            <w:tcBorders>
              <w:top w:val="nil"/>
              <w:left w:val="nil"/>
              <w:bottom w:val="nil"/>
              <w:right w:val="single" w:sz="4" w:space="0" w:color="auto"/>
            </w:tcBorders>
          </w:tcPr>
          <w:p w14:paraId="0E8100D6" w14:textId="77777777" w:rsidR="00431167" w:rsidRPr="007D2B73" w:rsidRDefault="00431167" w:rsidP="00315B74">
            <w:pPr>
              <w:jc w:val="center"/>
              <w:rPr>
                <w:rFonts w:ascii="Times New Roman" w:hAnsi="Times New Roman" w:cs="Times New Roman"/>
              </w:rPr>
            </w:pPr>
            <w:r>
              <w:rPr>
                <w:rFonts w:ascii="Times New Roman" w:hAnsi="Times New Roman" w:cs="Times New Roman"/>
              </w:rPr>
              <w:t xml:space="preserve">3.9 (9) </w:t>
            </w:r>
          </w:p>
        </w:tc>
        <w:tc>
          <w:tcPr>
            <w:tcW w:w="1984" w:type="dxa"/>
            <w:tcBorders>
              <w:top w:val="nil"/>
              <w:left w:val="single" w:sz="4" w:space="0" w:color="auto"/>
              <w:bottom w:val="nil"/>
              <w:right w:val="nil"/>
            </w:tcBorders>
          </w:tcPr>
          <w:p w14:paraId="0609D4BB" w14:textId="77777777" w:rsidR="00431167" w:rsidRDefault="00431167" w:rsidP="00315B74">
            <w:pPr>
              <w:jc w:val="center"/>
              <w:rPr>
                <w:rFonts w:ascii="Times New Roman" w:hAnsi="Times New Roman" w:cs="Times New Roman"/>
              </w:rPr>
            </w:pPr>
            <w:r>
              <w:rPr>
                <w:rFonts w:ascii="Times New Roman" w:hAnsi="Times New Roman" w:cs="Times New Roman"/>
              </w:rPr>
              <w:t>15.6 (21)</w:t>
            </w:r>
          </w:p>
        </w:tc>
        <w:tc>
          <w:tcPr>
            <w:tcW w:w="1843" w:type="dxa"/>
            <w:tcBorders>
              <w:top w:val="nil"/>
              <w:left w:val="nil"/>
              <w:bottom w:val="nil"/>
              <w:right w:val="nil"/>
            </w:tcBorders>
          </w:tcPr>
          <w:p w14:paraId="4232CC3F" w14:textId="77777777" w:rsidR="00431167" w:rsidRDefault="00431167" w:rsidP="00315B74">
            <w:pPr>
              <w:jc w:val="center"/>
              <w:rPr>
                <w:rFonts w:ascii="Times New Roman" w:hAnsi="Times New Roman" w:cs="Times New Roman"/>
              </w:rPr>
            </w:pPr>
            <w:r>
              <w:rPr>
                <w:rFonts w:ascii="Times New Roman" w:hAnsi="Times New Roman" w:cs="Times New Roman"/>
              </w:rPr>
              <w:t>10.8 (18)</w:t>
            </w:r>
          </w:p>
        </w:tc>
        <w:tc>
          <w:tcPr>
            <w:tcW w:w="2269" w:type="dxa"/>
            <w:tcBorders>
              <w:top w:val="nil"/>
              <w:left w:val="nil"/>
              <w:bottom w:val="nil"/>
              <w:right w:val="nil"/>
            </w:tcBorders>
          </w:tcPr>
          <w:p w14:paraId="31D25D36" w14:textId="77777777" w:rsidR="00431167" w:rsidRDefault="00431167" w:rsidP="00315B74">
            <w:pPr>
              <w:jc w:val="center"/>
              <w:rPr>
                <w:rFonts w:ascii="Times New Roman" w:hAnsi="Times New Roman" w:cs="Times New Roman"/>
              </w:rPr>
            </w:pPr>
            <w:r>
              <w:rPr>
                <w:rFonts w:ascii="Times New Roman" w:hAnsi="Times New Roman" w:cs="Times New Roman"/>
              </w:rPr>
              <w:t>8.3 (51)</w:t>
            </w:r>
          </w:p>
        </w:tc>
      </w:tr>
      <w:tr w:rsidR="00431167" w:rsidRPr="007D2B73" w14:paraId="5266E02F" w14:textId="77777777" w:rsidTr="00315B74">
        <w:tc>
          <w:tcPr>
            <w:tcW w:w="1283" w:type="dxa"/>
            <w:vMerge/>
            <w:tcBorders>
              <w:left w:val="nil"/>
              <w:bottom w:val="nil"/>
              <w:right w:val="nil"/>
            </w:tcBorders>
            <w:vAlign w:val="center"/>
          </w:tcPr>
          <w:p w14:paraId="5BB5FECC" w14:textId="77777777" w:rsidR="00431167" w:rsidRPr="007D2B73" w:rsidRDefault="00431167" w:rsidP="00315B74">
            <w:pPr>
              <w:rPr>
                <w:rFonts w:ascii="Times New Roman" w:hAnsi="Times New Roman" w:cs="Times New Roman"/>
              </w:rPr>
            </w:pPr>
          </w:p>
        </w:tc>
        <w:tc>
          <w:tcPr>
            <w:tcW w:w="2119" w:type="dxa"/>
            <w:tcBorders>
              <w:top w:val="nil"/>
              <w:left w:val="nil"/>
              <w:bottom w:val="single" w:sz="4" w:space="0" w:color="auto"/>
              <w:right w:val="single" w:sz="4" w:space="0" w:color="auto"/>
            </w:tcBorders>
            <w:vAlign w:val="center"/>
          </w:tcPr>
          <w:p w14:paraId="6FFCC3A1" w14:textId="77777777" w:rsidR="00431167" w:rsidRPr="007D2B73" w:rsidRDefault="00431167" w:rsidP="00315B74">
            <w:pPr>
              <w:rPr>
                <w:rFonts w:ascii="Times New Roman" w:hAnsi="Times New Roman" w:cs="Times New Roman"/>
              </w:rPr>
            </w:pPr>
            <w:r>
              <w:rPr>
                <w:rFonts w:ascii="Times New Roman" w:hAnsi="Times New Roman" w:cs="Times New Roman"/>
              </w:rPr>
              <w:t>Water</w:t>
            </w:r>
          </w:p>
        </w:tc>
        <w:tc>
          <w:tcPr>
            <w:tcW w:w="1985" w:type="dxa"/>
            <w:tcBorders>
              <w:top w:val="nil"/>
              <w:left w:val="single" w:sz="4" w:space="0" w:color="auto"/>
              <w:bottom w:val="single" w:sz="4" w:space="0" w:color="auto"/>
              <w:right w:val="nil"/>
            </w:tcBorders>
          </w:tcPr>
          <w:p w14:paraId="4EE9EA6D" w14:textId="77777777" w:rsidR="00431167" w:rsidRPr="007D2B73" w:rsidRDefault="00431167" w:rsidP="00315B74">
            <w:pPr>
              <w:jc w:val="center"/>
              <w:rPr>
                <w:rFonts w:ascii="Times New Roman" w:hAnsi="Times New Roman" w:cs="Times New Roman"/>
              </w:rPr>
            </w:pPr>
            <w:r>
              <w:rPr>
                <w:rFonts w:ascii="Times New Roman" w:hAnsi="Times New Roman" w:cs="Times New Roman"/>
              </w:rPr>
              <w:t>1.3 (58)</w:t>
            </w:r>
          </w:p>
        </w:tc>
        <w:tc>
          <w:tcPr>
            <w:tcW w:w="1984" w:type="dxa"/>
            <w:tcBorders>
              <w:top w:val="nil"/>
              <w:left w:val="nil"/>
              <w:bottom w:val="single" w:sz="4" w:space="0" w:color="auto"/>
              <w:right w:val="nil"/>
            </w:tcBorders>
          </w:tcPr>
          <w:p w14:paraId="7ED34A02" w14:textId="77777777" w:rsidR="00431167" w:rsidRPr="007D2B73" w:rsidRDefault="00431167" w:rsidP="00315B74">
            <w:pPr>
              <w:jc w:val="center"/>
              <w:rPr>
                <w:rFonts w:ascii="Times New Roman" w:hAnsi="Times New Roman" w:cs="Times New Roman"/>
              </w:rPr>
            </w:pPr>
            <w:r>
              <w:rPr>
                <w:rFonts w:ascii="Times New Roman" w:hAnsi="Times New Roman" w:cs="Times New Roman"/>
              </w:rPr>
              <w:t>1.5 (13)</w:t>
            </w:r>
          </w:p>
        </w:tc>
        <w:tc>
          <w:tcPr>
            <w:tcW w:w="1985" w:type="dxa"/>
            <w:tcBorders>
              <w:top w:val="nil"/>
              <w:left w:val="nil"/>
              <w:bottom w:val="single" w:sz="4" w:space="0" w:color="auto"/>
              <w:right w:val="nil"/>
            </w:tcBorders>
          </w:tcPr>
          <w:p w14:paraId="0ACB3CF2" w14:textId="77777777" w:rsidR="00431167" w:rsidRPr="007D2B73" w:rsidRDefault="00431167" w:rsidP="00315B74">
            <w:pPr>
              <w:jc w:val="center"/>
              <w:rPr>
                <w:rFonts w:ascii="Times New Roman" w:hAnsi="Times New Roman" w:cs="Times New Roman"/>
              </w:rPr>
            </w:pPr>
            <w:r>
              <w:rPr>
                <w:rFonts w:ascii="Times New Roman" w:hAnsi="Times New Roman" w:cs="Times New Roman"/>
              </w:rPr>
              <w:t>0.8 (10)</w:t>
            </w:r>
          </w:p>
        </w:tc>
        <w:tc>
          <w:tcPr>
            <w:tcW w:w="1417" w:type="dxa"/>
            <w:tcBorders>
              <w:top w:val="nil"/>
              <w:left w:val="nil"/>
              <w:bottom w:val="single" w:sz="4" w:space="0" w:color="auto"/>
              <w:right w:val="nil"/>
            </w:tcBorders>
          </w:tcPr>
          <w:p w14:paraId="31EDBA1A" w14:textId="77777777" w:rsidR="00431167" w:rsidRPr="007D2B73" w:rsidRDefault="00431167" w:rsidP="00315B74">
            <w:pPr>
              <w:jc w:val="center"/>
              <w:rPr>
                <w:rFonts w:ascii="Times New Roman" w:hAnsi="Times New Roman" w:cs="Times New Roman"/>
              </w:rPr>
            </w:pPr>
            <w:r>
              <w:rPr>
                <w:rFonts w:ascii="Times New Roman" w:hAnsi="Times New Roman" w:cs="Times New Roman"/>
              </w:rPr>
              <w:t xml:space="preserve">1.9 (11) </w:t>
            </w:r>
          </w:p>
        </w:tc>
        <w:tc>
          <w:tcPr>
            <w:tcW w:w="2127" w:type="dxa"/>
            <w:tcBorders>
              <w:top w:val="nil"/>
              <w:left w:val="nil"/>
              <w:bottom w:val="single" w:sz="4" w:space="0" w:color="auto"/>
              <w:right w:val="single" w:sz="4" w:space="0" w:color="auto"/>
            </w:tcBorders>
          </w:tcPr>
          <w:p w14:paraId="0809350A" w14:textId="77777777" w:rsidR="00431167" w:rsidRPr="007D2B73" w:rsidRDefault="00431167" w:rsidP="00315B74">
            <w:pPr>
              <w:jc w:val="center"/>
              <w:rPr>
                <w:rFonts w:ascii="Times New Roman" w:hAnsi="Times New Roman" w:cs="Times New Roman"/>
              </w:rPr>
            </w:pPr>
            <w:r>
              <w:rPr>
                <w:rFonts w:ascii="Times New Roman" w:hAnsi="Times New Roman" w:cs="Times New Roman"/>
              </w:rPr>
              <w:t>2.2 (5)</w:t>
            </w:r>
          </w:p>
        </w:tc>
        <w:tc>
          <w:tcPr>
            <w:tcW w:w="1984" w:type="dxa"/>
            <w:tcBorders>
              <w:top w:val="nil"/>
              <w:left w:val="single" w:sz="4" w:space="0" w:color="auto"/>
              <w:bottom w:val="single" w:sz="4" w:space="0" w:color="auto"/>
              <w:right w:val="nil"/>
            </w:tcBorders>
          </w:tcPr>
          <w:p w14:paraId="64447FF2" w14:textId="77777777" w:rsidR="00431167" w:rsidRDefault="00431167" w:rsidP="00315B74">
            <w:pPr>
              <w:jc w:val="center"/>
              <w:rPr>
                <w:rFonts w:ascii="Times New Roman" w:hAnsi="Times New Roman" w:cs="Times New Roman"/>
              </w:rPr>
            </w:pPr>
            <w:r>
              <w:rPr>
                <w:rFonts w:ascii="Times New Roman" w:hAnsi="Times New Roman" w:cs="Times New Roman"/>
              </w:rPr>
              <w:t>3.0 (4)</w:t>
            </w:r>
          </w:p>
        </w:tc>
        <w:tc>
          <w:tcPr>
            <w:tcW w:w="1843" w:type="dxa"/>
            <w:tcBorders>
              <w:top w:val="nil"/>
              <w:left w:val="nil"/>
              <w:bottom w:val="single" w:sz="4" w:space="0" w:color="auto"/>
              <w:right w:val="nil"/>
            </w:tcBorders>
          </w:tcPr>
          <w:p w14:paraId="32ED5369" w14:textId="77777777" w:rsidR="00431167" w:rsidRDefault="00431167" w:rsidP="00315B74">
            <w:pPr>
              <w:jc w:val="center"/>
              <w:rPr>
                <w:rFonts w:ascii="Times New Roman" w:hAnsi="Times New Roman" w:cs="Times New Roman"/>
              </w:rPr>
            </w:pPr>
            <w:r>
              <w:rPr>
                <w:rFonts w:ascii="Times New Roman" w:hAnsi="Times New Roman" w:cs="Times New Roman"/>
              </w:rPr>
              <w:t>1.8 (3)</w:t>
            </w:r>
          </w:p>
        </w:tc>
        <w:tc>
          <w:tcPr>
            <w:tcW w:w="2269" w:type="dxa"/>
            <w:tcBorders>
              <w:top w:val="nil"/>
              <w:left w:val="nil"/>
              <w:bottom w:val="single" w:sz="4" w:space="0" w:color="auto"/>
              <w:right w:val="nil"/>
            </w:tcBorders>
          </w:tcPr>
          <w:p w14:paraId="55A5BD95" w14:textId="77777777" w:rsidR="00431167" w:rsidRDefault="00431167" w:rsidP="00315B74">
            <w:pPr>
              <w:jc w:val="center"/>
              <w:rPr>
                <w:rFonts w:ascii="Times New Roman" w:hAnsi="Times New Roman" w:cs="Times New Roman"/>
              </w:rPr>
            </w:pPr>
            <w:r>
              <w:rPr>
                <w:rFonts w:ascii="Times New Roman" w:hAnsi="Times New Roman" w:cs="Times New Roman"/>
              </w:rPr>
              <w:t>1.1 (7)</w:t>
            </w:r>
          </w:p>
        </w:tc>
      </w:tr>
      <w:tr w:rsidR="00431167" w:rsidRPr="007D2B73" w14:paraId="03C47F18" w14:textId="77777777" w:rsidTr="00315B74">
        <w:tc>
          <w:tcPr>
            <w:tcW w:w="1283" w:type="dxa"/>
            <w:vMerge w:val="restart"/>
            <w:tcBorders>
              <w:left w:val="nil"/>
              <w:bottom w:val="nil"/>
              <w:right w:val="nil"/>
            </w:tcBorders>
            <w:vAlign w:val="center"/>
          </w:tcPr>
          <w:p w14:paraId="4FB349DC" w14:textId="77777777" w:rsidR="00431167" w:rsidRPr="007D2B73" w:rsidRDefault="00431167" w:rsidP="00315B74">
            <w:pPr>
              <w:rPr>
                <w:rFonts w:ascii="Times New Roman" w:hAnsi="Times New Roman" w:cs="Times New Roman"/>
              </w:rPr>
            </w:pPr>
            <w:r w:rsidRPr="007D2B73">
              <w:rPr>
                <w:rFonts w:ascii="Times New Roman" w:hAnsi="Times New Roman" w:cs="Times New Roman"/>
              </w:rPr>
              <w:t>Season</w:t>
            </w:r>
          </w:p>
        </w:tc>
        <w:tc>
          <w:tcPr>
            <w:tcW w:w="2119" w:type="dxa"/>
            <w:tcBorders>
              <w:top w:val="single" w:sz="4" w:space="0" w:color="auto"/>
              <w:left w:val="nil"/>
              <w:bottom w:val="nil"/>
              <w:right w:val="single" w:sz="4" w:space="0" w:color="auto"/>
            </w:tcBorders>
            <w:vAlign w:val="center"/>
          </w:tcPr>
          <w:p w14:paraId="2C254E25" w14:textId="77777777" w:rsidR="00431167" w:rsidRPr="007D2B73" w:rsidRDefault="00431167" w:rsidP="00315B74">
            <w:pPr>
              <w:rPr>
                <w:rFonts w:ascii="Times New Roman" w:hAnsi="Times New Roman" w:cs="Times New Roman"/>
              </w:rPr>
            </w:pPr>
            <w:r w:rsidRPr="007D2B73">
              <w:rPr>
                <w:rFonts w:ascii="Times New Roman" w:hAnsi="Times New Roman" w:cs="Times New Roman"/>
              </w:rPr>
              <w:t>Breeding</w:t>
            </w:r>
          </w:p>
        </w:tc>
        <w:tc>
          <w:tcPr>
            <w:tcW w:w="1985" w:type="dxa"/>
            <w:tcBorders>
              <w:top w:val="single" w:sz="4" w:space="0" w:color="auto"/>
              <w:left w:val="single" w:sz="4" w:space="0" w:color="auto"/>
              <w:bottom w:val="nil"/>
              <w:right w:val="nil"/>
            </w:tcBorders>
            <w:vAlign w:val="center"/>
          </w:tcPr>
          <w:p w14:paraId="2E33B763" w14:textId="77777777" w:rsidR="00431167" w:rsidRPr="007D2B73" w:rsidRDefault="00431167" w:rsidP="00315B74">
            <w:pPr>
              <w:jc w:val="center"/>
              <w:rPr>
                <w:rFonts w:ascii="Times New Roman" w:hAnsi="Times New Roman" w:cs="Times New Roman"/>
              </w:rPr>
            </w:pPr>
            <w:r w:rsidRPr="007D2B73">
              <w:rPr>
                <w:rFonts w:ascii="Times New Roman" w:hAnsi="Times New Roman" w:cs="Times New Roman"/>
              </w:rPr>
              <w:t>40 (1780)</w:t>
            </w:r>
          </w:p>
        </w:tc>
        <w:tc>
          <w:tcPr>
            <w:tcW w:w="1984" w:type="dxa"/>
            <w:tcBorders>
              <w:top w:val="single" w:sz="4" w:space="0" w:color="auto"/>
              <w:left w:val="nil"/>
              <w:bottom w:val="nil"/>
              <w:right w:val="nil"/>
            </w:tcBorders>
            <w:vAlign w:val="center"/>
          </w:tcPr>
          <w:p w14:paraId="110F118E" w14:textId="77777777" w:rsidR="00431167" w:rsidRPr="007D2B73" w:rsidRDefault="00431167" w:rsidP="00315B74">
            <w:pPr>
              <w:jc w:val="center"/>
              <w:rPr>
                <w:rFonts w:ascii="Times New Roman" w:hAnsi="Times New Roman" w:cs="Times New Roman"/>
              </w:rPr>
            </w:pPr>
            <w:r w:rsidRPr="007D2B73">
              <w:rPr>
                <w:rFonts w:ascii="Times New Roman" w:hAnsi="Times New Roman" w:cs="Times New Roman"/>
              </w:rPr>
              <w:t>34.1 (305)</w:t>
            </w:r>
          </w:p>
        </w:tc>
        <w:tc>
          <w:tcPr>
            <w:tcW w:w="1985" w:type="dxa"/>
            <w:tcBorders>
              <w:top w:val="single" w:sz="4" w:space="0" w:color="auto"/>
              <w:left w:val="nil"/>
              <w:bottom w:val="nil"/>
              <w:right w:val="nil"/>
            </w:tcBorders>
            <w:vAlign w:val="center"/>
          </w:tcPr>
          <w:p w14:paraId="0A213E18" w14:textId="77777777" w:rsidR="00431167" w:rsidRPr="007D2B73" w:rsidRDefault="00431167" w:rsidP="00315B74">
            <w:pPr>
              <w:jc w:val="center"/>
              <w:rPr>
                <w:rFonts w:ascii="Times New Roman" w:hAnsi="Times New Roman" w:cs="Times New Roman"/>
              </w:rPr>
            </w:pPr>
            <w:r w:rsidRPr="007D2B73">
              <w:rPr>
                <w:rFonts w:ascii="Times New Roman" w:hAnsi="Times New Roman" w:cs="Times New Roman"/>
              </w:rPr>
              <w:t>37.4 (464)</w:t>
            </w:r>
          </w:p>
        </w:tc>
        <w:tc>
          <w:tcPr>
            <w:tcW w:w="1417" w:type="dxa"/>
            <w:tcBorders>
              <w:top w:val="single" w:sz="4" w:space="0" w:color="auto"/>
              <w:left w:val="nil"/>
              <w:bottom w:val="nil"/>
              <w:right w:val="nil"/>
            </w:tcBorders>
            <w:vAlign w:val="center"/>
          </w:tcPr>
          <w:p w14:paraId="3857D977" w14:textId="77777777" w:rsidR="00431167" w:rsidRPr="007D2B73" w:rsidRDefault="00431167" w:rsidP="00315B74">
            <w:pPr>
              <w:jc w:val="center"/>
              <w:rPr>
                <w:rFonts w:ascii="Times New Roman" w:hAnsi="Times New Roman" w:cs="Times New Roman"/>
              </w:rPr>
            </w:pPr>
            <w:r w:rsidRPr="007D2B73">
              <w:rPr>
                <w:rFonts w:ascii="Times New Roman" w:hAnsi="Times New Roman" w:cs="Times New Roman"/>
              </w:rPr>
              <w:t>25.9 (156)</w:t>
            </w:r>
          </w:p>
        </w:tc>
        <w:tc>
          <w:tcPr>
            <w:tcW w:w="2127" w:type="dxa"/>
            <w:tcBorders>
              <w:top w:val="single" w:sz="4" w:space="0" w:color="auto"/>
              <w:left w:val="nil"/>
              <w:bottom w:val="nil"/>
              <w:right w:val="single" w:sz="4" w:space="0" w:color="auto"/>
            </w:tcBorders>
            <w:vAlign w:val="center"/>
          </w:tcPr>
          <w:p w14:paraId="1D3E6D4B" w14:textId="77777777" w:rsidR="00431167" w:rsidRPr="007D2B73" w:rsidRDefault="00431167" w:rsidP="00315B74">
            <w:pPr>
              <w:jc w:val="center"/>
              <w:rPr>
                <w:rFonts w:ascii="Times New Roman" w:hAnsi="Times New Roman" w:cs="Times New Roman"/>
              </w:rPr>
            </w:pPr>
            <w:r w:rsidRPr="007D2B73">
              <w:rPr>
                <w:rFonts w:ascii="Times New Roman" w:hAnsi="Times New Roman" w:cs="Times New Roman"/>
              </w:rPr>
              <w:t>29.6 (68)</w:t>
            </w:r>
          </w:p>
        </w:tc>
        <w:tc>
          <w:tcPr>
            <w:tcW w:w="1984" w:type="dxa"/>
            <w:tcBorders>
              <w:top w:val="single" w:sz="4" w:space="0" w:color="auto"/>
              <w:left w:val="single" w:sz="4" w:space="0" w:color="auto"/>
              <w:bottom w:val="nil"/>
              <w:right w:val="nil"/>
            </w:tcBorders>
          </w:tcPr>
          <w:p w14:paraId="7EF39F86" w14:textId="77777777" w:rsidR="00431167" w:rsidRPr="007D2B73" w:rsidRDefault="00431167" w:rsidP="00315B74">
            <w:pPr>
              <w:jc w:val="center"/>
              <w:rPr>
                <w:rFonts w:ascii="Times New Roman" w:hAnsi="Times New Roman" w:cs="Times New Roman"/>
              </w:rPr>
            </w:pPr>
            <w:r>
              <w:rPr>
                <w:rFonts w:ascii="Times New Roman" w:hAnsi="Times New Roman" w:cs="Times New Roman"/>
              </w:rPr>
              <w:t>40.7 (55)</w:t>
            </w:r>
          </w:p>
        </w:tc>
        <w:tc>
          <w:tcPr>
            <w:tcW w:w="1843" w:type="dxa"/>
            <w:tcBorders>
              <w:top w:val="single" w:sz="4" w:space="0" w:color="auto"/>
              <w:left w:val="nil"/>
              <w:bottom w:val="nil"/>
              <w:right w:val="nil"/>
            </w:tcBorders>
          </w:tcPr>
          <w:p w14:paraId="633BCA3E" w14:textId="77777777" w:rsidR="00431167" w:rsidRPr="007D2B73" w:rsidRDefault="00431167" w:rsidP="00315B74">
            <w:pPr>
              <w:jc w:val="center"/>
              <w:rPr>
                <w:rFonts w:ascii="Times New Roman" w:hAnsi="Times New Roman" w:cs="Times New Roman"/>
              </w:rPr>
            </w:pPr>
            <w:r>
              <w:rPr>
                <w:rFonts w:ascii="Times New Roman" w:hAnsi="Times New Roman" w:cs="Times New Roman"/>
              </w:rPr>
              <w:t>39.5 (57)</w:t>
            </w:r>
          </w:p>
        </w:tc>
        <w:tc>
          <w:tcPr>
            <w:tcW w:w="2269" w:type="dxa"/>
            <w:tcBorders>
              <w:top w:val="single" w:sz="4" w:space="0" w:color="auto"/>
              <w:left w:val="nil"/>
              <w:bottom w:val="nil"/>
              <w:right w:val="nil"/>
            </w:tcBorders>
          </w:tcPr>
          <w:p w14:paraId="07CAA264" w14:textId="77777777" w:rsidR="00431167" w:rsidRPr="007D2B73" w:rsidRDefault="00431167" w:rsidP="00315B74">
            <w:pPr>
              <w:jc w:val="center"/>
              <w:rPr>
                <w:rFonts w:ascii="Times New Roman" w:hAnsi="Times New Roman" w:cs="Times New Roman"/>
              </w:rPr>
            </w:pPr>
            <w:r>
              <w:rPr>
                <w:rFonts w:ascii="Times New Roman" w:hAnsi="Times New Roman" w:cs="Times New Roman"/>
              </w:rPr>
              <w:t>35.1 (217)</w:t>
            </w:r>
          </w:p>
        </w:tc>
      </w:tr>
      <w:tr w:rsidR="00431167" w:rsidRPr="007D2B73" w14:paraId="5DF7FBC1" w14:textId="77777777" w:rsidTr="00315B74">
        <w:tc>
          <w:tcPr>
            <w:tcW w:w="1283" w:type="dxa"/>
            <w:vMerge/>
            <w:tcBorders>
              <w:top w:val="nil"/>
              <w:left w:val="nil"/>
              <w:bottom w:val="nil"/>
              <w:right w:val="nil"/>
            </w:tcBorders>
            <w:vAlign w:val="center"/>
          </w:tcPr>
          <w:p w14:paraId="244C6801" w14:textId="77777777" w:rsidR="00431167" w:rsidRPr="007D2B73" w:rsidRDefault="00431167" w:rsidP="00315B74">
            <w:pPr>
              <w:rPr>
                <w:rFonts w:ascii="Times New Roman" w:hAnsi="Times New Roman" w:cs="Times New Roman"/>
              </w:rPr>
            </w:pPr>
          </w:p>
        </w:tc>
        <w:tc>
          <w:tcPr>
            <w:tcW w:w="2119" w:type="dxa"/>
            <w:tcBorders>
              <w:top w:val="nil"/>
              <w:left w:val="nil"/>
              <w:bottom w:val="nil"/>
              <w:right w:val="single" w:sz="4" w:space="0" w:color="auto"/>
            </w:tcBorders>
            <w:vAlign w:val="center"/>
          </w:tcPr>
          <w:p w14:paraId="223EAF41" w14:textId="77777777" w:rsidR="00431167" w:rsidRPr="007D2B73" w:rsidRDefault="00431167" w:rsidP="00315B74">
            <w:pPr>
              <w:rPr>
                <w:rFonts w:ascii="Times New Roman" w:hAnsi="Times New Roman" w:cs="Times New Roman"/>
              </w:rPr>
            </w:pPr>
            <w:r w:rsidRPr="007D2B73">
              <w:rPr>
                <w:rFonts w:ascii="Times New Roman" w:hAnsi="Times New Roman" w:cs="Times New Roman"/>
              </w:rPr>
              <w:t>Pup Rearing</w:t>
            </w:r>
          </w:p>
        </w:tc>
        <w:tc>
          <w:tcPr>
            <w:tcW w:w="1985" w:type="dxa"/>
            <w:tcBorders>
              <w:top w:val="nil"/>
              <w:left w:val="single" w:sz="4" w:space="0" w:color="auto"/>
              <w:bottom w:val="nil"/>
              <w:right w:val="nil"/>
            </w:tcBorders>
            <w:vAlign w:val="center"/>
          </w:tcPr>
          <w:p w14:paraId="59D60FA0" w14:textId="77777777" w:rsidR="00431167" w:rsidRPr="007D2B73" w:rsidRDefault="00431167" w:rsidP="00315B74">
            <w:pPr>
              <w:jc w:val="center"/>
              <w:rPr>
                <w:rFonts w:ascii="Times New Roman" w:hAnsi="Times New Roman" w:cs="Times New Roman"/>
              </w:rPr>
            </w:pPr>
            <w:r w:rsidRPr="007D2B73">
              <w:rPr>
                <w:rFonts w:ascii="Times New Roman" w:hAnsi="Times New Roman" w:cs="Times New Roman"/>
              </w:rPr>
              <w:t>19 (847)</w:t>
            </w:r>
          </w:p>
        </w:tc>
        <w:tc>
          <w:tcPr>
            <w:tcW w:w="1984" w:type="dxa"/>
            <w:tcBorders>
              <w:top w:val="nil"/>
              <w:left w:val="nil"/>
              <w:bottom w:val="nil"/>
              <w:right w:val="nil"/>
            </w:tcBorders>
            <w:vAlign w:val="center"/>
          </w:tcPr>
          <w:p w14:paraId="0422641D" w14:textId="77777777" w:rsidR="00431167" w:rsidRPr="007D2B73" w:rsidRDefault="00431167" w:rsidP="00315B74">
            <w:pPr>
              <w:jc w:val="center"/>
              <w:rPr>
                <w:rFonts w:ascii="Times New Roman" w:hAnsi="Times New Roman" w:cs="Times New Roman"/>
              </w:rPr>
            </w:pPr>
            <w:r w:rsidRPr="007D2B73">
              <w:rPr>
                <w:rFonts w:ascii="Times New Roman" w:hAnsi="Times New Roman" w:cs="Times New Roman"/>
              </w:rPr>
              <w:t>19.2 (172)</w:t>
            </w:r>
          </w:p>
        </w:tc>
        <w:tc>
          <w:tcPr>
            <w:tcW w:w="1985" w:type="dxa"/>
            <w:tcBorders>
              <w:top w:val="nil"/>
              <w:left w:val="nil"/>
              <w:bottom w:val="nil"/>
              <w:right w:val="nil"/>
            </w:tcBorders>
            <w:vAlign w:val="center"/>
          </w:tcPr>
          <w:p w14:paraId="36677118" w14:textId="77777777" w:rsidR="00431167" w:rsidRPr="007D2B73" w:rsidRDefault="00431167" w:rsidP="00315B74">
            <w:pPr>
              <w:jc w:val="center"/>
              <w:rPr>
                <w:rFonts w:ascii="Times New Roman" w:hAnsi="Times New Roman" w:cs="Times New Roman"/>
              </w:rPr>
            </w:pPr>
            <w:r w:rsidRPr="007D2B73">
              <w:rPr>
                <w:rFonts w:ascii="Times New Roman" w:hAnsi="Times New Roman" w:cs="Times New Roman"/>
              </w:rPr>
              <w:t>18.6 (231)</w:t>
            </w:r>
          </w:p>
        </w:tc>
        <w:tc>
          <w:tcPr>
            <w:tcW w:w="1417" w:type="dxa"/>
            <w:tcBorders>
              <w:top w:val="nil"/>
              <w:left w:val="nil"/>
              <w:bottom w:val="nil"/>
              <w:right w:val="nil"/>
            </w:tcBorders>
            <w:vAlign w:val="center"/>
          </w:tcPr>
          <w:p w14:paraId="396A8747" w14:textId="77777777" w:rsidR="00431167" w:rsidRPr="007D2B73" w:rsidRDefault="00431167" w:rsidP="00315B74">
            <w:pPr>
              <w:jc w:val="center"/>
              <w:rPr>
                <w:rFonts w:ascii="Times New Roman" w:hAnsi="Times New Roman" w:cs="Times New Roman"/>
              </w:rPr>
            </w:pPr>
            <w:r w:rsidRPr="007D2B73">
              <w:rPr>
                <w:rFonts w:ascii="Times New Roman" w:hAnsi="Times New Roman" w:cs="Times New Roman"/>
              </w:rPr>
              <w:t>29.7 (179)</w:t>
            </w:r>
          </w:p>
        </w:tc>
        <w:tc>
          <w:tcPr>
            <w:tcW w:w="2127" w:type="dxa"/>
            <w:tcBorders>
              <w:top w:val="nil"/>
              <w:left w:val="nil"/>
              <w:bottom w:val="nil"/>
              <w:right w:val="single" w:sz="4" w:space="0" w:color="auto"/>
            </w:tcBorders>
            <w:vAlign w:val="center"/>
          </w:tcPr>
          <w:p w14:paraId="46D4754D" w14:textId="77777777" w:rsidR="00431167" w:rsidRPr="007D2B73" w:rsidRDefault="00431167" w:rsidP="00315B74">
            <w:pPr>
              <w:jc w:val="center"/>
              <w:rPr>
                <w:rFonts w:ascii="Times New Roman" w:hAnsi="Times New Roman" w:cs="Times New Roman"/>
              </w:rPr>
            </w:pPr>
            <w:r w:rsidRPr="007D2B73">
              <w:rPr>
                <w:rFonts w:ascii="Times New Roman" w:hAnsi="Times New Roman" w:cs="Times New Roman"/>
              </w:rPr>
              <w:t>37 (85)</w:t>
            </w:r>
          </w:p>
        </w:tc>
        <w:tc>
          <w:tcPr>
            <w:tcW w:w="1984" w:type="dxa"/>
            <w:tcBorders>
              <w:top w:val="nil"/>
              <w:left w:val="single" w:sz="4" w:space="0" w:color="auto"/>
              <w:bottom w:val="nil"/>
              <w:right w:val="nil"/>
            </w:tcBorders>
          </w:tcPr>
          <w:p w14:paraId="5FA4E1E3" w14:textId="77777777" w:rsidR="00431167" w:rsidRPr="007D2B73" w:rsidRDefault="00431167" w:rsidP="00315B74">
            <w:pPr>
              <w:jc w:val="center"/>
              <w:rPr>
                <w:rFonts w:ascii="Times New Roman" w:hAnsi="Times New Roman" w:cs="Times New Roman"/>
              </w:rPr>
            </w:pPr>
            <w:r>
              <w:rPr>
                <w:rFonts w:ascii="Times New Roman" w:hAnsi="Times New Roman" w:cs="Times New Roman"/>
              </w:rPr>
              <w:t>21.5 (29)</w:t>
            </w:r>
          </w:p>
        </w:tc>
        <w:tc>
          <w:tcPr>
            <w:tcW w:w="1843" w:type="dxa"/>
            <w:tcBorders>
              <w:top w:val="nil"/>
              <w:left w:val="nil"/>
              <w:bottom w:val="nil"/>
              <w:right w:val="nil"/>
            </w:tcBorders>
          </w:tcPr>
          <w:p w14:paraId="537AB647" w14:textId="77777777" w:rsidR="00431167" w:rsidRPr="007D2B73" w:rsidRDefault="00431167" w:rsidP="00315B74">
            <w:pPr>
              <w:jc w:val="center"/>
              <w:rPr>
                <w:rFonts w:ascii="Times New Roman" w:hAnsi="Times New Roman" w:cs="Times New Roman"/>
              </w:rPr>
            </w:pPr>
            <w:r>
              <w:rPr>
                <w:rFonts w:ascii="Times New Roman" w:hAnsi="Times New Roman" w:cs="Times New Roman"/>
              </w:rPr>
              <w:t>26.3 (44)</w:t>
            </w:r>
          </w:p>
        </w:tc>
        <w:tc>
          <w:tcPr>
            <w:tcW w:w="2269" w:type="dxa"/>
            <w:tcBorders>
              <w:top w:val="nil"/>
              <w:left w:val="nil"/>
              <w:bottom w:val="nil"/>
              <w:right w:val="nil"/>
            </w:tcBorders>
          </w:tcPr>
          <w:p w14:paraId="25AFA274" w14:textId="77777777" w:rsidR="00431167" w:rsidRPr="007D2B73" w:rsidRDefault="00431167" w:rsidP="00315B74">
            <w:pPr>
              <w:jc w:val="center"/>
              <w:rPr>
                <w:rFonts w:ascii="Times New Roman" w:hAnsi="Times New Roman" w:cs="Times New Roman"/>
              </w:rPr>
            </w:pPr>
            <w:r>
              <w:rPr>
                <w:rFonts w:ascii="Times New Roman" w:hAnsi="Times New Roman" w:cs="Times New Roman"/>
              </w:rPr>
              <w:t>22.2 (137)</w:t>
            </w:r>
          </w:p>
        </w:tc>
      </w:tr>
      <w:tr w:rsidR="00431167" w:rsidRPr="007D2B73" w14:paraId="50314495" w14:textId="77777777" w:rsidTr="00315B74">
        <w:tc>
          <w:tcPr>
            <w:tcW w:w="1283" w:type="dxa"/>
            <w:vMerge/>
            <w:tcBorders>
              <w:top w:val="nil"/>
              <w:left w:val="nil"/>
              <w:right w:val="nil"/>
            </w:tcBorders>
            <w:vAlign w:val="center"/>
          </w:tcPr>
          <w:p w14:paraId="0D81FD1F" w14:textId="77777777" w:rsidR="00431167" w:rsidRPr="007D2B73" w:rsidRDefault="00431167" w:rsidP="00315B74">
            <w:pPr>
              <w:rPr>
                <w:rFonts w:ascii="Times New Roman" w:hAnsi="Times New Roman" w:cs="Times New Roman"/>
              </w:rPr>
            </w:pPr>
          </w:p>
        </w:tc>
        <w:tc>
          <w:tcPr>
            <w:tcW w:w="2119" w:type="dxa"/>
            <w:tcBorders>
              <w:top w:val="nil"/>
              <w:left w:val="nil"/>
              <w:bottom w:val="single" w:sz="4" w:space="0" w:color="auto"/>
              <w:right w:val="single" w:sz="4" w:space="0" w:color="auto"/>
            </w:tcBorders>
            <w:vAlign w:val="center"/>
          </w:tcPr>
          <w:p w14:paraId="4ED85837" w14:textId="77777777" w:rsidR="00431167" w:rsidRPr="007D2B73" w:rsidRDefault="00431167" w:rsidP="00315B74">
            <w:pPr>
              <w:rPr>
                <w:rFonts w:ascii="Times New Roman" w:hAnsi="Times New Roman" w:cs="Times New Roman"/>
              </w:rPr>
            </w:pPr>
            <w:r w:rsidRPr="007D2B73">
              <w:rPr>
                <w:rFonts w:ascii="Times New Roman" w:hAnsi="Times New Roman" w:cs="Times New Roman"/>
              </w:rPr>
              <w:t>Dispersal</w:t>
            </w:r>
          </w:p>
        </w:tc>
        <w:tc>
          <w:tcPr>
            <w:tcW w:w="1985" w:type="dxa"/>
            <w:tcBorders>
              <w:top w:val="nil"/>
              <w:left w:val="single" w:sz="4" w:space="0" w:color="auto"/>
              <w:bottom w:val="single" w:sz="4" w:space="0" w:color="auto"/>
              <w:right w:val="nil"/>
            </w:tcBorders>
            <w:vAlign w:val="center"/>
          </w:tcPr>
          <w:p w14:paraId="5CBD1A88" w14:textId="77777777" w:rsidR="00431167" w:rsidRPr="007D2B73" w:rsidRDefault="00431167" w:rsidP="00315B74">
            <w:pPr>
              <w:jc w:val="center"/>
              <w:rPr>
                <w:rFonts w:ascii="Times New Roman" w:hAnsi="Times New Roman" w:cs="Times New Roman"/>
              </w:rPr>
            </w:pPr>
            <w:r w:rsidRPr="007D2B73">
              <w:rPr>
                <w:rFonts w:ascii="Times New Roman" w:hAnsi="Times New Roman" w:cs="Times New Roman"/>
              </w:rPr>
              <w:t>41 (1824)</w:t>
            </w:r>
          </w:p>
        </w:tc>
        <w:tc>
          <w:tcPr>
            <w:tcW w:w="1984" w:type="dxa"/>
            <w:tcBorders>
              <w:top w:val="nil"/>
              <w:left w:val="nil"/>
              <w:bottom w:val="single" w:sz="4" w:space="0" w:color="auto"/>
              <w:right w:val="nil"/>
            </w:tcBorders>
            <w:vAlign w:val="center"/>
          </w:tcPr>
          <w:p w14:paraId="5DAFCA77" w14:textId="77777777" w:rsidR="00431167" w:rsidRPr="007D2B73" w:rsidRDefault="00431167" w:rsidP="00315B74">
            <w:pPr>
              <w:jc w:val="center"/>
              <w:rPr>
                <w:rFonts w:ascii="Times New Roman" w:hAnsi="Times New Roman" w:cs="Times New Roman"/>
              </w:rPr>
            </w:pPr>
            <w:r w:rsidRPr="007D2B73">
              <w:rPr>
                <w:rFonts w:ascii="Times New Roman" w:hAnsi="Times New Roman" w:cs="Times New Roman"/>
              </w:rPr>
              <w:t>46.7 (418)</w:t>
            </w:r>
          </w:p>
        </w:tc>
        <w:tc>
          <w:tcPr>
            <w:tcW w:w="1985" w:type="dxa"/>
            <w:tcBorders>
              <w:top w:val="nil"/>
              <w:left w:val="nil"/>
              <w:bottom w:val="single" w:sz="4" w:space="0" w:color="auto"/>
              <w:right w:val="nil"/>
            </w:tcBorders>
            <w:vAlign w:val="center"/>
          </w:tcPr>
          <w:p w14:paraId="3BF7291F" w14:textId="77777777" w:rsidR="00431167" w:rsidRPr="007D2B73" w:rsidRDefault="00431167" w:rsidP="00315B74">
            <w:pPr>
              <w:jc w:val="center"/>
              <w:rPr>
                <w:rFonts w:ascii="Times New Roman" w:hAnsi="Times New Roman" w:cs="Times New Roman"/>
              </w:rPr>
            </w:pPr>
            <w:r w:rsidRPr="007D2B73">
              <w:rPr>
                <w:rFonts w:ascii="Times New Roman" w:hAnsi="Times New Roman" w:cs="Times New Roman"/>
              </w:rPr>
              <w:t>43.9 (544)</w:t>
            </w:r>
          </w:p>
        </w:tc>
        <w:tc>
          <w:tcPr>
            <w:tcW w:w="1417" w:type="dxa"/>
            <w:tcBorders>
              <w:top w:val="nil"/>
              <w:left w:val="nil"/>
              <w:bottom w:val="single" w:sz="4" w:space="0" w:color="auto"/>
              <w:right w:val="nil"/>
            </w:tcBorders>
            <w:vAlign w:val="center"/>
          </w:tcPr>
          <w:p w14:paraId="13F167B3" w14:textId="77777777" w:rsidR="00431167" w:rsidRPr="007D2B73" w:rsidRDefault="00431167" w:rsidP="00315B74">
            <w:pPr>
              <w:jc w:val="center"/>
              <w:rPr>
                <w:rFonts w:ascii="Times New Roman" w:hAnsi="Times New Roman" w:cs="Times New Roman"/>
              </w:rPr>
            </w:pPr>
            <w:r w:rsidRPr="007D2B73">
              <w:rPr>
                <w:rFonts w:ascii="Times New Roman" w:hAnsi="Times New Roman" w:cs="Times New Roman"/>
              </w:rPr>
              <w:t>44.4 (268)</w:t>
            </w:r>
          </w:p>
        </w:tc>
        <w:tc>
          <w:tcPr>
            <w:tcW w:w="2127" w:type="dxa"/>
            <w:tcBorders>
              <w:top w:val="nil"/>
              <w:left w:val="nil"/>
              <w:bottom w:val="single" w:sz="4" w:space="0" w:color="auto"/>
              <w:right w:val="single" w:sz="4" w:space="0" w:color="auto"/>
            </w:tcBorders>
            <w:vAlign w:val="center"/>
          </w:tcPr>
          <w:p w14:paraId="2F2404E9" w14:textId="77777777" w:rsidR="00431167" w:rsidRPr="007D2B73" w:rsidRDefault="00431167" w:rsidP="00315B74">
            <w:pPr>
              <w:jc w:val="center"/>
              <w:rPr>
                <w:rFonts w:ascii="Times New Roman" w:hAnsi="Times New Roman" w:cs="Times New Roman"/>
              </w:rPr>
            </w:pPr>
            <w:r w:rsidRPr="007D2B73">
              <w:rPr>
                <w:rFonts w:ascii="Times New Roman" w:hAnsi="Times New Roman" w:cs="Times New Roman"/>
              </w:rPr>
              <w:t>33.5 (77)</w:t>
            </w:r>
          </w:p>
        </w:tc>
        <w:tc>
          <w:tcPr>
            <w:tcW w:w="1984" w:type="dxa"/>
            <w:tcBorders>
              <w:top w:val="nil"/>
              <w:left w:val="single" w:sz="4" w:space="0" w:color="auto"/>
              <w:bottom w:val="single" w:sz="4" w:space="0" w:color="auto"/>
              <w:right w:val="nil"/>
            </w:tcBorders>
          </w:tcPr>
          <w:p w14:paraId="13DD320B" w14:textId="77777777" w:rsidR="00431167" w:rsidRPr="007D2B73" w:rsidRDefault="00431167" w:rsidP="00315B74">
            <w:pPr>
              <w:jc w:val="center"/>
              <w:rPr>
                <w:rFonts w:ascii="Times New Roman" w:hAnsi="Times New Roman" w:cs="Times New Roman"/>
              </w:rPr>
            </w:pPr>
            <w:r>
              <w:rPr>
                <w:rFonts w:ascii="Times New Roman" w:hAnsi="Times New Roman" w:cs="Times New Roman"/>
              </w:rPr>
              <w:t>37.8 (51)</w:t>
            </w:r>
          </w:p>
        </w:tc>
        <w:tc>
          <w:tcPr>
            <w:tcW w:w="1843" w:type="dxa"/>
            <w:tcBorders>
              <w:top w:val="nil"/>
              <w:left w:val="nil"/>
              <w:bottom w:val="single" w:sz="4" w:space="0" w:color="auto"/>
              <w:right w:val="nil"/>
            </w:tcBorders>
          </w:tcPr>
          <w:p w14:paraId="27D589D8" w14:textId="77777777" w:rsidR="00431167" w:rsidRPr="007D2B73" w:rsidRDefault="00431167" w:rsidP="00315B74">
            <w:pPr>
              <w:jc w:val="center"/>
              <w:rPr>
                <w:rFonts w:ascii="Times New Roman" w:hAnsi="Times New Roman" w:cs="Times New Roman"/>
              </w:rPr>
            </w:pPr>
            <w:r>
              <w:rPr>
                <w:rFonts w:ascii="Times New Roman" w:hAnsi="Times New Roman" w:cs="Times New Roman"/>
              </w:rPr>
              <w:t>34.1 (57)</w:t>
            </w:r>
          </w:p>
        </w:tc>
        <w:tc>
          <w:tcPr>
            <w:tcW w:w="2269" w:type="dxa"/>
            <w:tcBorders>
              <w:top w:val="nil"/>
              <w:left w:val="nil"/>
              <w:bottom w:val="single" w:sz="4" w:space="0" w:color="auto"/>
              <w:right w:val="nil"/>
            </w:tcBorders>
          </w:tcPr>
          <w:p w14:paraId="4615DFA3" w14:textId="77777777" w:rsidR="00431167" w:rsidRPr="007D2B73" w:rsidRDefault="00431167" w:rsidP="00315B74">
            <w:pPr>
              <w:jc w:val="center"/>
              <w:rPr>
                <w:rFonts w:ascii="Times New Roman" w:hAnsi="Times New Roman" w:cs="Times New Roman"/>
              </w:rPr>
            </w:pPr>
            <w:r>
              <w:rPr>
                <w:rFonts w:ascii="Times New Roman" w:hAnsi="Times New Roman" w:cs="Times New Roman"/>
              </w:rPr>
              <w:t>42.7 (264)</w:t>
            </w:r>
          </w:p>
        </w:tc>
      </w:tr>
      <w:tr w:rsidR="00431167" w:rsidRPr="007D2B73" w14:paraId="42C3CD2B" w14:textId="77777777" w:rsidTr="00315B74">
        <w:tc>
          <w:tcPr>
            <w:tcW w:w="1283" w:type="dxa"/>
            <w:vMerge w:val="restart"/>
            <w:tcBorders>
              <w:left w:val="nil"/>
              <w:right w:val="nil"/>
            </w:tcBorders>
            <w:vAlign w:val="center"/>
          </w:tcPr>
          <w:p w14:paraId="0D20F634" w14:textId="77777777" w:rsidR="00431167" w:rsidRPr="007D2B73" w:rsidRDefault="00431167" w:rsidP="00315B74">
            <w:pPr>
              <w:rPr>
                <w:rFonts w:ascii="Times New Roman" w:hAnsi="Times New Roman" w:cs="Times New Roman"/>
              </w:rPr>
            </w:pPr>
            <w:r w:rsidRPr="007D2B73">
              <w:rPr>
                <w:rFonts w:ascii="Times New Roman" w:hAnsi="Times New Roman" w:cs="Times New Roman"/>
              </w:rPr>
              <w:t>Diel</w:t>
            </w:r>
          </w:p>
        </w:tc>
        <w:tc>
          <w:tcPr>
            <w:tcW w:w="2119" w:type="dxa"/>
            <w:tcBorders>
              <w:left w:val="nil"/>
              <w:bottom w:val="nil"/>
              <w:right w:val="single" w:sz="4" w:space="0" w:color="auto"/>
            </w:tcBorders>
            <w:vAlign w:val="center"/>
          </w:tcPr>
          <w:p w14:paraId="4491D5D9" w14:textId="77777777" w:rsidR="00431167" w:rsidRPr="007D2B73" w:rsidRDefault="00431167" w:rsidP="00315B74">
            <w:pPr>
              <w:rPr>
                <w:rFonts w:ascii="Times New Roman" w:hAnsi="Times New Roman" w:cs="Times New Roman"/>
              </w:rPr>
            </w:pPr>
            <w:r w:rsidRPr="007D2B73">
              <w:rPr>
                <w:rFonts w:ascii="Times New Roman" w:hAnsi="Times New Roman" w:cs="Times New Roman"/>
              </w:rPr>
              <w:t>Night</w:t>
            </w:r>
          </w:p>
        </w:tc>
        <w:tc>
          <w:tcPr>
            <w:tcW w:w="1985" w:type="dxa"/>
            <w:tcBorders>
              <w:left w:val="single" w:sz="4" w:space="0" w:color="auto"/>
              <w:bottom w:val="nil"/>
              <w:right w:val="nil"/>
            </w:tcBorders>
            <w:vAlign w:val="center"/>
          </w:tcPr>
          <w:p w14:paraId="29C5BF13" w14:textId="77777777" w:rsidR="00431167" w:rsidRPr="007D2B73" w:rsidRDefault="00431167" w:rsidP="00315B74">
            <w:pPr>
              <w:jc w:val="center"/>
              <w:rPr>
                <w:rFonts w:ascii="Times New Roman" w:hAnsi="Times New Roman" w:cs="Times New Roman"/>
              </w:rPr>
            </w:pPr>
            <w:r w:rsidRPr="007D2B73">
              <w:rPr>
                <w:rFonts w:ascii="Times New Roman" w:hAnsi="Times New Roman" w:cs="Times New Roman"/>
              </w:rPr>
              <w:t>37.2 (1654)</w:t>
            </w:r>
          </w:p>
        </w:tc>
        <w:tc>
          <w:tcPr>
            <w:tcW w:w="1984" w:type="dxa"/>
            <w:tcBorders>
              <w:left w:val="nil"/>
              <w:bottom w:val="nil"/>
              <w:right w:val="nil"/>
            </w:tcBorders>
            <w:vAlign w:val="center"/>
          </w:tcPr>
          <w:p w14:paraId="223FFC31" w14:textId="77777777" w:rsidR="00431167" w:rsidRPr="007D2B73" w:rsidRDefault="00431167" w:rsidP="00315B74">
            <w:pPr>
              <w:jc w:val="center"/>
              <w:rPr>
                <w:rFonts w:ascii="Times New Roman" w:hAnsi="Times New Roman" w:cs="Times New Roman"/>
              </w:rPr>
            </w:pPr>
            <w:r w:rsidRPr="007D2B73">
              <w:rPr>
                <w:rFonts w:ascii="Times New Roman" w:hAnsi="Times New Roman" w:cs="Times New Roman"/>
              </w:rPr>
              <w:t>42.5 (380)</w:t>
            </w:r>
          </w:p>
        </w:tc>
        <w:tc>
          <w:tcPr>
            <w:tcW w:w="1985" w:type="dxa"/>
            <w:tcBorders>
              <w:left w:val="nil"/>
              <w:bottom w:val="nil"/>
              <w:right w:val="nil"/>
            </w:tcBorders>
            <w:vAlign w:val="center"/>
          </w:tcPr>
          <w:p w14:paraId="0BBAB7CD" w14:textId="77777777" w:rsidR="00431167" w:rsidRPr="007D2B73" w:rsidRDefault="00431167" w:rsidP="00315B74">
            <w:pPr>
              <w:jc w:val="center"/>
              <w:rPr>
                <w:rFonts w:ascii="Times New Roman" w:hAnsi="Times New Roman" w:cs="Times New Roman"/>
              </w:rPr>
            </w:pPr>
            <w:r w:rsidRPr="007D2B73">
              <w:rPr>
                <w:rFonts w:ascii="Times New Roman" w:hAnsi="Times New Roman" w:cs="Times New Roman"/>
              </w:rPr>
              <w:t>33.3 (413)</w:t>
            </w:r>
          </w:p>
        </w:tc>
        <w:tc>
          <w:tcPr>
            <w:tcW w:w="1417" w:type="dxa"/>
            <w:tcBorders>
              <w:left w:val="nil"/>
              <w:bottom w:val="nil"/>
              <w:right w:val="nil"/>
            </w:tcBorders>
            <w:vAlign w:val="center"/>
          </w:tcPr>
          <w:p w14:paraId="1529D857" w14:textId="77777777" w:rsidR="00431167" w:rsidRPr="007D2B73" w:rsidRDefault="00431167" w:rsidP="00315B74">
            <w:pPr>
              <w:jc w:val="center"/>
              <w:rPr>
                <w:rFonts w:ascii="Times New Roman" w:hAnsi="Times New Roman" w:cs="Times New Roman"/>
              </w:rPr>
            </w:pPr>
            <w:r w:rsidRPr="007D2B73">
              <w:rPr>
                <w:rFonts w:ascii="Times New Roman" w:hAnsi="Times New Roman" w:cs="Times New Roman"/>
              </w:rPr>
              <w:t>33.5 (202)</w:t>
            </w:r>
          </w:p>
        </w:tc>
        <w:tc>
          <w:tcPr>
            <w:tcW w:w="2127" w:type="dxa"/>
            <w:tcBorders>
              <w:left w:val="nil"/>
              <w:bottom w:val="nil"/>
              <w:right w:val="single" w:sz="4" w:space="0" w:color="auto"/>
            </w:tcBorders>
            <w:vAlign w:val="center"/>
          </w:tcPr>
          <w:p w14:paraId="015D432C" w14:textId="77777777" w:rsidR="00431167" w:rsidRPr="007D2B73" w:rsidRDefault="00431167" w:rsidP="00315B74">
            <w:pPr>
              <w:jc w:val="center"/>
              <w:rPr>
                <w:rFonts w:ascii="Times New Roman" w:hAnsi="Times New Roman" w:cs="Times New Roman"/>
              </w:rPr>
            </w:pPr>
            <w:r w:rsidRPr="007D2B73">
              <w:rPr>
                <w:rFonts w:ascii="Times New Roman" w:hAnsi="Times New Roman" w:cs="Times New Roman"/>
              </w:rPr>
              <w:t>57 (131)</w:t>
            </w:r>
          </w:p>
        </w:tc>
        <w:tc>
          <w:tcPr>
            <w:tcW w:w="1984" w:type="dxa"/>
            <w:tcBorders>
              <w:left w:val="single" w:sz="4" w:space="0" w:color="auto"/>
              <w:bottom w:val="nil"/>
              <w:right w:val="nil"/>
            </w:tcBorders>
          </w:tcPr>
          <w:p w14:paraId="71E69FFC" w14:textId="77777777" w:rsidR="00431167" w:rsidRPr="007D2B73" w:rsidRDefault="00431167" w:rsidP="00315B74">
            <w:pPr>
              <w:jc w:val="center"/>
              <w:rPr>
                <w:rFonts w:ascii="Times New Roman" w:hAnsi="Times New Roman" w:cs="Times New Roman"/>
              </w:rPr>
            </w:pPr>
            <w:r>
              <w:rPr>
                <w:rFonts w:ascii="Times New Roman" w:hAnsi="Times New Roman" w:cs="Times New Roman"/>
              </w:rPr>
              <w:t>33.3 (45)</w:t>
            </w:r>
          </w:p>
        </w:tc>
        <w:tc>
          <w:tcPr>
            <w:tcW w:w="1843" w:type="dxa"/>
            <w:tcBorders>
              <w:left w:val="nil"/>
              <w:bottom w:val="nil"/>
              <w:right w:val="nil"/>
            </w:tcBorders>
          </w:tcPr>
          <w:p w14:paraId="37947ECF" w14:textId="77777777" w:rsidR="00431167" w:rsidRPr="007D2B73" w:rsidRDefault="00431167" w:rsidP="00315B74">
            <w:pPr>
              <w:jc w:val="center"/>
              <w:rPr>
                <w:rFonts w:ascii="Times New Roman" w:hAnsi="Times New Roman" w:cs="Times New Roman"/>
              </w:rPr>
            </w:pPr>
            <w:r>
              <w:rPr>
                <w:rFonts w:ascii="Times New Roman" w:hAnsi="Times New Roman" w:cs="Times New Roman"/>
              </w:rPr>
              <w:t>35.3 (59)</w:t>
            </w:r>
          </w:p>
        </w:tc>
        <w:tc>
          <w:tcPr>
            <w:tcW w:w="2269" w:type="dxa"/>
            <w:tcBorders>
              <w:left w:val="nil"/>
              <w:bottom w:val="nil"/>
              <w:right w:val="nil"/>
            </w:tcBorders>
          </w:tcPr>
          <w:p w14:paraId="56D19EBE" w14:textId="77777777" w:rsidR="00431167" w:rsidRPr="007D2B73" w:rsidRDefault="00431167" w:rsidP="00315B74">
            <w:pPr>
              <w:jc w:val="center"/>
              <w:rPr>
                <w:rFonts w:ascii="Times New Roman" w:hAnsi="Times New Roman" w:cs="Times New Roman"/>
              </w:rPr>
            </w:pPr>
            <w:r>
              <w:rPr>
                <w:rFonts w:ascii="Times New Roman" w:hAnsi="Times New Roman" w:cs="Times New Roman"/>
              </w:rPr>
              <w:t>39.2 (242)</w:t>
            </w:r>
          </w:p>
        </w:tc>
      </w:tr>
      <w:tr w:rsidR="00431167" w:rsidRPr="007D2B73" w14:paraId="5A986F91" w14:textId="77777777" w:rsidTr="00315B74">
        <w:tc>
          <w:tcPr>
            <w:tcW w:w="1283" w:type="dxa"/>
            <w:vMerge/>
            <w:tcBorders>
              <w:left w:val="nil"/>
              <w:right w:val="nil"/>
            </w:tcBorders>
            <w:vAlign w:val="center"/>
          </w:tcPr>
          <w:p w14:paraId="6CA2C4E8" w14:textId="77777777" w:rsidR="00431167" w:rsidRPr="007D2B73" w:rsidRDefault="00431167" w:rsidP="00315B74">
            <w:pPr>
              <w:rPr>
                <w:rFonts w:ascii="Times New Roman" w:hAnsi="Times New Roman" w:cs="Times New Roman"/>
              </w:rPr>
            </w:pPr>
          </w:p>
        </w:tc>
        <w:tc>
          <w:tcPr>
            <w:tcW w:w="2119" w:type="dxa"/>
            <w:tcBorders>
              <w:top w:val="nil"/>
              <w:left w:val="nil"/>
              <w:bottom w:val="nil"/>
              <w:right w:val="single" w:sz="4" w:space="0" w:color="auto"/>
            </w:tcBorders>
            <w:vAlign w:val="center"/>
          </w:tcPr>
          <w:p w14:paraId="3B68F3C4" w14:textId="77777777" w:rsidR="00431167" w:rsidRPr="007D2B73" w:rsidRDefault="00431167" w:rsidP="00315B74">
            <w:pPr>
              <w:rPr>
                <w:rFonts w:ascii="Times New Roman" w:hAnsi="Times New Roman" w:cs="Times New Roman"/>
              </w:rPr>
            </w:pPr>
            <w:r w:rsidRPr="007D2B73">
              <w:rPr>
                <w:rFonts w:ascii="Times New Roman" w:hAnsi="Times New Roman" w:cs="Times New Roman"/>
              </w:rPr>
              <w:t>Day</w:t>
            </w:r>
          </w:p>
        </w:tc>
        <w:tc>
          <w:tcPr>
            <w:tcW w:w="1985" w:type="dxa"/>
            <w:tcBorders>
              <w:top w:val="nil"/>
              <w:left w:val="single" w:sz="4" w:space="0" w:color="auto"/>
              <w:bottom w:val="nil"/>
              <w:right w:val="nil"/>
            </w:tcBorders>
            <w:vAlign w:val="center"/>
          </w:tcPr>
          <w:p w14:paraId="445C66DE" w14:textId="77777777" w:rsidR="00431167" w:rsidRPr="007D2B73" w:rsidRDefault="00431167" w:rsidP="00315B74">
            <w:pPr>
              <w:jc w:val="center"/>
              <w:rPr>
                <w:rFonts w:ascii="Times New Roman" w:hAnsi="Times New Roman" w:cs="Times New Roman"/>
              </w:rPr>
            </w:pPr>
            <w:r w:rsidRPr="007D2B73">
              <w:rPr>
                <w:rFonts w:ascii="Times New Roman" w:hAnsi="Times New Roman" w:cs="Times New Roman"/>
              </w:rPr>
              <w:t>43.8 (1950)</w:t>
            </w:r>
          </w:p>
        </w:tc>
        <w:tc>
          <w:tcPr>
            <w:tcW w:w="1984" w:type="dxa"/>
            <w:tcBorders>
              <w:top w:val="nil"/>
              <w:left w:val="nil"/>
              <w:bottom w:val="nil"/>
              <w:right w:val="nil"/>
            </w:tcBorders>
            <w:vAlign w:val="center"/>
          </w:tcPr>
          <w:p w14:paraId="27E32320" w14:textId="77777777" w:rsidR="00431167" w:rsidRPr="007D2B73" w:rsidRDefault="00431167" w:rsidP="00315B74">
            <w:pPr>
              <w:jc w:val="center"/>
              <w:rPr>
                <w:rFonts w:ascii="Times New Roman" w:hAnsi="Times New Roman" w:cs="Times New Roman"/>
              </w:rPr>
            </w:pPr>
            <w:r w:rsidRPr="007D2B73">
              <w:rPr>
                <w:rFonts w:ascii="Times New Roman" w:hAnsi="Times New Roman" w:cs="Times New Roman"/>
              </w:rPr>
              <w:t>43 (385)</w:t>
            </w:r>
          </w:p>
        </w:tc>
        <w:tc>
          <w:tcPr>
            <w:tcW w:w="1985" w:type="dxa"/>
            <w:tcBorders>
              <w:top w:val="nil"/>
              <w:left w:val="nil"/>
              <w:bottom w:val="nil"/>
              <w:right w:val="nil"/>
            </w:tcBorders>
            <w:vAlign w:val="center"/>
          </w:tcPr>
          <w:p w14:paraId="4FC7393F" w14:textId="77777777" w:rsidR="00431167" w:rsidRPr="007D2B73" w:rsidRDefault="00431167" w:rsidP="00315B74">
            <w:pPr>
              <w:jc w:val="center"/>
              <w:rPr>
                <w:rFonts w:ascii="Times New Roman" w:hAnsi="Times New Roman" w:cs="Times New Roman"/>
              </w:rPr>
            </w:pPr>
            <w:r w:rsidRPr="007D2B73">
              <w:rPr>
                <w:rFonts w:ascii="Times New Roman" w:hAnsi="Times New Roman" w:cs="Times New Roman"/>
              </w:rPr>
              <w:t>51.4 (637)</w:t>
            </w:r>
          </w:p>
        </w:tc>
        <w:tc>
          <w:tcPr>
            <w:tcW w:w="1417" w:type="dxa"/>
            <w:tcBorders>
              <w:top w:val="nil"/>
              <w:left w:val="nil"/>
              <w:bottom w:val="nil"/>
              <w:right w:val="nil"/>
            </w:tcBorders>
            <w:vAlign w:val="center"/>
          </w:tcPr>
          <w:p w14:paraId="28EC0FB0" w14:textId="77777777" w:rsidR="00431167" w:rsidRPr="007D2B73" w:rsidRDefault="00431167" w:rsidP="00315B74">
            <w:pPr>
              <w:jc w:val="center"/>
              <w:rPr>
                <w:rFonts w:ascii="Times New Roman" w:hAnsi="Times New Roman" w:cs="Times New Roman"/>
              </w:rPr>
            </w:pPr>
            <w:r w:rsidRPr="007D2B73">
              <w:rPr>
                <w:rFonts w:ascii="Times New Roman" w:hAnsi="Times New Roman" w:cs="Times New Roman"/>
              </w:rPr>
              <w:t>46.4 (280)</w:t>
            </w:r>
          </w:p>
        </w:tc>
        <w:tc>
          <w:tcPr>
            <w:tcW w:w="2127" w:type="dxa"/>
            <w:tcBorders>
              <w:top w:val="nil"/>
              <w:left w:val="nil"/>
              <w:bottom w:val="nil"/>
              <w:right w:val="single" w:sz="4" w:space="0" w:color="auto"/>
            </w:tcBorders>
            <w:vAlign w:val="center"/>
          </w:tcPr>
          <w:p w14:paraId="032298B3" w14:textId="77777777" w:rsidR="00431167" w:rsidRPr="007D2B73" w:rsidRDefault="00431167" w:rsidP="00315B74">
            <w:pPr>
              <w:jc w:val="center"/>
              <w:rPr>
                <w:rFonts w:ascii="Times New Roman" w:hAnsi="Times New Roman" w:cs="Times New Roman"/>
              </w:rPr>
            </w:pPr>
            <w:r w:rsidRPr="007D2B73">
              <w:rPr>
                <w:rFonts w:ascii="Times New Roman" w:hAnsi="Times New Roman" w:cs="Times New Roman"/>
              </w:rPr>
              <w:t>23.5 (54)</w:t>
            </w:r>
          </w:p>
        </w:tc>
        <w:tc>
          <w:tcPr>
            <w:tcW w:w="1984" w:type="dxa"/>
            <w:tcBorders>
              <w:top w:val="nil"/>
              <w:left w:val="single" w:sz="4" w:space="0" w:color="auto"/>
              <w:bottom w:val="nil"/>
              <w:right w:val="nil"/>
            </w:tcBorders>
          </w:tcPr>
          <w:p w14:paraId="6148C29F" w14:textId="77777777" w:rsidR="00431167" w:rsidRPr="007D2B73" w:rsidRDefault="00431167" w:rsidP="00315B74">
            <w:pPr>
              <w:jc w:val="center"/>
              <w:rPr>
                <w:rFonts w:ascii="Times New Roman" w:hAnsi="Times New Roman" w:cs="Times New Roman"/>
              </w:rPr>
            </w:pPr>
            <w:r>
              <w:rPr>
                <w:rFonts w:ascii="Times New Roman" w:hAnsi="Times New Roman" w:cs="Times New Roman"/>
              </w:rPr>
              <w:t>51.1 (69)</w:t>
            </w:r>
          </w:p>
        </w:tc>
        <w:tc>
          <w:tcPr>
            <w:tcW w:w="1843" w:type="dxa"/>
            <w:tcBorders>
              <w:top w:val="nil"/>
              <w:left w:val="nil"/>
              <w:bottom w:val="nil"/>
              <w:right w:val="nil"/>
            </w:tcBorders>
          </w:tcPr>
          <w:p w14:paraId="3F5F456D" w14:textId="77777777" w:rsidR="00431167" w:rsidRPr="007D2B73" w:rsidRDefault="00431167" w:rsidP="00315B74">
            <w:pPr>
              <w:jc w:val="center"/>
              <w:rPr>
                <w:rFonts w:ascii="Times New Roman" w:hAnsi="Times New Roman" w:cs="Times New Roman"/>
              </w:rPr>
            </w:pPr>
            <w:r>
              <w:rPr>
                <w:rFonts w:ascii="Times New Roman" w:hAnsi="Times New Roman" w:cs="Times New Roman"/>
              </w:rPr>
              <w:t>51.5 (86)</w:t>
            </w:r>
          </w:p>
        </w:tc>
        <w:tc>
          <w:tcPr>
            <w:tcW w:w="2269" w:type="dxa"/>
            <w:tcBorders>
              <w:top w:val="nil"/>
              <w:left w:val="nil"/>
              <w:bottom w:val="nil"/>
              <w:right w:val="nil"/>
            </w:tcBorders>
          </w:tcPr>
          <w:p w14:paraId="44F73426" w14:textId="77777777" w:rsidR="00431167" w:rsidRPr="007D2B73" w:rsidRDefault="00431167" w:rsidP="00315B74">
            <w:pPr>
              <w:jc w:val="center"/>
              <w:rPr>
                <w:rFonts w:ascii="Times New Roman" w:hAnsi="Times New Roman" w:cs="Times New Roman"/>
              </w:rPr>
            </w:pPr>
            <w:r>
              <w:rPr>
                <w:rFonts w:ascii="Times New Roman" w:hAnsi="Times New Roman" w:cs="Times New Roman"/>
              </w:rPr>
              <w:t>41.1 (254)</w:t>
            </w:r>
          </w:p>
        </w:tc>
      </w:tr>
      <w:tr w:rsidR="00431167" w:rsidRPr="007D2B73" w14:paraId="58D7D430" w14:textId="77777777" w:rsidTr="00315B74">
        <w:tc>
          <w:tcPr>
            <w:tcW w:w="1283" w:type="dxa"/>
            <w:vMerge/>
            <w:tcBorders>
              <w:left w:val="nil"/>
              <w:right w:val="nil"/>
            </w:tcBorders>
            <w:vAlign w:val="center"/>
          </w:tcPr>
          <w:p w14:paraId="24FCFEBF" w14:textId="77777777" w:rsidR="00431167" w:rsidRPr="007D2B73" w:rsidRDefault="00431167" w:rsidP="00315B74">
            <w:pPr>
              <w:rPr>
                <w:rFonts w:ascii="Times New Roman" w:hAnsi="Times New Roman" w:cs="Times New Roman"/>
              </w:rPr>
            </w:pPr>
          </w:p>
        </w:tc>
        <w:tc>
          <w:tcPr>
            <w:tcW w:w="2119" w:type="dxa"/>
            <w:tcBorders>
              <w:top w:val="nil"/>
              <w:left w:val="nil"/>
              <w:bottom w:val="single" w:sz="4" w:space="0" w:color="auto"/>
              <w:right w:val="single" w:sz="4" w:space="0" w:color="auto"/>
            </w:tcBorders>
            <w:vAlign w:val="center"/>
          </w:tcPr>
          <w:p w14:paraId="18C59C89" w14:textId="77777777" w:rsidR="00431167" w:rsidRPr="007D2B73" w:rsidRDefault="00431167" w:rsidP="00315B74">
            <w:pPr>
              <w:rPr>
                <w:rFonts w:ascii="Times New Roman" w:hAnsi="Times New Roman" w:cs="Times New Roman"/>
              </w:rPr>
            </w:pPr>
            <w:r w:rsidRPr="007D2B73">
              <w:rPr>
                <w:rFonts w:ascii="Times New Roman" w:hAnsi="Times New Roman" w:cs="Times New Roman"/>
              </w:rPr>
              <w:t>Unknown</w:t>
            </w:r>
          </w:p>
        </w:tc>
        <w:tc>
          <w:tcPr>
            <w:tcW w:w="1985" w:type="dxa"/>
            <w:tcBorders>
              <w:top w:val="nil"/>
              <w:left w:val="single" w:sz="4" w:space="0" w:color="auto"/>
              <w:bottom w:val="single" w:sz="4" w:space="0" w:color="auto"/>
              <w:right w:val="nil"/>
            </w:tcBorders>
            <w:vAlign w:val="center"/>
          </w:tcPr>
          <w:p w14:paraId="7013019E" w14:textId="77777777" w:rsidR="00431167" w:rsidRPr="007D2B73" w:rsidRDefault="00431167" w:rsidP="00315B74">
            <w:pPr>
              <w:jc w:val="center"/>
              <w:rPr>
                <w:rFonts w:ascii="Times New Roman" w:hAnsi="Times New Roman" w:cs="Times New Roman"/>
              </w:rPr>
            </w:pPr>
            <w:r w:rsidRPr="007D2B73">
              <w:rPr>
                <w:rFonts w:ascii="Times New Roman" w:hAnsi="Times New Roman" w:cs="Times New Roman"/>
              </w:rPr>
              <w:t>19 (847)</w:t>
            </w:r>
          </w:p>
        </w:tc>
        <w:tc>
          <w:tcPr>
            <w:tcW w:w="1984" w:type="dxa"/>
            <w:tcBorders>
              <w:top w:val="nil"/>
              <w:left w:val="nil"/>
              <w:bottom w:val="single" w:sz="4" w:space="0" w:color="auto"/>
              <w:right w:val="nil"/>
            </w:tcBorders>
            <w:vAlign w:val="center"/>
          </w:tcPr>
          <w:p w14:paraId="2432000A" w14:textId="77777777" w:rsidR="00431167" w:rsidRPr="007D2B73" w:rsidRDefault="00431167" w:rsidP="00315B74">
            <w:pPr>
              <w:jc w:val="center"/>
              <w:rPr>
                <w:rFonts w:ascii="Times New Roman" w:hAnsi="Times New Roman" w:cs="Times New Roman"/>
              </w:rPr>
            </w:pPr>
            <w:r w:rsidRPr="007D2B73">
              <w:rPr>
                <w:rFonts w:ascii="Times New Roman" w:hAnsi="Times New Roman" w:cs="Times New Roman"/>
              </w:rPr>
              <w:t>14.5 (130)</w:t>
            </w:r>
          </w:p>
        </w:tc>
        <w:tc>
          <w:tcPr>
            <w:tcW w:w="1985" w:type="dxa"/>
            <w:tcBorders>
              <w:top w:val="nil"/>
              <w:left w:val="nil"/>
              <w:bottom w:val="single" w:sz="4" w:space="0" w:color="auto"/>
              <w:right w:val="nil"/>
            </w:tcBorders>
            <w:vAlign w:val="center"/>
          </w:tcPr>
          <w:p w14:paraId="2D383A01" w14:textId="77777777" w:rsidR="00431167" w:rsidRPr="007D2B73" w:rsidRDefault="00431167" w:rsidP="00315B74">
            <w:pPr>
              <w:jc w:val="center"/>
              <w:rPr>
                <w:rFonts w:ascii="Times New Roman" w:hAnsi="Times New Roman" w:cs="Times New Roman"/>
              </w:rPr>
            </w:pPr>
            <w:r w:rsidRPr="007D2B73">
              <w:rPr>
                <w:rFonts w:ascii="Times New Roman" w:hAnsi="Times New Roman" w:cs="Times New Roman"/>
              </w:rPr>
              <w:t>15.3 (189)</w:t>
            </w:r>
          </w:p>
        </w:tc>
        <w:tc>
          <w:tcPr>
            <w:tcW w:w="1417" w:type="dxa"/>
            <w:tcBorders>
              <w:top w:val="nil"/>
              <w:left w:val="nil"/>
              <w:bottom w:val="single" w:sz="4" w:space="0" w:color="auto"/>
              <w:right w:val="nil"/>
            </w:tcBorders>
            <w:vAlign w:val="center"/>
          </w:tcPr>
          <w:p w14:paraId="6115FEF2" w14:textId="77777777" w:rsidR="00431167" w:rsidRPr="007D2B73" w:rsidRDefault="00431167" w:rsidP="00315B74">
            <w:pPr>
              <w:jc w:val="center"/>
              <w:rPr>
                <w:rFonts w:ascii="Times New Roman" w:hAnsi="Times New Roman" w:cs="Times New Roman"/>
              </w:rPr>
            </w:pPr>
            <w:r w:rsidRPr="007D2B73">
              <w:rPr>
                <w:rFonts w:ascii="Times New Roman" w:hAnsi="Times New Roman" w:cs="Times New Roman"/>
              </w:rPr>
              <w:t>20.1 (121)</w:t>
            </w:r>
          </w:p>
        </w:tc>
        <w:tc>
          <w:tcPr>
            <w:tcW w:w="2127" w:type="dxa"/>
            <w:tcBorders>
              <w:top w:val="nil"/>
              <w:left w:val="nil"/>
              <w:bottom w:val="single" w:sz="4" w:space="0" w:color="auto"/>
              <w:right w:val="single" w:sz="4" w:space="0" w:color="auto"/>
            </w:tcBorders>
            <w:vAlign w:val="center"/>
          </w:tcPr>
          <w:p w14:paraId="23E267CD" w14:textId="77777777" w:rsidR="00431167" w:rsidRPr="007D2B73" w:rsidRDefault="00431167" w:rsidP="00315B74">
            <w:pPr>
              <w:jc w:val="center"/>
              <w:rPr>
                <w:rFonts w:ascii="Times New Roman" w:hAnsi="Times New Roman" w:cs="Times New Roman"/>
              </w:rPr>
            </w:pPr>
            <w:r w:rsidRPr="007D2B73">
              <w:rPr>
                <w:rFonts w:ascii="Times New Roman" w:hAnsi="Times New Roman" w:cs="Times New Roman"/>
              </w:rPr>
              <w:t>19.6 (45)</w:t>
            </w:r>
          </w:p>
        </w:tc>
        <w:tc>
          <w:tcPr>
            <w:tcW w:w="1984" w:type="dxa"/>
            <w:tcBorders>
              <w:top w:val="nil"/>
              <w:left w:val="single" w:sz="4" w:space="0" w:color="auto"/>
              <w:bottom w:val="single" w:sz="4" w:space="0" w:color="auto"/>
              <w:right w:val="nil"/>
            </w:tcBorders>
          </w:tcPr>
          <w:p w14:paraId="3FB4EDCD" w14:textId="77777777" w:rsidR="00431167" w:rsidRPr="007D2B73" w:rsidRDefault="00431167" w:rsidP="00315B74">
            <w:pPr>
              <w:jc w:val="center"/>
              <w:rPr>
                <w:rFonts w:ascii="Times New Roman" w:hAnsi="Times New Roman" w:cs="Times New Roman"/>
              </w:rPr>
            </w:pPr>
            <w:r>
              <w:rPr>
                <w:rFonts w:ascii="Times New Roman" w:hAnsi="Times New Roman" w:cs="Times New Roman"/>
              </w:rPr>
              <w:t>15.6 (21)</w:t>
            </w:r>
          </w:p>
        </w:tc>
        <w:tc>
          <w:tcPr>
            <w:tcW w:w="1843" w:type="dxa"/>
            <w:tcBorders>
              <w:top w:val="nil"/>
              <w:left w:val="nil"/>
              <w:bottom w:val="single" w:sz="4" w:space="0" w:color="auto"/>
              <w:right w:val="nil"/>
            </w:tcBorders>
          </w:tcPr>
          <w:p w14:paraId="1B13B282" w14:textId="77777777" w:rsidR="00431167" w:rsidRPr="007D2B73" w:rsidRDefault="00431167" w:rsidP="00315B74">
            <w:pPr>
              <w:jc w:val="center"/>
              <w:rPr>
                <w:rFonts w:ascii="Times New Roman" w:hAnsi="Times New Roman" w:cs="Times New Roman"/>
              </w:rPr>
            </w:pPr>
            <w:r>
              <w:rPr>
                <w:rFonts w:ascii="Times New Roman" w:hAnsi="Times New Roman" w:cs="Times New Roman"/>
              </w:rPr>
              <w:t>13.2 (22)</w:t>
            </w:r>
          </w:p>
        </w:tc>
        <w:tc>
          <w:tcPr>
            <w:tcW w:w="2269" w:type="dxa"/>
            <w:tcBorders>
              <w:top w:val="nil"/>
              <w:left w:val="nil"/>
              <w:bottom w:val="single" w:sz="4" w:space="0" w:color="auto"/>
              <w:right w:val="nil"/>
            </w:tcBorders>
          </w:tcPr>
          <w:p w14:paraId="5DB3E151" w14:textId="77777777" w:rsidR="00431167" w:rsidRPr="007D2B73" w:rsidRDefault="00431167" w:rsidP="00315B74">
            <w:pPr>
              <w:jc w:val="center"/>
              <w:rPr>
                <w:rFonts w:ascii="Times New Roman" w:hAnsi="Times New Roman" w:cs="Times New Roman"/>
              </w:rPr>
            </w:pPr>
            <w:r>
              <w:rPr>
                <w:rFonts w:ascii="Times New Roman" w:hAnsi="Times New Roman" w:cs="Times New Roman"/>
              </w:rPr>
              <w:t>19.7 (122)</w:t>
            </w:r>
          </w:p>
        </w:tc>
      </w:tr>
      <w:tr w:rsidR="00431167" w:rsidRPr="007D2B73" w14:paraId="183F2908" w14:textId="77777777" w:rsidTr="00315B74">
        <w:tc>
          <w:tcPr>
            <w:tcW w:w="1283" w:type="dxa"/>
            <w:vMerge w:val="restart"/>
            <w:tcBorders>
              <w:left w:val="nil"/>
              <w:right w:val="nil"/>
            </w:tcBorders>
            <w:vAlign w:val="center"/>
          </w:tcPr>
          <w:p w14:paraId="6AF427A0" w14:textId="77777777" w:rsidR="00431167" w:rsidRPr="007D2B73" w:rsidRDefault="00431167" w:rsidP="00315B74">
            <w:pPr>
              <w:rPr>
                <w:rFonts w:ascii="Times New Roman" w:hAnsi="Times New Roman" w:cs="Times New Roman"/>
              </w:rPr>
            </w:pPr>
            <w:r w:rsidRPr="007D2B73">
              <w:rPr>
                <w:rFonts w:ascii="Times New Roman" w:hAnsi="Times New Roman" w:cs="Times New Roman"/>
              </w:rPr>
              <w:t>Number of Coyotes</w:t>
            </w:r>
          </w:p>
        </w:tc>
        <w:tc>
          <w:tcPr>
            <w:tcW w:w="2119" w:type="dxa"/>
            <w:tcBorders>
              <w:left w:val="nil"/>
              <w:bottom w:val="nil"/>
              <w:right w:val="single" w:sz="4" w:space="0" w:color="auto"/>
            </w:tcBorders>
            <w:vAlign w:val="center"/>
          </w:tcPr>
          <w:p w14:paraId="33A11E6F" w14:textId="77777777" w:rsidR="00431167" w:rsidRPr="007D2B73" w:rsidRDefault="00431167" w:rsidP="00315B74">
            <w:pPr>
              <w:rPr>
                <w:rFonts w:ascii="Times New Roman" w:hAnsi="Times New Roman" w:cs="Times New Roman"/>
              </w:rPr>
            </w:pPr>
            <w:r w:rsidRPr="007D2B73">
              <w:rPr>
                <w:rFonts w:ascii="Times New Roman" w:hAnsi="Times New Roman" w:cs="Times New Roman"/>
              </w:rPr>
              <w:t>One</w:t>
            </w:r>
          </w:p>
        </w:tc>
        <w:tc>
          <w:tcPr>
            <w:tcW w:w="1985" w:type="dxa"/>
            <w:tcBorders>
              <w:left w:val="single" w:sz="4" w:space="0" w:color="auto"/>
              <w:bottom w:val="nil"/>
              <w:right w:val="nil"/>
            </w:tcBorders>
            <w:vAlign w:val="center"/>
          </w:tcPr>
          <w:p w14:paraId="47196529" w14:textId="77777777" w:rsidR="00431167" w:rsidRPr="007D2B73" w:rsidRDefault="00431167" w:rsidP="00315B74">
            <w:pPr>
              <w:jc w:val="center"/>
              <w:rPr>
                <w:rFonts w:ascii="Times New Roman" w:hAnsi="Times New Roman" w:cs="Times New Roman"/>
              </w:rPr>
            </w:pPr>
            <w:r w:rsidRPr="007D2B73">
              <w:rPr>
                <w:rFonts w:ascii="Times New Roman" w:hAnsi="Times New Roman" w:cs="Times New Roman"/>
              </w:rPr>
              <w:t>54.3 (2419)</w:t>
            </w:r>
          </w:p>
        </w:tc>
        <w:tc>
          <w:tcPr>
            <w:tcW w:w="1984" w:type="dxa"/>
            <w:tcBorders>
              <w:left w:val="nil"/>
              <w:bottom w:val="nil"/>
              <w:right w:val="nil"/>
            </w:tcBorders>
            <w:vAlign w:val="center"/>
          </w:tcPr>
          <w:p w14:paraId="344AB1C2" w14:textId="77777777" w:rsidR="00431167" w:rsidRPr="007D2B73" w:rsidRDefault="00431167" w:rsidP="00315B74">
            <w:pPr>
              <w:jc w:val="center"/>
              <w:rPr>
                <w:rFonts w:ascii="Times New Roman" w:hAnsi="Times New Roman" w:cs="Times New Roman"/>
              </w:rPr>
            </w:pPr>
            <w:r w:rsidRPr="007D2B73">
              <w:rPr>
                <w:rFonts w:ascii="Times New Roman" w:hAnsi="Times New Roman" w:cs="Times New Roman"/>
              </w:rPr>
              <w:t>79 (707)</w:t>
            </w:r>
          </w:p>
        </w:tc>
        <w:tc>
          <w:tcPr>
            <w:tcW w:w="1985" w:type="dxa"/>
            <w:tcBorders>
              <w:left w:val="nil"/>
              <w:bottom w:val="nil"/>
              <w:right w:val="nil"/>
            </w:tcBorders>
            <w:vAlign w:val="center"/>
          </w:tcPr>
          <w:p w14:paraId="30922D7A" w14:textId="77777777" w:rsidR="00431167" w:rsidRPr="007D2B73" w:rsidRDefault="00431167" w:rsidP="00315B74">
            <w:pPr>
              <w:jc w:val="center"/>
              <w:rPr>
                <w:rFonts w:ascii="Times New Roman" w:hAnsi="Times New Roman" w:cs="Times New Roman"/>
              </w:rPr>
            </w:pPr>
            <w:r w:rsidRPr="007D2B73">
              <w:rPr>
                <w:rFonts w:ascii="Times New Roman" w:hAnsi="Times New Roman" w:cs="Times New Roman"/>
              </w:rPr>
              <w:t>72.4 (897)</w:t>
            </w:r>
          </w:p>
        </w:tc>
        <w:tc>
          <w:tcPr>
            <w:tcW w:w="1417" w:type="dxa"/>
            <w:tcBorders>
              <w:left w:val="nil"/>
              <w:bottom w:val="nil"/>
              <w:right w:val="nil"/>
            </w:tcBorders>
            <w:vAlign w:val="center"/>
          </w:tcPr>
          <w:p w14:paraId="72E77E87" w14:textId="77777777" w:rsidR="00431167" w:rsidRPr="007D2B73" w:rsidRDefault="00431167" w:rsidP="00315B74">
            <w:pPr>
              <w:jc w:val="center"/>
              <w:rPr>
                <w:rFonts w:ascii="Times New Roman" w:hAnsi="Times New Roman" w:cs="Times New Roman"/>
              </w:rPr>
            </w:pPr>
            <w:r w:rsidRPr="007D2B73">
              <w:rPr>
                <w:rFonts w:ascii="Times New Roman" w:hAnsi="Times New Roman" w:cs="Times New Roman"/>
              </w:rPr>
              <w:t>63.3 (382)</w:t>
            </w:r>
          </w:p>
        </w:tc>
        <w:tc>
          <w:tcPr>
            <w:tcW w:w="2127" w:type="dxa"/>
            <w:tcBorders>
              <w:left w:val="nil"/>
              <w:bottom w:val="nil"/>
              <w:right w:val="single" w:sz="4" w:space="0" w:color="auto"/>
            </w:tcBorders>
            <w:vAlign w:val="center"/>
          </w:tcPr>
          <w:p w14:paraId="35EDFFBF" w14:textId="77777777" w:rsidR="00431167" w:rsidRPr="007D2B73" w:rsidRDefault="00431167" w:rsidP="00315B74">
            <w:pPr>
              <w:jc w:val="center"/>
              <w:rPr>
                <w:rFonts w:ascii="Times New Roman" w:hAnsi="Times New Roman" w:cs="Times New Roman"/>
              </w:rPr>
            </w:pPr>
            <w:r w:rsidRPr="007D2B73">
              <w:rPr>
                <w:rFonts w:ascii="Times New Roman" w:hAnsi="Times New Roman" w:cs="Times New Roman"/>
              </w:rPr>
              <w:t>58.7 (135)</w:t>
            </w:r>
          </w:p>
        </w:tc>
        <w:tc>
          <w:tcPr>
            <w:tcW w:w="1984" w:type="dxa"/>
            <w:tcBorders>
              <w:left w:val="single" w:sz="4" w:space="0" w:color="auto"/>
              <w:bottom w:val="nil"/>
              <w:right w:val="nil"/>
            </w:tcBorders>
          </w:tcPr>
          <w:p w14:paraId="06792239" w14:textId="77777777" w:rsidR="00431167" w:rsidRPr="007D2B73" w:rsidRDefault="00431167" w:rsidP="00315B74">
            <w:pPr>
              <w:jc w:val="center"/>
              <w:rPr>
                <w:rFonts w:ascii="Times New Roman" w:hAnsi="Times New Roman" w:cs="Times New Roman"/>
              </w:rPr>
            </w:pPr>
            <w:r>
              <w:rPr>
                <w:rFonts w:ascii="Times New Roman" w:hAnsi="Times New Roman" w:cs="Times New Roman"/>
              </w:rPr>
              <w:t>78.5 (106)</w:t>
            </w:r>
          </w:p>
        </w:tc>
        <w:tc>
          <w:tcPr>
            <w:tcW w:w="1843" w:type="dxa"/>
            <w:tcBorders>
              <w:left w:val="nil"/>
              <w:bottom w:val="nil"/>
              <w:right w:val="nil"/>
            </w:tcBorders>
          </w:tcPr>
          <w:p w14:paraId="7022A465" w14:textId="77777777" w:rsidR="00431167" w:rsidRPr="007D2B73" w:rsidRDefault="00431167" w:rsidP="00315B74">
            <w:pPr>
              <w:jc w:val="center"/>
              <w:rPr>
                <w:rFonts w:ascii="Times New Roman" w:hAnsi="Times New Roman" w:cs="Times New Roman"/>
              </w:rPr>
            </w:pPr>
            <w:r>
              <w:rPr>
                <w:rFonts w:ascii="Times New Roman" w:hAnsi="Times New Roman" w:cs="Times New Roman"/>
              </w:rPr>
              <w:t>74.9 (125)</w:t>
            </w:r>
          </w:p>
        </w:tc>
        <w:tc>
          <w:tcPr>
            <w:tcW w:w="2269" w:type="dxa"/>
            <w:tcBorders>
              <w:left w:val="nil"/>
              <w:bottom w:val="nil"/>
              <w:right w:val="nil"/>
            </w:tcBorders>
          </w:tcPr>
          <w:p w14:paraId="7C099FAA" w14:textId="77777777" w:rsidR="00431167" w:rsidRPr="007D2B73" w:rsidRDefault="00431167" w:rsidP="00315B74">
            <w:pPr>
              <w:jc w:val="center"/>
              <w:rPr>
                <w:rFonts w:ascii="Times New Roman" w:hAnsi="Times New Roman" w:cs="Times New Roman"/>
              </w:rPr>
            </w:pPr>
            <w:r>
              <w:rPr>
                <w:rFonts w:ascii="Times New Roman" w:hAnsi="Times New Roman" w:cs="Times New Roman"/>
              </w:rPr>
              <w:t>56.8 (351)</w:t>
            </w:r>
          </w:p>
        </w:tc>
      </w:tr>
      <w:tr w:rsidR="00431167" w:rsidRPr="007D2B73" w14:paraId="51C70E90" w14:textId="77777777" w:rsidTr="00315B74">
        <w:tc>
          <w:tcPr>
            <w:tcW w:w="1283" w:type="dxa"/>
            <w:vMerge/>
            <w:tcBorders>
              <w:left w:val="nil"/>
              <w:right w:val="nil"/>
            </w:tcBorders>
            <w:vAlign w:val="center"/>
          </w:tcPr>
          <w:p w14:paraId="4A15DD84" w14:textId="77777777" w:rsidR="00431167" w:rsidRPr="007D2B73" w:rsidRDefault="00431167" w:rsidP="00315B74">
            <w:pPr>
              <w:rPr>
                <w:rFonts w:ascii="Times New Roman" w:hAnsi="Times New Roman" w:cs="Times New Roman"/>
              </w:rPr>
            </w:pPr>
          </w:p>
        </w:tc>
        <w:tc>
          <w:tcPr>
            <w:tcW w:w="2119" w:type="dxa"/>
            <w:tcBorders>
              <w:top w:val="nil"/>
              <w:left w:val="nil"/>
              <w:bottom w:val="nil"/>
              <w:right w:val="single" w:sz="4" w:space="0" w:color="auto"/>
            </w:tcBorders>
            <w:vAlign w:val="center"/>
          </w:tcPr>
          <w:p w14:paraId="43DFE0FA" w14:textId="77777777" w:rsidR="00431167" w:rsidRPr="007D2B73" w:rsidRDefault="00431167" w:rsidP="00315B74">
            <w:pPr>
              <w:rPr>
                <w:rFonts w:ascii="Times New Roman" w:hAnsi="Times New Roman" w:cs="Times New Roman"/>
              </w:rPr>
            </w:pPr>
            <w:r w:rsidRPr="007D2B73">
              <w:rPr>
                <w:rFonts w:ascii="Times New Roman" w:hAnsi="Times New Roman" w:cs="Times New Roman"/>
              </w:rPr>
              <w:t>Two</w:t>
            </w:r>
          </w:p>
        </w:tc>
        <w:tc>
          <w:tcPr>
            <w:tcW w:w="1985" w:type="dxa"/>
            <w:tcBorders>
              <w:top w:val="nil"/>
              <w:left w:val="single" w:sz="4" w:space="0" w:color="auto"/>
              <w:bottom w:val="nil"/>
              <w:right w:val="nil"/>
            </w:tcBorders>
            <w:vAlign w:val="center"/>
          </w:tcPr>
          <w:p w14:paraId="7EC6B05B" w14:textId="77777777" w:rsidR="00431167" w:rsidRPr="007D2B73" w:rsidRDefault="00431167" w:rsidP="00315B74">
            <w:pPr>
              <w:jc w:val="center"/>
              <w:rPr>
                <w:rFonts w:ascii="Times New Roman" w:hAnsi="Times New Roman" w:cs="Times New Roman"/>
              </w:rPr>
            </w:pPr>
            <w:r w:rsidRPr="007D2B73">
              <w:rPr>
                <w:rFonts w:ascii="Times New Roman" w:hAnsi="Times New Roman" w:cs="Times New Roman"/>
              </w:rPr>
              <w:t>14.5 (647)</w:t>
            </w:r>
          </w:p>
        </w:tc>
        <w:tc>
          <w:tcPr>
            <w:tcW w:w="1984" w:type="dxa"/>
            <w:tcBorders>
              <w:top w:val="nil"/>
              <w:left w:val="nil"/>
              <w:bottom w:val="nil"/>
              <w:right w:val="nil"/>
            </w:tcBorders>
            <w:vAlign w:val="center"/>
          </w:tcPr>
          <w:p w14:paraId="27689596" w14:textId="77777777" w:rsidR="00431167" w:rsidRPr="007D2B73" w:rsidRDefault="00431167" w:rsidP="00315B74">
            <w:pPr>
              <w:jc w:val="center"/>
              <w:rPr>
                <w:rFonts w:ascii="Times New Roman" w:hAnsi="Times New Roman" w:cs="Times New Roman"/>
              </w:rPr>
            </w:pPr>
            <w:r w:rsidRPr="007D2B73">
              <w:rPr>
                <w:rFonts w:ascii="Times New Roman" w:hAnsi="Times New Roman" w:cs="Times New Roman"/>
              </w:rPr>
              <w:t>12.5 (112)</w:t>
            </w:r>
          </w:p>
        </w:tc>
        <w:tc>
          <w:tcPr>
            <w:tcW w:w="1985" w:type="dxa"/>
            <w:tcBorders>
              <w:top w:val="nil"/>
              <w:left w:val="nil"/>
              <w:bottom w:val="nil"/>
              <w:right w:val="nil"/>
            </w:tcBorders>
            <w:vAlign w:val="center"/>
          </w:tcPr>
          <w:p w14:paraId="723F5F26" w14:textId="77777777" w:rsidR="00431167" w:rsidRPr="007D2B73" w:rsidRDefault="00431167" w:rsidP="00315B74">
            <w:pPr>
              <w:jc w:val="center"/>
              <w:rPr>
                <w:rFonts w:ascii="Times New Roman" w:hAnsi="Times New Roman" w:cs="Times New Roman"/>
              </w:rPr>
            </w:pPr>
            <w:r w:rsidRPr="007D2B73">
              <w:rPr>
                <w:rFonts w:ascii="Times New Roman" w:hAnsi="Times New Roman" w:cs="Times New Roman"/>
              </w:rPr>
              <w:t>15.7 (195)</w:t>
            </w:r>
          </w:p>
        </w:tc>
        <w:tc>
          <w:tcPr>
            <w:tcW w:w="1417" w:type="dxa"/>
            <w:tcBorders>
              <w:top w:val="nil"/>
              <w:left w:val="nil"/>
              <w:bottom w:val="nil"/>
              <w:right w:val="nil"/>
            </w:tcBorders>
            <w:vAlign w:val="center"/>
          </w:tcPr>
          <w:p w14:paraId="043235D6" w14:textId="77777777" w:rsidR="00431167" w:rsidRPr="007D2B73" w:rsidRDefault="00431167" w:rsidP="00315B74">
            <w:pPr>
              <w:jc w:val="center"/>
              <w:rPr>
                <w:rFonts w:ascii="Times New Roman" w:hAnsi="Times New Roman" w:cs="Times New Roman"/>
              </w:rPr>
            </w:pPr>
            <w:r w:rsidRPr="007D2B73">
              <w:rPr>
                <w:rFonts w:ascii="Times New Roman" w:hAnsi="Times New Roman" w:cs="Times New Roman"/>
              </w:rPr>
              <w:t>19.2 (116)</w:t>
            </w:r>
          </w:p>
        </w:tc>
        <w:tc>
          <w:tcPr>
            <w:tcW w:w="2127" w:type="dxa"/>
            <w:tcBorders>
              <w:top w:val="nil"/>
              <w:left w:val="nil"/>
              <w:bottom w:val="nil"/>
              <w:right w:val="single" w:sz="4" w:space="0" w:color="auto"/>
            </w:tcBorders>
            <w:vAlign w:val="center"/>
          </w:tcPr>
          <w:p w14:paraId="1547FE21" w14:textId="77777777" w:rsidR="00431167" w:rsidRPr="007D2B73" w:rsidRDefault="00431167" w:rsidP="00315B74">
            <w:pPr>
              <w:jc w:val="center"/>
              <w:rPr>
                <w:rFonts w:ascii="Times New Roman" w:hAnsi="Times New Roman" w:cs="Times New Roman"/>
              </w:rPr>
            </w:pPr>
            <w:r w:rsidRPr="007D2B73">
              <w:rPr>
                <w:rFonts w:ascii="Times New Roman" w:hAnsi="Times New Roman" w:cs="Times New Roman"/>
              </w:rPr>
              <w:t>19.6 (45)</w:t>
            </w:r>
          </w:p>
        </w:tc>
        <w:tc>
          <w:tcPr>
            <w:tcW w:w="1984" w:type="dxa"/>
            <w:tcBorders>
              <w:top w:val="nil"/>
              <w:left w:val="single" w:sz="4" w:space="0" w:color="auto"/>
              <w:bottom w:val="nil"/>
              <w:right w:val="nil"/>
            </w:tcBorders>
          </w:tcPr>
          <w:p w14:paraId="05ECF1FD" w14:textId="77777777" w:rsidR="00431167" w:rsidRPr="007D2B73" w:rsidRDefault="00431167" w:rsidP="00315B74">
            <w:pPr>
              <w:jc w:val="center"/>
              <w:rPr>
                <w:rFonts w:ascii="Times New Roman" w:hAnsi="Times New Roman" w:cs="Times New Roman"/>
              </w:rPr>
            </w:pPr>
            <w:r>
              <w:rPr>
                <w:rFonts w:ascii="Times New Roman" w:hAnsi="Times New Roman" w:cs="Times New Roman"/>
              </w:rPr>
              <w:t>8.9 (12)</w:t>
            </w:r>
          </w:p>
        </w:tc>
        <w:tc>
          <w:tcPr>
            <w:tcW w:w="1843" w:type="dxa"/>
            <w:tcBorders>
              <w:top w:val="nil"/>
              <w:left w:val="nil"/>
              <w:bottom w:val="nil"/>
              <w:right w:val="nil"/>
            </w:tcBorders>
          </w:tcPr>
          <w:p w14:paraId="6E0C1AA6" w14:textId="77777777" w:rsidR="00431167" w:rsidRPr="007D2B73" w:rsidRDefault="00431167" w:rsidP="00315B74">
            <w:pPr>
              <w:jc w:val="center"/>
              <w:rPr>
                <w:rFonts w:ascii="Times New Roman" w:hAnsi="Times New Roman" w:cs="Times New Roman"/>
              </w:rPr>
            </w:pPr>
            <w:r>
              <w:rPr>
                <w:rFonts w:ascii="Times New Roman" w:hAnsi="Times New Roman" w:cs="Times New Roman"/>
              </w:rPr>
              <w:t>12.6 (12)</w:t>
            </w:r>
          </w:p>
        </w:tc>
        <w:tc>
          <w:tcPr>
            <w:tcW w:w="2269" w:type="dxa"/>
            <w:tcBorders>
              <w:top w:val="nil"/>
              <w:left w:val="nil"/>
              <w:bottom w:val="nil"/>
              <w:right w:val="nil"/>
            </w:tcBorders>
          </w:tcPr>
          <w:p w14:paraId="616744CB" w14:textId="77777777" w:rsidR="00431167" w:rsidRPr="007D2B73" w:rsidRDefault="00431167" w:rsidP="00315B74">
            <w:pPr>
              <w:jc w:val="center"/>
              <w:rPr>
                <w:rFonts w:ascii="Times New Roman" w:hAnsi="Times New Roman" w:cs="Times New Roman"/>
              </w:rPr>
            </w:pPr>
            <w:r>
              <w:rPr>
                <w:rFonts w:ascii="Times New Roman" w:hAnsi="Times New Roman" w:cs="Times New Roman"/>
              </w:rPr>
              <w:t>18.0 (111)</w:t>
            </w:r>
          </w:p>
        </w:tc>
      </w:tr>
      <w:tr w:rsidR="00431167" w:rsidRPr="007D2B73" w14:paraId="06CC98DF" w14:textId="77777777" w:rsidTr="00315B74">
        <w:tc>
          <w:tcPr>
            <w:tcW w:w="1283" w:type="dxa"/>
            <w:vMerge/>
            <w:tcBorders>
              <w:left w:val="nil"/>
              <w:right w:val="nil"/>
            </w:tcBorders>
            <w:vAlign w:val="center"/>
          </w:tcPr>
          <w:p w14:paraId="5C869CF4" w14:textId="77777777" w:rsidR="00431167" w:rsidRPr="007D2B73" w:rsidRDefault="00431167" w:rsidP="00315B74">
            <w:pPr>
              <w:rPr>
                <w:rFonts w:ascii="Times New Roman" w:hAnsi="Times New Roman" w:cs="Times New Roman"/>
              </w:rPr>
            </w:pPr>
          </w:p>
        </w:tc>
        <w:tc>
          <w:tcPr>
            <w:tcW w:w="2119" w:type="dxa"/>
            <w:tcBorders>
              <w:top w:val="nil"/>
              <w:left w:val="nil"/>
              <w:bottom w:val="nil"/>
              <w:right w:val="single" w:sz="4" w:space="0" w:color="auto"/>
            </w:tcBorders>
            <w:vAlign w:val="center"/>
          </w:tcPr>
          <w:p w14:paraId="33401309" w14:textId="77777777" w:rsidR="00431167" w:rsidRPr="007D2B73" w:rsidRDefault="00431167" w:rsidP="00315B74">
            <w:pPr>
              <w:rPr>
                <w:rFonts w:ascii="Times New Roman" w:hAnsi="Times New Roman" w:cs="Times New Roman"/>
              </w:rPr>
            </w:pPr>
            <w:r w:rsidRPr="007D2B73">
              <w:rPr>
                <w:rFonts w:ascii="Times New Roman" w:hAnsi="Times New Roman" w:cs="Times New Roman"/>
              </w:rPr>
              <w:t>Three</w:t>
            </w:r>
          </w:p>
        </w:tc>
        <w:tc>
          <w:tcPr>
            <w:tcW w:w="1985" w:type="dxa"/>
            <w:tcBorders>
              <w:top w:val="nil"/>
              <w:left w:val="single" w:sz="4" w:space="0" w:color="auto"/>
              <w:bottom w:val="nil"/>
              <w:right w:val="nil"/>
            </w:tcBorders>
            <w:vAlign w:val="center"/>
          </w:tcPr>
          <w:p w14:paraId="3C27044E" w14:textId="77777777" w:rsidR="00431167" w:rsidRPr="007D2B73" w:rsidRDefault="00431167" w:rsidP="00315B74">
            <w:pPr>
              <w:jc w:val="center"/>
              <w:rPr>
                <w:rFonts w:ascii="Times New Roman" w:hAnsi="Times New Roman" w:cs="Times New Roman"/>
              </w:rPr>
            </w:pPr>
            <w:r w:rsidRPr="007D2B73">
              <w:rPr>
                <w:rFonts w:ascii="Times New Roman" w:hAnsi="Times New Roman" w:cs="Times New Roman"/>
              </w:rPr>
              <w:t>4.81 (214)</w:t>
            </w:r>
          </w:p>
        </w:tc>
        <w:tc>
          <w:tcPr>
            <w:tcW w:w="1984" w:type="dxa"/>
            <w:tcBorders>
              <w:top w:val="nil"/>
              <w:left w:val="nil"/>
              <w:bottom w:val="nil"/>
              <w:right w:val="nil"/>
            </w:tcBorders>
            <w:vAlign w:val="center"/>
          </w:tcPr>
          <w:p w14:paraId="3FDCFB7A" w14:textId="77777777" w:rsidR="00431167" w:rsidRPr="007D2B73" w:rsidRDefault="00431167" w:rsidP="00315B74">
            <w:pPr>
              <w:jc w:val="center"/>
              <w:rPr>
                <w:rFonts w:ascii="Times New Roman" w:hAnsi="Times New Roman" w:cs="Times New Roman"/>
              </w:rPr>
            </w:pPr>
            <w:r w:rsidRPr="007D2B73">
              <w:rPr>
                <w:rFonts w:ascii="Times New Roman" w:hAnsi="Times New Roman" w:cs="Times New Roman"/>
              </w:rPr>
              <w:t>3.24 (29)</w:t>
            </w:r>
          </w:p>
        </w:tc>
        <w:tc>
          <w:tcPr>
            <w:tcW w:w="1985" w:type="dxa"/>
            <w:tcBorders>
              <w:top w:val="nil"/>
              <w:left w:val="nil"/>
              <w:bottom w:val="nil"/>
              <w:right w:val="nil"/>
            </w:tcBorders>
            <w:vAlign w:val="center"/>
          </w:tcPr>
          <w:p w14:paraId="1BA85AAE" w14:textId="77777777" w:rsidR="00431167" w:rsidRPr="007D2B73" w:rsidRDefault="00431167" w:rsidP="00315B74">
            <w:pPr>
              <w:jc w:val="center"/>
              <w:rPr>
                <w:rFonts w:ascii="Times New Roman" w:hAnsi="Times New Roman" w:cs="Times New Roman"/>
              </w:rPr>
            </w:pPr>
            <w:r w:rsidRPr="007D2B73">
              <w:rPr>
                <w:rFonts w:ascii="Times New Roman" w:hAnsi="Times New Roman" w:cs="Times New Roman"/>
              </w:rPr>
              <w:t>3.71 (46)</w:t>
            </w:r>
          </w:p>
        </w:tc>
        <w:tc>
          <w:tcPr>
            <w:tcW w:w="1417" w:type="dxa"/>
            <w:tcBorders>
              <w:top w:val="nil"/>
              <w:left w:val="nil"/>
              <w:bottom w:val="nil"/>
              <w:right w:val="nil"/>
            </w:tcBorders>
            <w:vAlign w:val="center"/>
          </w:tcPr>
          <w:p w14:paraId="24AB7325" w14:textId="77777777" w:rsidR="00431167" w:rsidRPr="007D2B73" w:rsidRDefault="00431167" w:rsidP="00315B74">
            <w:pPr>
              <w:jc w:val="center"/>
              <w:rPr>
                <w:rFonts w:ascii="Times New Roman" w:hAnsi="Times New Roman" w:cs="Times New Roman"/>
              </w:rPr>
            </w:pPr>
            <w:r w:rsidRPr="007D2B73">
              <w:rPr>
                <w:rFonts w:ascii="Times New Roman" w:hAnsi="Times New Roman" w:cs="Times New Roman"/>
              </w:rPr>
              <w:t>7.3 (44)</w:t>
            </w:r>
          </w:p>
        </w:tc>
        <w:tc>
          <w:tcPr>
            <w:tcW w:w="2127" w:type="dxa"/>
            <w:tcBorders>
              <w:top w:val="nil"/>
              <w:left w:val="nil"/>
              <w:bottom w:val="nil"/>
              <w:right w:val="single" w:sz="4" w:space="0" w:color="auto"/>
            </w:tcBorders>
            <w:vAlign w:val="center"/>
          </w:tcPr>
          <w:p w14:paraId="606D132E" w14:textId="77777777" w:rsidR="00431167" w:rsidRPr="007D2B73" w:rsidRDefault="00431167" w:rsidP="00315B74">
            <w:pPr>
              <w:jc w:val="center"/>
              <w:rPr>
                <w:rFonts w:ascii="Times New Roman" w:hAnsi="Times New Roman" w:cs="Times New Roman"/>
              </w:rPr>
            </w:pPr>
            <w:r w:rsidRPr="007D2B73">
              <w:rPr>
                <w:rFonts w:ascii="Times New Roman" w:hAnsi="Times New Roman" w:cs="Times New Roman"/>
              </w:rPr>
              <w:t>4.78 (11)</w:t>
            </w:r>
          </w:p>
        </w:tc>
        <w:tc>
          <w:tcPr>
            <w:tcW w:w="1984" w:type="dxa"/>
            <w:tcBorders>
              <w:top w:val="nil"/>
              <w:left w:val="single" w:sz="4" w:space="0" w:color="auto"/>
              <w:bottom w:val="nil"/>
              <w:right w:val="nil"/>
            </w:tcBorders>
          </w:tcPr>
          <w:p w14:paraId="5385A327" w14:textId="77777777" w:rsidR="00431167" w:rsidRPr="007D2B73" w:rsidRDefault="00431167" w:rsidP="00315B74">
            <w:pPr>
              <w:jc w:val="center"/>
              <w:rPr>
                <w:rFonts w:ascii="Times New Roman" w:hAnsi="Times New Roman" w:cs="Times New Roman"/>
              </w:rPr>
            </w:pPr>
            <w:r>
              <w:rPr>
                <w:rFonts w:ascii="Times New Roman" w:hAnsi="Times New Roman" w:cs="Times New Roman"/>
              </w:rPr>
              <w:t>6.7 (9)</w:t>
            </w:r>
          </w:p>
        </w:tc>
        <w:tc>
          <w:tcPr>
            <w:tcW w:w="1843" w:type="dxa"/>
            <w:tcBorders>
              <w:top w:val="nil"/>
              <w:left w:val="nil"/>
              <w:bottom w:val="nil"/>
              <w:right w:val="nil"/>
            </w:tcBorders>
          </w:tcPr>
          <w:p w14:paraId="48D0E808" w14:textId="77777777" w:rsidR="00431167" w:rsidRPr="007D2B73" w:rsidRDefault="00431167" w:rsidP="00315B74">
            <w:pPr>
              <w:jc w:val="center"/>
              <w:rPr>
                <w:rFonts w:ascii="Times New Roman" w:hAnsi="Times New Roman" w:cs="Times New Roman"/>
              </w:rPr>
            </w:pPr>
            <w:r>
              <w:rPr>
                <w:rFonts w:ascii="Times New Roman" w:hAnsi="Times New Roman" w:cs="Times New Roman"/>
              </w:rPr>
              <w:t>4.8 (8)</w:t>
            </w:r>
          </w:p>
        </w:tc>
        <w:tc>
          <w:tcPr>
            <w:tcW w:w="2269" w:type="dxa"/>
            <w:tcBorders>
              <w:top w:val="nil"/>
              <w:left w:val="nil"/>
              <w:bottom w:val="nil"/>
              <w:right w:val="nil"/>
            </w:tcBorders>
          </w:tcPr>
          <w:p w14:paraId="11626515" w14:textId="77777777" w:rsidR="00431167" w:rsidRPr="007D2B73" w:rsidRDefault="00431167" w:rsidP="00315B74">
            <w:pPr>
              <w:jc w:val="center"/>
              <w:rPr>
                <w:rFonts w:ascii="Times New Roman" w:hAnsi="Times New Roman" w:cs="Times New Roman"/>
              </w:rPr>
            </w:pPr>
            <w:r>
              <w:rPr>
                <w:rFonts w:ascii="Times New Roman" w:hAnsi="Times New Roman" w:cs="Times New Roman"/>
              </w:rPr>
              <w:t>8.9 (55)</w:t>
            </w:r>
          </w:p>
        </w:tc>
      </w:tr>
      <w:tr w:rsidR="00431167" w:rsidRPr="007D2B73" w14:paraId="190FFC42" w14:textId="77777777" w:rsidTr="00315B74">
        <w:tc>
          <w:tcPr>
            <w:tcW w:w="1283" w:type="dxa"/>
            <w:vMerge/>
            <w:tcBorders>
              <w:left w:val="nil"/>
              <w:right w:val="nil"/>
            </w:tcBorders>
            <w:vAlign w:val="center"/>
          </w:tcPr>
          <w:p w14:paraId="72114600" w14:textId="77777777" w:rsidR="00431167" w:rsidRPr="007D2B73" w:rsidRDefault="00431167" w:rsidP="00315B74">
            <w:pPr>
              <w:rPr>
                <w:rFonts w:ascii="Times New Roman" w:hAnsi="Times New Roman" w:cs="Times New Roman"/>
              </w:rPr>
            </w:pPr>
          </w:p>
        </w:tc>
        <w:tc>
          <w:tcPr>
            <w:tcW w:w="2119" w:type="dxa"/>
            <w:tcBorders>
              <w:top w:val="nil"/>
              <w:left w:val="nil"/>
              <w:bottom w:val="nil"/>
              <w:right w:val="single" w:sz="4" w:space="0" w:color="auto"/>
            </w:tcBorders>
            <w:vAlign w:val="center"/>
          </w:tcPr>
          <w:p w14:paraId="1BB76789" w14:textId="77777777" w:rsidR="00431167" w:rsidRPr="007D2B73" w:rsidRDefault="00431167" w:rsidP="00315B74">
            <w:pPr>
              <w:rPr>
                <w:rFonts w:ascii="Times New Roman" w:hAnsi="Times New Roman" w:cs="Times New Roman"/>
              </w:rPr>
            </w:pPr>
            <w:r w:rsidRPr="007D2B73">
              <w:rPr>
                <w:rFonts w:ascii="Times New Roman" w:hAnsi="Times New Roman" w:cs="Times New Roman"/>
              </w:rPr>
              <w:t>More</w:t>
            </w:r>
          </w:p>
        </w:tc>
        <w:tc>
          <w:tcPr>
            <w:tcW w:w="1985" w:type="dxa"/>
            <w:tcBorders>
              <w:top w:val="nil"/>
              <w:left w:val="single" w:sz="4" w:space="0" w:color="auto"/>
              <w:bottom w:val="nil"/>
              <w:right w:val="nil"/>
            </w:tcBorders>
            <w:vAlign w:val="center"/>
          </w:tcPr>
          <w:p w14:paraId="660BBE38" w14:textId="77777777" w:rsidR="00431167" w:rsidRPr="007D2B73" w:rsidRDefault="00431167" w:rsidP="00315B74">
            <w:pPr>
              <w:jc w:val="center"/>
              <w:rPr>
                <w:rFonts w:ascii="Times New Roman" w:hAnsi="Times New Roman" w:cs="Times New Roman"/>
              </w:rPr>
            </w:pPr>
            <w:r w:rsidRPr="007D2B73">
              <w:rPr>
                <w:rFonts w:ascii="Times New Roman" w:hAnsi="Times New Roman" w:cs="Times New Roman"/>
              </w:rPr>
              <w:t>3.91 (174)</w:t>
            </w:r>
          </w:p>
        </w:tc>
        <w:tc>
          <w:tcPr>
            <w:tcW w:w="1984" w:type="dxa"/>
            <w:tcBorders>
              <w:top w:val="nil"/>
              <w:left w:val="nil"/>
              <w:bottom w:val="nil"/>
              <w:right w:val="nil"/>
            </w:tcBorders>
            <w:vAlign w:val="center"/>
          </w:tcPr>
          <w:p w14:paraId="6B8D672C" w14:textId="77777777" w:rsidR="00431167" w:rsidRPr="007D2B73" w:rsidRDefault="00431167" w:rsidP="00315B74">
            <w:pPr>
              <w:jc w:val="center"/>
              <w:rPr>
                <w:rFonts w:ascii="Times New Roman" w:hAnsi="Times New Roman" w:cs="Times New Roman"/>
              </w:rPr>
            </w:pPr>
            <w:r w:rsidRPr="007D2B73">
              <w:rPr>
                <w:rFonts w:ascii="Times New Roman" w:hAnsi="Times New Roman" w:cs="Times New Roman"/>
              </w:rPr>
              <w:t>2.12 (19)</w:t>
            </w:r>
          </w:p>
        </w:tc>
        <w:tc>
          <w:tcPr>
            <w:tcW w:w="1985" w:type="dxa"/>
            <w:tcBorders>
              <w:top w:val="nil"/>
              <w:left w:val="nil"/>
              <w:bottom w:val="nil"/>
              <w:right w:val="nil"/>
            </w:tcBorders>
            <w:vAlign w:val="center"/>
          </w:tcPr>
          <w:p w14:paraId="2ABBF45A" w14:textId="77777777" w:rsidR="00431167" w:rsidRPr="007D2B73" w:rsidRDefault="00431167" w:rsidP="00315B74">
            <w:pPr>
              <w:jc w:val="center"/>
              <w:rPr>
                <w:rFonts w:ascii="Times New Roman" w:hAnsi="Times New Roman" w:cs="Times New Roman"/>
              </w:rPr>
            </w:pPr>
            <w:r w:rsidRPr="007D2B73">
              <w:rPr>
                <w:rFonts w:ascii="Times New Roman" w:hAnsi="Times New Roman" w:cs="Times New Roman"/>
              </w:rPr>
              <w:t>2.58 (32)</w:t>
            </w:r>
          </w:p>
        </w:tc>
        <w:tc>
          <w:tcPr>
            <w:tcW w:w="1417" w:type="dxa"/>
            <w:tcBorders>
              <w:top w:val="nil"/>
              <w:left w:val="nil"/>
              <w:bottom w:val="nil"/>
              <w:right w:val="nil"/>
            </w:tcBorders>
            <w:vAlign w:val="center"/>
          </w:tcPr>
          <w:p w14:paraId="0799F3CB" w14:textId="77777777" w:rsidR="00431167" w:rsidRPr="007D2B73" w:rsidRDefault="00431167" w:rsidP="00315B74">
            <w:pPr>
              <w:jc w:val="center"/>
              <w:rPr>
                <w:rFonts w:ascii="Times New Roman" w:hAnsi="Times New Roman" w:cs="Times New Roman"/>
              </w:rPr>
            </w:pPr>
            <w:r w:rsidRPr="007D2B73">
              <w:rPr>
                <w:rFonts w:ascii="Times New Roman" w:hAnsi="Times New Roman" w:cs="Times New Roman"/>
              </w:rPr>
              <w:t>5.31 (32)</w:t>
            </w:r>
          </w:p>
        </w:tc>
        <w:tc>
          <w:tcPr>
            <w:tcW w:w="2127" w:type="dxa"/>
            <w:tcBorders>
              <w:top w:val="nil"/>
              <w:left w:val="nil"/>
              <w:bottom w:val="nil"/>
              <w:right w:val="single" w:sz="4" w:space="0" w:color="auto"/>
            </w:tcBorders>
            <w:vAlign w:val="center"/>
          </w:tcPr>
          <w:p w14:paraId="382A7715" w14:textId="77777777" w:rsidR="00431167" w:rsidRPr="007D2B73" w:rsidRDefault="00431167" w:rsidP="00315B74">
            <w:pPr>
              <w:jc w:val="center"/>
              <w:rPr>
                <w:rFonts w:ascii="Times New Roman" w:hAnsi="Times New Roman" w:cs="Times New Roman"/>
              </w:rPr>
            </w:pPr>
            <w:r w:rsidRPr="007D2B73">
              <w:rPr>
                <w:rFonts w:ascii="Times New Roman" w:hAnsi="Times New Roman" w:cs="Times New Roman"/>
              </w:rPr>
              <w:t>8.26 (19)</w:t>
            </w:r>
          </w:p>
        </w:tc>
        <w:tc>
          <w:tcPr>
            <w:tcW w:w="1984" w:type="dxa"/>
            <w:tcBorders>
              <w:top w:val="nil"/>
              <w:left w:val="single" w:sz="4" w:space="0" w:color="auto"/>
              <w:bottom w:val="nil"/>
              <w:right w:val="nil"/>
            </w:tcBorders>
          </w:tcPr>
          <w:p w14:paraId="50272D48" w14:textId="77777777" w:rsidR="00431167" w:rsidRPr="007D2B73" w:rsidRDefault="00431167" w:rsidP="00315B74">
            <w:pPr>
              <w:jc w:val="center"/>
              <w:rPr>
                <w:rFonts w:ascii="Times New Roman" w:hAnsi="Times New Roman" w:cs="Times New Roman"/>
              </w:rPr>
            </w:pPr>
            <w:r>
              <w:rPr>
                <w:rFonts w:ascii="Times New Roman" w:hAnsi="Times New Roman" w:cs="Times New Roman"/>
              </w:rPr>
              <w:t>2.2 (3)</w:t>
            </w:r>
          </w:p>
        </w:tc>
        <w:tc>
          <w:tcPr>
            <w:tcW w:w="1843" w:type="dxa"/>
            <w:tcBorders>
              <w:top w:val="nil"/>
              <w:left w:val="nil"/>
              <w:bottom w:val="nil"/>
              <w:right w:val="nil"/>
            </w:tcBorders>
          </w:tcPr>
          <w:p w14:paraId="0A00F608" w14:textId="77777777" w:rsidR="00431167" w:rsidRPr="007D2B73" w:rsidRDefault="00431167" w:rsidP="00315B74">
            <w:pPr>
              <w:jc w:val="center"/>
              <w:rPr>
                <w:rFonts w:ascii="Times New Roman" w:hAnsi="Times New Roman" w:cs="Times New Roman"/>
              </w:rPr>
            </w:pPr>
            <w:r>
              <w:rPr>
                <w:rFonts w:ascii="Times New Roman" w:hAnsi="Times New Roman" w:cs="Times New Roman"/>
              </w:rPr>
              <w:t>3.6 (6)</w:t>
            </w:r>
          </w:p>
        </w:tc>
        <w:tc>
          <w:tcPr>
            <w:tcW w:w="2269" w:type="dxa"/>
            <w:tcBorders>
              <w:top w:val="nil"/>
              <w:left w:val="nil"/>
              <w:bottom w:val="nil"/>
              <w:right w:val="nil"/>
            </w:tcBorders>
          </w:tcPr>
          <w:p w14:paraId="61EB4056" w14:textId="77777777" w:rsidR="00431167" w:rsidRPr="007D2B73" w:rsidRDefault="00431167" w:rsidP="00315B74">
            <w:pPr>
              <w:jc w:val="center"/>
              <w:rPr>
                <w:rFonts w:ascii="Times New Roman" w:hAnsi="Times New Roman" w:cs="Times New Roman"/>
              </w:rPr>
            </w:pPr>
            <w:r>
              <w:rPr>
                <w:rFonts w:ascii="Times New Roman" w:hAnsi="Times New Roman" w:cs="Times New Roman"/>
              </w:rPr>
              <w:t>6.1 (38)</w:t>
            </w:r>
          </w:p>
        </w:tc>
      </w:tr>
      <w:tr w:rsidR="00431167" w:rsidRPr="007D2B73" w14:paraId="27D667E6" w14:textId="77777777" w:rsidTr="00315B74">
        <w:tc>
          <w:tcPr>
            <w:tcW w:w="1283" w:type="dxa"/>
            <w:vMerge/>
            <w:tcBorders>
              <w:left w:val="nil"/>
              <w:right w:val="nil"/>
            </w:tcBorders>
            <w:vAlign w:val="center"/>
          </w:tcPr>
          <w:p w14:paraId="154D41BA" w14:textId="77777777" w:rsidR="00431167" w:rsidRPr="007D2B73" w:rsidRDefault="00431167" w:rsidP="00315B74">
            <w:pPr>
              <w:rPr>
                <w:rFonts w:ascii="Times New Roman" w:hAnsi="Times New Roman" w:cs="Times New Roman"/>
              </w:rPr>
            </w:pPr>
          </w:p>
        </w:tc>
        <w:tc>
          <w:tcPr>
            <w:tcW w:w="2119" w:type="dxa"/>
            <w:tcBorders>
              <w:top w:val="nil"/>
              <w:left w:val="nil"/>
              <w:bottom w:val="single" w:sz="4" w:space="0" w:color="auto"/>
              <w:right w:val="single" w:sz="4" w:space="0" w:color="auto"/>
            </w:tcBorders>
            <w:vAlign w:val="center"/>
          </w:tcPr>
          <w:p w14:paraId="4FDF3690" w14:textId="77777777" w:rsidR="00431167" w:rsidRPr="007D2B73" w:rsidRDefault="00431167" w:rsidP="00315B74">
            <w:pPr>
              <w:rPr>
                <w:rFonts w:ascii="Times New Roman" w:hAnsi="Times New Roman" w:cs="Times New Roman"/>
              </w:rPr>
            </w:pPr>
            <w:r w:rsidRPr="007D2B73">
              <w:rPr>
                <w:rFonts w:ascii="Times New Roman" w:hAnsi="Times New Roman" w:cs="Times New Roman"/>
              </w:rPr>
              <w:t>Unknown</w:t>
            </w:r>
          </w:p>
        </w:tc>
        <w:tc>
          <w:tcPr>
            <w:tcW w:w="1985" w:type="dxa"/>
            <w:tcBorders>
              <w:top w:val="nil"/>
              <w:left w:val="single" w:sz="4" w:space="0" w:color="auto"/>
              <w:bottom w:val="single" w:sz="4" w:space="0" w:color="auto"/>
              <w:right w:val="nil"/>
            </w:tcBorders>
            <w:vAlign w:val="center"/>
          </w:tcPr>
          <w:p w14:paraId="413D22C8" w14:textId="77777777" w:rsidR="00431167" w:rsidRPr="007D2B73" w:rsidRDefault="00431167" w:rsidP="00315B74">
            <w:pPr>
              <w:jc w:val="center"/>
              <w:rPr>
                <w:rFonts w:ascii="Times New Roman" w:hAnsi="Times New Roman" w:cs="Times New Roman"/>
              </w:rPr>
            </w:pPr>
            <w:r w:rsidRPr="007D2B73">
              <w:rPr>
                <w:rFonts w:ascii="Times New Roman" w:hAnsi="Times New Roman" w:cs="Times New Roman"/>
              </w:rPr>
              <w:t>22.4 (997)</w:t>
            </w:r>
          </w:p>
        </w:tc>
        <w:tc>
          <w:tcPr>
            <w:tcW w:w="1984" w:type="dxa"/>
            <w:tcBorders>
              <w:top w:val="nil"/>
              <w:left w:val="nil"/>
              <w:bottom w:val="single" w:sz="4" w:space="0" w:color="auto"/>
              <w:right w:val="nil"/>
            </w:tcBorders>
            <w:vAlign w:val="center"/>
          </w:tcPr>
          <w:p w14:paraId="616C1EC8" w14:textId="77777777" w:rsidR="00431167" w:rsidRPr="007D2B73" w:rsidRDefault="00431167" w:rsidP="00315B74">
            <w:pPr>
              <w:jc w:val="center"/>
              <w:rPr>
                <w:rFonts w:ascii="Times New Roman" w:hAnsi="Times New Roman" w:cs="Times New Roman"/>
              </w:rPr>
            </w:pPr>
            <w:r w:rsidRPr="007D2B73">
              <w:rPr>
                <w:rFonts w:ascii="Times New Roman" w:hAnsi="Times New Roman" w:cs="Times New Roman"/>
              </w:rPr>
              <w:t>3.13 (28)</w:t>
            </w:r>
          </w:p>
        </w:tc>
        <w:tc>
          <w:tcPr>
            <w:tcW w:w="1985" w:type="dxa"/>
            <w:tcBorders>
              <w:top w:val="nil"/>
              <w:left w:val="nil"/>
              <w:bottom w:val="single" w:sz="4" w:space="0" w:color="auto"/>
              <w:right w:val="nil"/>
            </w:tcBorders>
            <w:vAlign w:val="center"/>
          </w:tcPr>
          <w:p w14:paraId="0BE5CD7B" w14:textId="77777777" w:rsidR="00431167" w:rsidRPr="007D2B73" w:rsidRDefault="00431167" w:rsidP="00315B74">
            <w:pPr>
              <w:jc w:val="center"/>
              <w:rPr>
                <w:rFonts w:ascii="Times New Roman" w:hAnsi="Times New Roman" w:cs="Times New Roman"/>
              </w:rPr>
            </w:pPr>
            <w:r w:rsidRPr="007D2B73">
              <w:rPr>
                <w:rFonts w:ascii="Times New Roman" w:hAnsi="Times New Roman" w:cs="Times New Roman"/>
              </w:rPr>
              <w:t>5.57 (69)</w:t>
            </w:r>
          </w:p>
        </w:tc>
        <w:tc>
          <w:tcPr>
            <w:tcW w:w="1417" w:type="dxa"/>
            <w:tcBorders>
              <w:top w:val="nil"/>
              <w:left w:val="nil"/>
              <w:bottom w:val="single" w:sz="4" w:space="0" w:color="auto"/>
              <w:right w:val="nil"/>
            </w:tcBorders>
            <w:vAlign w:val="center"/>
          </w:tcPr>
          <w:p w14:paraId="0A088D9A" w14:textId="77777777" w:rsidR="00431167" w:rsidRPr="007D2B73" w:rsidRDefault="00431167" w:rsidP="00315B74">
            <w:pPr>
              <w:jc w:val="center"/>
              <w:rPr>
                <w:rFonts w:ascii="Times New Roman" w:hAnsi="Times New Roman" w:cs="Times New Roman"/>
              </w:rPr>
            </w:pPr>
            <w:r w:rsidRPr="007D2B73">
              <w:rPr>
                <w:rFonts w:ascii="Times New Roman" w:hAnsi="Times New Roman" w:cs="Times New Roman"/>
              </w:rPr>
              <w:t>4.81 (29)</w:t>
            </w:r>
          </w:p>
        </w:tc>
        <w:tc>
          <w:tcPr>
            <w:tcW w:w="2127" w:type="dxa"/>
            <w:tcBorders>
              <w:top w:val="nil"/>
              <w:left w:val="nil"/>
              <w:bottom w:val="single" w:sz="4" w:space="0" w:color="auto"/>
              <w:right w:val="single" w:sz="4" w:space="0" w:color="auto"/>
            </w:tcBorders>
            <w:vAlign w:val="center"/>
          </w:tcPr>
          <w:p w14:paraId="052CFCFA" w14:textId="77777777" w:rsidR="00431167" w:rsidRPr="007D2B73" w:rsidRDefault="00431167" w:rsidP="00315B74">
            <w:pPr>
              <w:jc w:val="center"/>
              <w:rPr>
                <w:rFonts w:ascii="Times New Roman" w:hAnsi="Times New Roman" w:cs="Times New Roman"/>
              </w:rPr>
            </w:pPr>
            <w:r w:rsidRPr="007D2B73">
              <w:rPr>
                <w:rFonts w:ascii="Times New Roman" w:hAnsi="Times New Roman" w:cs="Times New Roman"/>
              </w:rPr>
              <w:t>8.7 (20)</w:t>
            </w:r>
          </w:p>
        </w:tc>
        <w:tc>
          <w:tcPr>
            <w:tcW w:w="1984" w:type="dxa"/>
            <w:tcBorders>
              <w:top w:val="nil"/>
              <w:left w:val="single" w:sz="4" w:space="0" w:color="auto"/>
              <w:bottom w:val="single" w:sz="4" w:space="0" w:color="auto"/>
              <w:right w:val="nil"/>
            </w:tcBorders>
          </w:tcPr>
          <w:p w14:paraId="29F1C6DB" w14:textId="77777777" w:rsidR="00431167" w:rsidRPr="007D2B73" w:rsidRDefault="00431167" w:rsidP="00315B74">
            <w:pPr>
              <w:jc w:val="center"/>
              <w:rPr>
                <w:rFonts w:ascii="Times New Roman" w:hAnsi="Times New Roman" w:cs="Times New Roman"/>
              </w:rPr>
            </w:pPr>
            <w:r>
              <w:rPr>
                <w:rFonts w:ascii="Times New Roman" w:hAnsi="Times New Roman" w:cs="Times New Roman"/>
              </w:rPr>
              <w:t>3.7 (5)</w:t>
            </w:r>
          </w:p>
        </w:tc>
        <w:tc>
          <w:tcPr>
            <w:tcW w:w="1843" w:type="dxa"/>
            <w:tcBorders>
              <w:top w:val="nil"/>
              <w:left w:val="nil"/>
              <w:bottom w:val="single" w:sz="4" w:space="0" w:color="auto"/>
              <w:right w:val="nil"/>
            </w:tcBorders>
          </w:tcPr>
          <w:p w14:paraId="3B6696B3" w14:textId="77777777" w:rsidR="00431167" w:rsidRPr="007D2B73" w:rsidRDefault="00431167" w:rsidP="00315B74">
            <w:pPr>
              <w:jc w:val="center"/>
              <w:rPr>
                <w:rFonts w:ascii="Times New Roman" w:hAnsi="Times New Roman" w:cs="Times New Roman"/>
              </w:rPr>
            </w:pPr>
            <w:r>
              <w:rPr>
                <w:rFonts w:ascii="Times New Roman" w:hAnsi="Times New Roman" w:cs="Times New Roman"/>
              </w:rPr>
              <w:t>4.2 (7)</w:t>
            </w:r>
          </w:p>
        </w:tc>
        <w:tc>
          <w:tcPr>
            <w:tcW w:w="2269" w:type="dxa"/>
            <w:tcBorders>
              <w:top w:val="nil"/>
              <w:left w:val="nil"/>
              <w:bottom w:val="single" w:sz="4" w:space="0" w:color="auto"/>
              <w:right w:val="nil"/>
            </w:tcBorders>
          </w:tcPr>
          <w:p w14:paraId="69B03461" w14:textId="77777777" w:rsidR="00431167" w:rsidRPr="007D2B73" w:rsidRDefault="00431167" w:rsidP="00315B74">
            <w:pPr>
              <w:jc w:val="center"/>
              <w:rPr>
                <w:rFonts w:ascii="Times New Roman" w:hAnsi="Times New Roman" w:cs="Times New Roman"/>
              </w:rPr>
            </w:pPr>
            <w:r>
              <w:rPr>
                <w:rFonts w:ascii="Times New Roman" w:hAnsi="Times New Roman" w:cs="Times New Roman"/>
              </w:rPr>
              <w:t>10.2 (63)</w:t>
            </w:r>
          </w:p>
        </w:tc>
      </w:tr>
      <w:tr w:rsidR="00431167" w:rsidRPr="007D2B73" w14:paraId="0167ADAA" w14:textId="77777777" w:rsidTr="00315B74">
        <w:tc>
          <w:tcPr>
            <w:tcW w:w="1283" w:type="dxa"/>
            <w:vMerge w:val="restart"/>
            <w:tcBorders>
              <w:left w:val="nil"/>
              <w:right w:val="nil"/>
            </w:tcBorders>
            <w:vAlign w:val="center"/>
          </w:tcPr>
          <w:p w14:paraId="675CA34A" w14:textId="77777777" w:rsidR="00431167" w:rsidRPr="007D2B73" w:rsidRDefault="00431167" w:rsidP="00315B74">
            <w:pPr>
              <w:rPr>
                <w:rFonts w:ascii="Times New Roman" w:hAnsi="Times New Roman" w:cs="Times New Roman"/>
              </w:rPr>
            </w:pPr>
            <w:r w:rsidRPr="007D2B73">
              <w:rPr>
                <w:rFonts w:ascii="Times New Roman" w:hAnsi="Times New Roman" w:cs="Times New Roman"/>
              </w:rPr>
              <w:t>Human Activity</w:t>
            </w:r>
            <w:r>
              <w:rPr>
                <w:rFonts w:ascii="Times New Roman" w:hAnsi="Times New Roman" w:cs="Times New Roman"/>
              </w:rPr>
              <w:t xml:space="preserve"> Mentioned</w:t>
            </w:r>
          </w:p>
        </w:tc>
        <w:tc>
          <w:tcPr>
            <w:tcW w:w="2119" w:type="dxa"/>
            <w:tcBorders>
              <w:left w:val="nil"/>
              <w:bottom w:val="nil"/>
              <w:right w:val="single" w:sz="4" w:space="0" w:color="auto"/>
            </w:tcBorders>
            <w:vAlign w:val="center"/>
          </w:tcPr>
          <w:p w14:paraId="67F14BAF" w14:textId="77777777" w:rsidR="00431167" w:rsidRPr="007D2B73" w:rsidRDefault="00431167" w:rsidP="00315B74">
            <w:pPr>
              <w:rPr>
                <w:rFonts w:ascii="Times New Roman" w:hAnsi="Times New Roman" w:cs="Times New Roman"/>
              </w:rPr>
            </w:pPr>
            <w:r w:rsidRPr="007D2B73">
              <w:rPr>
                <w:rFonts w:ascii="Times New Roman" w:hAnsi="Times New Roman" w:cs="Times New Roman"/>
              </w:rPr>
              <w:t>Walking</w:t>
            </w:r>
          </w:p>
        </w:tc>
        <w:tc>
          <w:tcPr>
            <w:tcW w:w="1985" w:type="dxa"/>
            <w:tcBorders>
              <w:left w:val="single" w:sz="4" w:space="0" w:color="auto"/>
              <w:bottom w:val="nil"/>
              <w:right w:val="nil"/>
            </w:tcBorders>
            <w:vAlign w:val="center"/>
          </w:tcPr>
          <w:p w14:paraId="2EF177CE" w14:textId="77777777" w:rsidR="00431167" w:rsidRPr="007D2B73" w:rsidRDefault="00431167" w:rsidP="00315B74">
            <w:pPr>
              <w:jc w:val="center"/>
              <w:rPr>
                <w:rFonts w:ascii="Times New Roman" w:hAnsi="Times New Roman" w:cs="Times New Roman"/>
              </w:rPr>
            </w:pPr>
            <w:r w:rsidRPr="007D2B73">
              <w:rPr>
                <w:rFonts w:ascii="Times New Roman" w:hAnsi="Times New Roman" w:cs="Times New Roman"/>
              </w:rPr>
              <w:t>4.38 (195)</w:t>
            </w:r>
          </w:p>
        </w:tc>
        <w:tc>
          <w:tcPr>
            <w:tcW w:w="1984" w:type="dxa"/>
            <w:tcBorders>
              <w:left w:val="nil"/>
              <w:bottom w:val="nil"/>
              <w:right w:val="nil"/>
            </w:tcBorders>
            <w:vAlign w:val="center"/>
          </w:tcPr>
          <w:p w14:paraId="008DDDA6" w14:textId="77777777" w:rsidR="00431167" w:rsidRPr="007D2B73" w:rsidRDefault="00431167" w:rsidP="00315B74">
            <w:pPr>
              <w:jc w:val="center"/>
              <w:rPr>
                <w:rFonts w:ascii="Times New Roman" w:hAnsi="Times New Roman" w:cs="Times New Roman"/>
              </w:rPr>
            </w:pPr>
            <w:r w:rsidRPr="007D2B73">
              <w:rPr>
                <w:rFonts w:ascii="Times New Roman" w:hAnsi="Times New Roman" w:cs="Times New Roman"/>
              </w:rPr>
              <w:t>27.4 (245)</w:t>
            </w:r>
          </w:p>
        </w:tc>
        <w:tc>
          <w:tcPr>
            <w:tcW w:w="1985" w:type="dxa"/>
            <w:tcBorders>
              <w:left w:val="nil"/>
              <w:bottom w:val="nil"/>
              <w:right w:val="nil"/>
            </w:tcBorders>
            <w:vAlign w:val="center"/>
          </w:tcPr>
          <w:p w14:paraId="5D7CEB8A" w14:textId="77777777" w:rsidR="00431167" w:rsidRPr="007D2B73" w:rsidRDefault="00431167" w:rsidP="00315B74">
            <w:pPr>
              <w:jc w:val="center"/>
              <w:rPr>
                <w:rFonts w:ascii="Times New Roman" w:hAnsi="Times New Roman" w:cs="Times New Roman"/>
              </w:rPr>
            </w:pPr>
            <w:r w:rsidRPr="007D2B73">
              <w:rPr>
                <w:rFonts w:ascii="Times New Roman" w:hAnsi="Times New Roman" w:cs="Times New Roman"/>
              </w:rPr>
              <w:t>32.5 (403)</w:t>
            </w:r>
          </w:p>
        </w:tc>
        <w:tc>
          <w:tcPr>
            <w:tcW w:w="1417" w:type="dxa"/>
            <w:tcBorders>
              <w:left w:val="nil"/>
              <w:bottom w:val="nil"/>
              <w:right w:val="nil"/>
            </w:tcBorders>
            <w:vAlign w:val="center"/>
          </w:tcPr>
          <w:p w14:paraId="1C64FCDB" w14:textId="77777777" w:rsidR="00431167" w:rsidRPr="007D2B73" w:rsidRDefault="00431167" w:rsidP="00315B74">
            <w:pPr>
              <w:jc w:val="center"/>
              <w:rPr>
                <w:rFonts w:ascii="Times New Roman" w:hAnsi="Times New Roman" w:cs="Times New Roman"/>
              </w:rPr>
            </w:pPr>
            <w:r w:rsidRPr="007D2B73">
              <w:rPr>
                <w:rFonts w:ascii="Times New Roman" w:hAnsi="Times New Roman" w:cs="Times New Roman"/>
              </w:rPr>
              <w:t>70.3 (424)</w:t>
            </w:r>
          </w:p>
        </w:tc>
        <w:tc>
          <w:tcPr>
            <w:tcW w:w="2127" w:type="dxa"/>
            <w:tcBorders>
              <w:left w:val="nil"/>
              <w:bottom w:val="nil"/>
              <w:right w:val="single" w:sz="4" w:space="0" w:color="auto"/>
            </w:tcBorders>
            <w:vAlign w:val="center"/>
          </w:tcPr>
          <w:p w14:paraId="694515D4" w14:textId="77777777" w:rsidR="00431167" w:rsidRPr="007D2B73" w:rsidRDefault="00431167" w:rsidP="00315B74">
            <w:pPr>
              <w:jc w:val="center"/>
              <w:rPr>
                <w:rFonts w:ascii="Times New Roman" w:hAnsi="Times New Roman" w:cs="Times New Roman"/>
              </w:rPr>
            </w:pPr>
            <w:r w:rsidRPr="007D2B73">
              <w:rPr>
                <w:rFonts w:ascii="Times New Roman" w:hAnsi="Times New Roman" w:cs="Times New Roman"/>
              </w:rPr>
              <w:t>53 (122)</w:t>
            </w:r>
          </w:p>
        </w:tc>
        <w:tc>
          <w:tcPr>
            <w:tcW w:w="1984" w:type="dxa"/>
            <w:tcBorders>
              <w:left w:val="single" w:sz="4" w:space="0" w:color="auto"/>
              <w:bottom w:val="nil"/>
              <w:right w:val="nil"/>
            </w:tcBorders>
          </w:tcPr>
          <w:p w14:paraId="1A634FAB" w14:textId="77777777" w:rsidR="00431167" w:rsidRPr="007D2B73" w:rsidRDefault="00431167" w:rsidP="00315B74">
            <w:pPr>
              <w:jc w:val="center"/>
              <w:rPr>
                <w:rFonts w:ascii="Times New Roman" w:hAnsi="Times New Roman" w:cs="Times New Roman"/>
              </w:rPr>
            </w:pPr>
            <w:r>
              <w:rPr>
                <w:rFonts w:ascii="Times New Roman" w:hAnsi="Times New Roman" w:cs="Times New Roman"/>
              </w:rPr>
              <w:t>21.5 (29)</w:t>
            </w:r>
          </w:p>
        </w:tc>
        <w:tc>
          <w:tcPr>
            <w:tcW w:w="1843" w:type="dxa"/>
            <w:tcBorders>
              <w:left w:val="nil"/>
              <w:bottom w:val="nil"/>
              <w:right w:val="nil"/>
            </w:tcBorders>
          </w:tcPr>
          <w:p w14:paraId="6EF40AF1" w14:textId="77777777" w:rsidR="00431167" w:rsidRPr="007D2B73" w:rsidRDefault="00431167" w:rsidP="00315B74">
            <w:pPr>
              <w:jc w:val="center"/>
              <w:rPr>
                <w:rFonts w:ascii="Times New Roman" w:hAnsi="Times New Roman" w:cs="Times New Roman"/>
              </w:rPr>
            </w:pPr>
            <w:r>
              <w:rPr>
                <w:rFonts w:ascii="Times New Roman" w:hAnsi="Times New Roman" w:cs="Times New Roman"/>
              </w:rPr>
              <w:t>37.1 (62)</w:t>
            </w:r>
          </w:p>
        </w:tc>
        <w:tc>
          <w:tcPr>
            <w:tcW w:w="2269" w:type="dxa"/>
            <w:tcBorders>
              <w:left w:val="nil"/>
              <w:bottom w:val="nil"/>
              <w:right w:val="nil"/>
            </w:tcBorders>
          </w:tcPr>
          <w:p w14:paraId="2354A5C1" w14:textId="77777777" w:rsidR="00431167" w:rsidRPr="007D2B73" w:rsidRDefault="00431167" w:rsidP="00315B74">
            <w:pPr>
              <w:jc w:val="center"/>
              <w:rPr>
                <w:rFonts w:ascii="Times New Roman" w:hAnsi="Times New Roman" w:cs="Times New Roman"/>
              </w:rPr>
            </w:pPr>
            <w:r>
              <w:rPr>
                <w:rFonts w:ascii="Times New Roman" w:hAnsi="Times New Roman" w:cs="Times New Roman"/>
              </w:rPr>
              <w:t>32.8 (203)</w:t>
            </w:r>
          </w:p>
        </w:tc>
      </w:tr>
      <w:tr w:rsidR="00431167" w:rsidRPr="007D2B73" w14:paraId="5A61FE4F" w14:textId="77777777" w:rsidTr="00315B74">
        <w:tc>
          <w:tcPr>
            <w:tcW w:w="1283" w:type="dxa"/>
            <w:vMerge/>
            <w:tcBorders>
              <w:left w:val="nil"/>
              <w:right w:val="nil"/>
            </w:tcBorders>
            <w:vAlign w:val="center"/>
          </w:tcPr>
          <w:p w14:paraId="017E105A" w14:textId="77777777" w:rsidR="00431167" w:rsidRPr="007D2B73" w:rsidRDefault="00431167" w:rsidP="00315B74">
            <w:pPr>
              <w:rPr>
                <w:rFonts w:ascii="Times New Roman" w:hAnsi="Times New Roman" w:cs="Times New Roman"/>
              </w:rPr>
            </w:pPr>
          </w:p>
        </w:tc>
        <w:tc>
          <w:tcPr>
            <w:tcW w:w="2119" w:type="dxa"/>
            <w:tcBorders>
              <w:top w:val="nil"/>
              <w:left w:val="nil"/>
              <w:bottom w:val="nil"/>
              <w:right w:val="single" w:sz="4" w:space="0" w:color="auto"/>
            </w:tcBorders>
            <w:vAlign w:val="center"/>
          </w:tcPr>
          <w:p w14:paraId="5C460C02" w14:textId="77777777" w:rsidR="00431167" w:rsidRPr="007D2B73" w:rsidRDefault="00431167" w:rsidP="00315B74">
            <w:pPr>
              <w:rPr>
                <w:rFonts w:ascii="Times New Roman" w:hAnsi="Times New Roman" w:cs="Times New Roman"/>
              </w:rPr>
            </w:pPr>
            <w:r w:rsidRPr="007D2B73">
              <w:rPr>
                <w:rFonts w:ascii="Times New Roman" w:hAnsi="Times New Roman" w:cs="Times New Roman"/>
              </w:rPr>
              <w:t>Cycling</w:t>
            </w:r>
          </w:p>
        </w:tc>
        <w:tc>
          <w:tcPr>
            <w:tcW w:w="1985" w:type="dxa"/>
            <w:tcBorders>
              <w:top w:val="nil"/>
              <w:left w:val="single" w:sz="4" w:space="0" w:color="auto"/>
              <w:bottom w:val="nil"/>
              <w:right w:val="nil"/>
            </w:tcBorders>
            <w:vAlign w:val="center"/>
          </w:tcPr>
          <w:p w14:paraId="0647A0BA" w14:textId="77777777" w:rsidR="00431167" w:rsidRPr="007D2B73" w:rsidRDefault="00431167" w:rsidP="00315B74">
            <w:pPr>
              <w:jc w:val="center"/>
              <w:rPr>
                <w:rFonts w:ascii="Times New Roman" w:hAnsi="Times New Roman" w:cs="Times New Roman"/>
              </w:rPr>
            </w:pPr>
            <w:r w:rsidRPr="007D2B73">
              <w:rPr>
                <w:rFonts w:ascii="Times New Roman" w:hAnsi="Times New Roman" w:cs="Times New Roman"/>
              </w:rPr>
              <w:t>0.337 (15)</w:t>
            </w:r>
          </w:p>
        </w:tc>
        <w:tc>
          <w:tcPr>
            <w:tcW w:w="1984" w:type="dxa"/>
            <w:tcBorders>
              <w:top w:val="nil"/>
              <w:left w:val="nil"/>
              <w:bottom w:val="nil"/>
              <w:right w:val="nil"/>
            </w:tcBorders>
            <w:vAlign w:val="center"/>
          </w:tcPr>
          <w:p w14:paraId="04EDAB55" w14:textId="77777777" w:rsidR="00431167" w:rsidRPr="007D2B73" w:rsidRDefault="00431167" w:rsidP="00315B74">
            <w:pPr>
              <w:jc w:val="center"/>
              <w:rPr>
                <w:rFonts w:ascii="Times New Roman" w:hAnsi="Times New Roman" w:cs="Times New Roman"/>
              </w:rPr>
            </w:pPr>
            <w:r w:rsidRPr="007D2B73">
              <w:rPr>
                <w:rFonts w:ascii="Times New Roman" w:hAnsi="Times New Roman" w:cs="Times New Roman"/>
              </w:rPr>
              <w:t>3.02 (27)</w:t>
            </w:r>
          </w:p>
        </w:tc>
        <w:tc>
          <w:tcPr>
            <w:tcW w:w="1985" w:type="dxa"/>
            <w:tcBorders>
              <w:top w:val="nil"/>
              <w:left w:val="nil"/>
              <w:bottom w:val="nil"/>
              <w:right w:val="nil"/>
            </w:tcBorders>
            <w:vAlign w:val="center"/>
          </w:tcPr>
          <w:p w14:paraId="2CD2925A" w14:textId="77777777" w:rsidR="00431167" w:rsidRPr="007D2B73" w:rsidRDefault="00431167" w:rsidP="00315B74">
            <w:pPr>
              <w:jc w:val="center"/>
              <w:rPr>
                <w:rFonts w:ascii="Times New Roman" w:hAnsi="Times New Roman" w:cs="Times New Roman"/>
              </w:rPr>
            </w:pPr>
            <w:r w:rsidRPr="007D2B73">
              <w:rPr>
                <w:rFonts w:ascii="Times New Roman" w:hAnsi="Times New Roman" w:cs="Times New Roman"/>
              </w:rPr>
              <w:t>1.45 (18)</w:t>
            </w:r>
          </w:p>
        </w:tc>
        <w:tc>
          <w:tcPr>
            <w:tcW w:w="1417" w:type="dxa"/>
            <w:tcBorders>
              <w:top w:val="nil"/>
              <w:left w:val="nil"/>
              <w:bottom w:val="nil"/>
              <w:right w:val="nil"/>
            </w:tcBorders>
            <w:vAlign w:val="center"/>
          </w:tcPr>
          <w:p w14:paraId="2545628F" w14:textId="77777777" w:rsidR="00431167" w:rsidRPr="007D2B73" w:rsidRDefault="00431167" w:rsidP="00315B74">
            <w:pPr>
              <w:jc w:val="center"/>
              <w:rPr>
                <w:rFonts w:ascii="Times New Roman" w:hAnsi="Times New Roman" w:cs="Times New Roman"/>
              </w:rPr>
            </w:pPr>
            <w:r w:rsidRPr="007D2B73">
              <w:rPr>
                <w:rFonts w:ascii="Times New Roman" w:hAnsi="Times New Roman" w:cs="Times New Roman"/>
              </w:rPr>
              <w:t>0.332 (2)</w:t>
            </w:r>
          </w:p>
        </w:tc>
        <w:tc>
          <w:tcPr>
            <w:tcW w:w="2127" w:type="dxa"/>
            <w:tcBorders>
              <w:top w:val="nil"/>
              <w:left w:val="nil"/>
              <w:bottom w:val="nil"/>
              <w:right w:val="single" w:sz="4" w:space="0" w:color="auto"/>
            </w:tcBorders>
            <w:vAlign w:val="center"/>
          </w:tcPr>
          <w:p w14:paraId="71E2D5F2" w14:textId="77777777" w:rsidR="00431167" w:rsidRPr="007D2B73" w:rsidRDefault="00431167" w:rsidP="00315B74">
            <w:pPr>
              <w:jc w:val="center"/>
              <w:rPr>
                <w:rFonts w:ascii="Times New Roman" w:hAnsi="Times New Roman" w:cs="Times New Roman"/>
              </w:rPr>
            </w:pPr>
            <w:r w:rsidRPr="007D2B73">
              <w:rPr>
                <w:rFonts w:ascii="Times New Roman" w:hAnsi="Times New Roman" w:cs="Times New Roman"/>
              </w:rPr>
              <w:t>2.17 (5)</w:t>
            </w:r>
          </w:p>
        </w:tc>
        <w:tc>
          <w:tcPr>
            <w:tcW w:w="1984" w:type="dxa"/>
            <w:tcBorders>
              <w:top w:val="nil"/>
              <w:left w:val="single" w:sz="4" w:space="0" w:color="auto"/>
              <w:bottom w:val="nil"/>
              <w:right w:val="nil"/>
            </w:tcBorders>
          </w:tcPr>
          <w:p w14:paraId="2636A87D" w14:textId="77777777" w:rsidR="00431167" w:rsidRPr="007D2B73" w:rsidRDefault="00431167" w:rsidP="00315B74">
            <w:pPr>
              <w:jc w:val="center"/>
              <w:rPr>
                <w:rFonts w:ascii="Times New Roman" w:hAnsi="Times New Roman" w:cs="Times New Roman"/>
              </w:rPr>
            </w:pPr>
            <w:r>
              <w:rPr>
                <w:rFonts w:ascii="Times New Roman" w:hAnsi="Times New Roman" w:cs="Times New Roman"/>
              </w:rPr>
              <w:t>2.2 (3)</w:t>
            </w:r>
          </w:p>
        </w:tc>
        <w:tc>
          <w:tcPr>
            <w:tcW w:w="1843" w:type="dxa"/>
            <w:tcBorders>
              <w:top w:val="nil"/>
              <w:left w:val="nil"/>
              <w:bottom w:val="nil"/>
              <w:right w:val="nil"/>
            </w:tcBorders>
          </w:tcPr>
          <w:p w14:paraId="19EA9BC1" w14:textId="77777777" w:rsidR="00431167" w:rsidRPr="007D2B73" w:rsidRDefault="00431167" w:rsidP="00315B74">
            <w:pPr>
              <w:jc w:val="center"/>
              <w:rPr>
                <w:rFonts w:ascii="Times New Roman" w:hAnsi="Times New Roman" w:cs="Times New Roman"/>
              </w:rPr>
            </w:pPr>
            <w:r>
              <w:rPr>
                <w:rFonts w:ascii="Times New Roman" w:hAnsi="Times New Roman" w:cs="Times New Roman"/>
              </w:rPr>
              <w:t>4.8 8)</w:t>
            </w:r>
          </w:p>
        </w:tc>
        <w:tc>
          <w:tcPr>
            <w:tcW w:w="2269" w:type="dxa"/>
            <w:tcBorders>
              <w:top w:val="nil"/>
              <w:left w:val="nil"/>
              <w:bottom w:val="nil"/>
              <w:right w:val="nil"/>
            </w:tcBorders>
          </w:tcPr>
          <w:p w14:paraId="5865F482" w14:textId="77777777" w:rsidR="00431167" w:rsidRPr="007D2B73" w:rsidRDefault="00431167" w:rsidP="00315B74">
            <w:pPr>
              <w:jc w:val="center"/>
              <w:rPr>
                <w:rFonts w:ascii="Times New Roman" w:hAnsi="Times New Roman" w:cs="Times New Roman"/>
              </w:rPr>
            </w:pPr>
            <w:r>
              <w:rPr>
                <w:rFonts w:ascii="Times New Roman" w:hAnsi="Times New Roman" w:cs="Times New Roman"/>
              </w:rPr>
              <w:t>0.3 (2)</w:t>
            </w:r>
          </w:p>
        </w:tc>
      </w:tr>
      <w:tr w:rsidR="00431167" w:rsidRPr="007D2B73" w14:paraId="716354BC" w14:textId="77777777" w:rsidTr="00315B74">
        <w:tc>
          <w:tcPr>
            <w:tcW w:w="1283" w:type="dxa"/>
            <w:vMerge/>
            <w:tcBorders>
              <w:left w:val="nil"/>
              <w:right w:val="nil"/>
            </w:tcBorders>
            <w:vAlign w:val="center"/>
          </w:tcPr>
          <w:p w14:paraId="7C6609CB" w14:textId="77777777" w:rsidR="00431167" w:rsidRPr="007D2B73" w:rsidRDefault="00431167" w:rsidP="00315B74">
            <w:pPr>
              <w:rPr>
                <w:rFonts w:ascii="Times New Roman" w:hAnsi="Times New Roman" w:cs="Times New Roman"/>
              </w:rPr>
            </w:pPr>
          </w:p>
        </w:tc>
        <w:tc>
          <w:tcPr>
            <w:tcW w:w="2119" w:type="dxa"/>
            <w:tcBorders>
              <w:top w:val="nil"/>
              <w:left w:val="nil"/>
              <w:bottom w:val="nil"/>
              <w:right w:val="single" w:sz="4" w:space="0" w:color="auto"/>
            </w:tcBorders>
            <w:vAlign w:val="center"/>
          </w:tcPr>
          <w:p w14:paraId="71929C91" w14:textId="77777777" w:rsidR="00431167" w:rsidRPr="007D2B73" w:rsidRDefault="00431167" w:rsidP="00315B74">
            <w:pPr>
              <w:rPr>
                <w:rFonts w:ascii="Times New Roman" w:hAnsi="Times New Roman" w:cs="Times New Roman"/>
              </w:rPr>
            </w:pPr>
            <w:r w:rsidRPr="007D2B73">
              <w:rPr>
                <w:rFonts w:ascii="Times New Roman" w:hAnsi="Times New Roman" w:cs="Times New Roman"/>
              </w:rPr>
              <w:t>Outdoor Activity</w:t>
            </w:r>
          </w:p>
        </w:tc>
        <w:tc>
          <w:tcPr>
            <w:tcW w:w="1985" w:type="dxa"/>
            <w:tcBorders>
              <w:top w:val="nil"/>
              <w:left w:val="single" w:sz="4" w:space="0" w:color="auto"/>
              <w:bottom w:val="nil"/>
              <w:right w:val="nil"/>
            </w:tcBorders>
            <w:vAlign w:val="center"/>
          </w:tcPr>
          <w:p w14:paraId="208D4F34" w14:textId="77777777" w:rsidR="00431167" w:rsidRPr="007D2B73" w:rsidRDefault="00431167" w:rsidP="00315B74">
            <w:pPr>
              <w:jc w:val="center"/>
              <w:rPr>
                <w:rFonts w:ascii="Times New Roman" w:hAnsi="Times New Roman" w:cs="Times New Roman"/>
              </w:rPr>
            </w:pPr>
            <w:r w:rsidRPr="007D2B73">
              <w:rPr>
                <w:rFonts w:ascii="Times New Roman" w:hAnsi="Times New Roman" w:cs="Times New Roman"/>
              </w:rPr>
              <w:t>0.539 (24)</w:t>
            </w:r>
          </w:p>
        </w:tc>
        <w:tc>
          <w:tcPr>
            <w:tcW w:w="1984" w:type="dxa"/>
            <w:tcBorders>
              <w:top w:val="nil"/>
              <w:left w:val="nil"/>
              <w:bottom w:val="nil"/>
              <w:right w:val="nil"/>
            </w:tcBorders>
            <w:vAlign w:val="center"/>
          </w:tcPr>
          <w:p w14:paraId="6824405A" w14:textId="77777777" w:rsidR="00431167" w:rsidRPr="007D2B73" w:rsidRDefault="00431167" w:rsidP="00315B74">
            <w:pPr>
              <w:jc w:val="center"/>
              <w:rPr>
                <w:rFonts w:ascii="Times New Roman" w:hAnsi="Times New Roman" w:cs="Times New Roman"/>
              </w:rPr>
            </w:pPr>
            <w:r w:rsidRPr="007D2B73">
              <w:rPr>
                <w:rFonts w:ascii="Times New Roman" w:hAnsi="Times New Roman" w:cs="Times New Roman"/>
              </w:rPr>
              <w:t>3.8 (34)</w:t>
            </w:r>
          </w:p>
        </w:tc>
        <w:tc>
          <w:tcPr>
            <w:tcW w:w="1985" w:type="dxa"/>
            <w:tcBorders>
              <w:top w:val="nil"/>
              <w:left w:val="nil"/>
              <w:bottom w:val="nil"/>
              <w:right w:val="nil"/>
            </w:tcBorders>
            <w:vAlign w:val="center"/>
          </w:tcPr>
          <w:p w14:paraId="51C59AF4" w14:textId="77777777" w:rsidR="00431167" w:rsidRPr="007D2B73" w:rsidRDefault="00431167" w:rsidP="00315B74">
            <w:pPr>
              <w:jc w:val="center"/>
              <w:rPr>
                <w:rFonts w:ascii="Times New Roman" w:hAnsi="Times New Roman" w:cs="Times New Roman"/>
              </w:rPr>
            </w:pPr>
            <w:r w:rsidRPr="007D2B73">
              <w:rPr>
                <w:rFonts w:ascii="Times New Roman" w:hAnsi="Times New Roman" w:cs="Times New Roman"/>
              </w:rPr>
              <w:t>3.39 (42)</w:t>
            </w:r>
          </w:p>
        </w:tc>
        <w:tc>
          <w:tcPr>
            <w:tcW w:w="1417" w:type="dxa"/>
            <w:tcBorders>
              <w:top w:val="nil"/>
              <w:left w:val="nil"/>
              <w:bottom w:val="nil"/>
              <w:right w:val="nil"/>
            </w:tcBorders>
            <w:vAlign w:val="center"/>
          </w:tcPr>
          <w:p w14:paraId="24D66FD0" w14:textId="77777777" w:rsidR="00431167" w:rsidRPr="007D2B73" w:rsidRDefault="00431167" w:rsidP="00315B74">
            <w:pPr>
              <w:jc w:val="center"/>
              <w:rPr>
                <w:rFonts w:ascii="Times New Roman" w:hAnsi="Times New Roman" w:cs="Times New Roman"/>
              </w:rPr>
            </w:pPr>
            <w:r w:rsidRPr="007D2B73">
              <w:rPr>
                <w:rFonts w:ascii="Times New Roman" w:hAnsi="Times New Roman" w:cs="Times New Roman"/>
              </w:rPr>
              <w:t>4.15 (25)</w:t>
            </w:r>
          </w:p>
        </w:tc>
        <w:tc>
          <w:tcPr>
            <w:tcW w:w="2127" w:type="dxa"/>
            <w:tcBorders>
              <w:top w:val="nil"/>
              <w:left w:val="nil"/>
              <w:bottom w:val="nil"/>
              <w:right w:val="single" w:sz="4" w:space="0" w:color="auto"/>
            </w:tcBorders>
            <w:vAlign w:val="center"/>
          </w:tcPr>
          <w:p w14:paraId="518C4AFD" w14:textId="77777777" w:rsidR="00431167" w:rsidRPr="007D2B73" w:rsidRDefault="00431167" w:rsidP="00315B74">
            <w:pPr>
              <w:jc w:val="center"/>
              <w:rPr>
                <w:rFonts w:ascii="Times New Roman" w:hAnsi="Times New Roman" w:cs="Times New Roman"/>
              </w:rPr>
            </w:pPr>
            <w:r w:rsidRPr="007D2B73">
              <w:rPr>
                <w:rFonts w:ascii="Times New Roman" w:hAnsi="Times New Roman" w:cs="Times New Roman"/>
              </w:rPr>
              <w:t>5.65 (13)</w:t>
            </w:r>
          </w:p>
        </w:tc>
        <w:tc>
          <w:tcPr>
            <w:tcW w:w="1984" w:type="dxa"/>
            <w:tcBorders>
              <w:top w:val="nil"/>
              <w:left w:val="single" w:sz="4" w:space="0" w:color="auto"/>
              <w:bottom w:val="nil"/>
              <w:right w:val="nil"/>
            </w:tcBorders>
          </w:tcPr>
          <w:p w14:paraId="0E25B03E" w14:textId="77777777" w:rsidR="00431167" w:rsidRPr="007D2B73" w:rsidRDefault="00431167" w:rsidP="00315B74">
            <w:pPr>
              <w:jc w:val="center"/>
              <w:rPr>
                <w:rFonts w:ascii="Times New Roman" w:hAnsi="Times New Roman" w:cs="Times New Roman"/>
              </w:rPr>
            </w:pPr>
            <w:r>
              <w:rPr>
                <w:rFonts w:ascii="Times New Roman" w:hAnsi="Times New Roman" w:cs="Times New Roman"/>
              </w:rPr>
              <w:t>2.2 (3)</w:t>
            </w:r>
          </w:p>
        </w:tc>
        <w:tc>
          <w:tcPr>
            <w:tcW w:w="1843" w:type="dxa"/>
            <w:tcBorders>
              <w:top w:val="nil"/>
              <w:left w:val="nil"/>
              <w:bottom w:val="nil"/>
              <w:right w:val="nil"/>
            </w:tcBorders>
          </w:tcPr>
          <w:p w14:paraId="56E6F651" w14:textId="77777777" w:rsidR="00431167" w:rsidRPr="007D2B73" w:rsidRDefault="00431167" w:rsidP="00315B74">
            <w:pPr>
              <w:jc w:val="center"/>
              <w:rPr>
                <w:rFonts w:ascii="Times New Roman" w:hAnsi="Times New Roman" w:cs="Times New Roman"/>
              </w:rPr>
            </w:pPr>
            <w:r>
              <w:rPr>
                <w:rFonts w:ascii="Times New Roman" w:hAnsi="Times New Roman" w:cs="Times New Roman"/>
              </w:rPr>
              <w:t>1.8 (3)</w:t>
            </w:r>
          </w:p>
        </w:tc>
        <w:tc>
          <w:tcPr>
            <w:tcW w:w="2269" w:type="dxa"/>
            <w:tcBorders>
              <w:top w:val="nil"/>
              <w:left w:val="nil"/>
              <w:bottom w:val="nil"/>
              <w:right w:val="nil"/>
            </w:tcBorders>
          </w:tcPr>
          <w:p w14:paraId="75845950" w14:textId="77777777" w:rsidR="00431167" w:rsidRPr="007D2B73" w:rsidRDefault="00431167" w:rsidP="00315B74">
            <w:pPr>
              <w:jc w:val="center"/>
              <w:rPr>
                <w:rFonts w:ascii="Times New Roman" w:hAnsi="Times New Roman" w:cs="Times New Roman"/>
              </w:rPr>
            </w:pPr>
            <w:r>
              <w:rPr>
                <w:rFonts w:ascii="Times New Roman" w:hAnsi="Times New Roman" w:cs="Times New Roman"/>
              </w:rPr>
              <w:t>2.8 (17)</w:t>
            </w:r>
          </w:p>
        </w:tc>
      </w:tr>
      <w:tr w:rsidR="00431167" w:rsidRPr="007D2B73" w14:paraId="74800B1F" w14:textId="77777777" w:rsidTr="00315B74">
        <w:tc>
          <w:tcPr>
            <w:tcW w:w="1283" w:type="dxa"/>
            <w:vMerge/>
            <w:tcBorders>
              <w:left w:val="nil"/>
              <w:right w:val="nil"/>
            </w:tcBorders>
            <w:vAlign w:val="center"/>
          </w:tcPr>
          <w:p w14:paraId="0AB6A81C" w14:textId="77777777" w:rsidR="00431167" w:rsidRPr="007D2B73" w:rsidRDefault="00431167" w:rsidP="00315B74">
            <w:pPr>
              <w:rPr>
                <w:rFonts w:ascii="Times New Roman" w:hAnsi="Times New Roman" w:cs="Times New Roman"/>
              </w:rPr>
            </w:pPr>
          </w:p>
        </w:tc>
        <w:tc>
          <w:tcPr>
            <w:tcW w:w="2119" w:type="dxa"/>
            <w:tcBorders>
              <w:top w:val="nil"/>
              <w:left w:val="nil"/>
              <w:bottom w:val="nil"/>
              <w:right w:val="single" w:sz="4" w:space="0" w:color="auto"/>
            </w:tcBorders>
            <w:vAlign w:val="center"/>
          </w:tcPr>
          <w:p w14:paraId="1C5BFEBC" w14:textId="77777777" w:rsidR="00431167" w:rsidRPr="007D2B73" w:rsidRDefault="00431167" w:rsidP="00315B74">
            <w:pPr>
              <w:rPr>
                <w:rFonts w:ascii="Times New Roman" w:hAnsi="Times New Roman" w:cs="Times New Roman"/>
              </w:rPr>
            </w:pPr>
            <w:r w:rsidRPr="007D2B73">
              <w:rPr>
                <w:rFonts w:ascii="Times New Roman" w:hAnsi="Times New Roman" w:cs="Times New Roman"/>
              </w:rPr>
              <w:t>Home/Yard</w:t>
            </w:r>
          </w:p>
        </w:tc>
        <w:tc>
          <w:tcPr>
            <w:tcW w:w="1985" w:type="dxa"/>
            <w:tcBorders>
              <w:top w:val="nil"/>
              <w:left w:val="single" w:sz="4" w:space="0" w:color="auto"/>
              <w:bottom w:val="nil"/>
              <w:right w:val="nil"/>
            </w:tcBorders>
            <w:vAlign w:val="center"/>
          </w:tcPr>
          <w:p w14:paraId="10482D7E" w14:textId="77777777" w:rsidR="00431167" w:rsidRPr="007D2B73" w:rsidRDefault="00431167" w:rsidP="00315B74">
            <w:pPr>
              <w:jc w:val="center"/>
              <w:rPr>
                <w:rFonts w:ascii="Times New Roman" w:hAnsi="Times New Roman" w:cs="Times New Roman"/>
              </w:rPr>
            </w:pPr>
            <w:r w:rsidRPr="007D2B73">
              <w:rPr>
                <w:rFonts w:ascii="Times New Roman" w:hAnsi="Times New Roman" w:cs="Times New Roman"/>
              </w:rPr>
              <w:t>18.6 (830)</w:t>
            </w:r>
          </w:p>
        </w:tc>
        <w:tc>
          <w:tcPr>
            <w:tcW w:w="1984" w:type="dxa"/>
            <w:tcBorders>
              <w:top w:val="nil"/>
              <w:left w:val="nil"/>
              <w:bottom w:val="nil"/>
              <w:right w:val="nil"/>
            </w:tcBorders>
            <w:vAlign w:val="center"/>
          </w:tcPr>
          <w:p w14:paraId="3C060148" w14:textId="77777777" w:rsidR="00431167" w:rsidRPr="007D2B73" w:rsidRDefault="00431167" w:rsidP="00315B74">
            <w:pPr>
              <w:jc w:val="center"/>
              <w:rPr>
                <w:rFonts w:ascii="Times New Roman" w:hAnsi="Times New Roman" w:cs="Times New Roman"/>
              </w:rPr>
            </w:pPr>
            <w:r w:rsidRPr="007D2B73">
              <w:rPr>
                <w:rFonts w:ascii="Times New Roman" w:hAnsi="Times New Roman" w:cs="Times New Roman"/>
              </w:rPr>
              <w:t>23 (206)</w:t>
            </w:r>
          </w:p>
        </w:tc>
        <w:tc>
          <w:tcPr>
            <w:tcW w:w="1985" w:type="dxa"/>
            <w:tcBorders>
              <w:top w:val="nil"/>
              <w:left w:val="nil"/>
              <w:bottom w:val="nil"/>
              <w:right w:val="nil"/>
            </w:tcBorders>
            <w:vAlign w:val="center"/>
          </w:tcPr>
          <w:p w14:paraId="4D6BFE13" w14:textId="77777777" w:rsidR="00431167" w:rsidRPr="007D2B73" w:rsidRDefault="00431167" w:rsidP="00315B74">
            <w:pPr>
              <w:jc w:val="center"/>
              <w:rPr>
                <w:rFonts w:ascii="Times New Roman" w:hAnsi="Times New Roman" w:cs="Times New Roman"/>
              </w:rPr>
            </w:pPr>
            <w:r w:rsidRPr="007D2B73">
              <w:rPr>
                <w:rFonts w:ascii="Times New Roman" w:hAnsi="Times New Roman" w:cs="Times New Roman"/>
              </w:rPr>
              <w:t>15.2 (188)</w:t>
            </w:r>
          </w:p>
        </w:tc>
        <w:tc>
          <w:tcPr>
            <w:tcW w:w="1417" w:type="dxa"/>
            <w:tcBorders>
              <w:top w:val="nil"/>
              <w:left w:val="nil"/>
              <w:bottom w:val="nil"/>
              <w:right w:val="nil"/>
            </w:tcBorders>
            <w:vAlign w:val="center"/>
          </w:tcPr>
          <w:p w14:paraId="42FEED5A" w14:textId="77777777" w:rsidR="00431167" w:rsidRPr="007D2B73" w:rsidRDefault="00431167" w:rsidP="00315B74">
            <w:pPr>
              <w:jc w:val="center"/>
              <w:rPr>
                <w:rFonts w:ascii="Times New Roman" w:hAnsi="Times New Roman" w:cs="Times New Roman"/>
              </w:rPr>
            </w:pPr>
            <w:r w:rsidRPr="007D2B73">
              <w:rPr>
                <w:rFonts w:ascii="Times New Roman" w:hAnsi="Times New Roman" w:cs="Times New Roman"/>
              </w:rPr>
              <w:t>8.13 (49)</w:t>
            </w:r>
          </w:p>
        </w:tc>
        <w:tc>
          <w:tcPr>
            <w:tcW w:w="2127" w:type="dxa"/>
            <w:tcBorders>
              <w:top w:val="nil"/>
              <w:left w:val="nil"/>
              <w:bottom w:val="nil"/>
              <w:right w:val="single" w:sz="4" w:space="0" w:color="auto"/>
            </w:tcBorders>
            <w:vAlign w:val="center"/>
          </w:tcPr>
          <w:p w14:paraId="48E4765A" w14:textId="77777777" w:rsidR="00431167" w:rsidRPr="007D2B73" w:rsidRDefault="00431167" w:rsidP="00315B74">
            <w:pPr>
              <w:jc w:val="center"/>
              <w:rPr>
                <w:rFonts w:ascii="Times New Roman" w:hAnsi="Times New Roman" w:cs="Times New Roman"/>
              </w:rPr>
            </w:pPr>
            <w:r w:rsidRPr="007D2B73">
              <w:rPr>
                <w:rFonts w:ascii="Times New Roman" w:hAnsi="Times New Roman" w:cs="Times New Roman"/>
              </w:rPr>
              <w:t>13.9 (32)</w:t>
            </w:r>
          </w:p>
        </w:tc>
        <w:tc>
          <w:tcPr>
            <w:tcW w:w="1984" w:type="dxa"/>
            <w:tcBorders>
              <w:top w:val="nil"/>
              <w:left w:val="single" w:sz="4" w:space="0" w:color="auto"/>
              <w:bottom w:val="nil"/>
              <w:right w:val="nil"/>
            </w:tcBorders>
          </w:tcPr>
          <w:p w14:paraId="7F9D40AB" w14:textId="77777777" w:rsidR="00431167" w:rsidRPr="007D2B73" w:rsidRDefault="00431167" w:rsidP="00315B74">
            <w:pPr>
              <w:jc w:val="center"/>
              <w:rPr>
                <w:rFonts w:ascii="Times New Roman" w:hAnsi="Times New Roman" w:cs="Times New Roman"/>
              </w:rPr>
            </w:pPr>
            <w:r>
              <w:rPr>
                <w:rFonts w:ascii="Times New Roman" w:hAnsi="Times New Roman" w:cs="Times New Roman"/>
              </w:rPr>
              <w:t>25.9 (35)</w:t>
            </w:r>
          </w:p>
        </w:tc>
        <w:tc>
          <w:tcPr>
            <w:tcW w:w="1843" w:type="dxa"/>
            <w:tcBorders>
              <w:top w:val="nil"/>
              <w:left w:val="nil"/>
              <w:bottom w:val="nil"/>
              <w:right w:val="nil"/>
            </w:tcBorders>
          </w:tcPr>
          <w:p w14:paraId="4EC6E87D" w14:textId="77777777" w:rsidR="00431167" w:rsidRPr="007D2B73" w:rsidRDefault="00431167" w:rsidP="00315B74">
            <w:pPr>
              <w:jc w:val="center"/>
              <w:rPr>
                <w:rFonts w:ascii="Times New Roman" w:hAnsi="Times New Roman" w:cs="Times New Roman"/>
              </w:rPr>
            </w:pPr>
            <w:r>
              <w:rPr>
                <w:rFonts w:ascii="Times New Roman" w:hAnsi="Times New Roman" w:cs="Times New Roman"/>
              </w:rPr>
              <w:t>19.8 (33)</w:t>
            </w:r>
          </w:p>
        </w:tc>
        <w:tc>
          <w:tcPr>
            <w:tcW w:w="2269" w:type="dxa"/>
            <w:tcBorders>
              <w:top w:val="nil"/>
              <w:left w:val="nil"/>
              <w:bottom w:val="nil"/>
              <w:right w:val="nil"/>
            </w:tcBorders>
          </w:tcPr>
          <w:p w14:paraId="3FD1F3BA" w14:textId="77777777" w:rsidR="00431167" w:rsidRPr="007D2B73" w:rsidRDefault="00431167" w:rsidP="00315B74">
            <w:pPr>
              <w:jc w:val="center"/>
              <w:rPr>
                <w:rFonts w:ascii="Times New Roman" w:hAnsi="Times New Roman" w:cs="Times New Roman"/>
              </w:rPr>
            </w:pPr>
            <w:r>
              <w:rPr>
                <w:rFonts w:ascii="Times New Roman" w:hAnsi="Times New Roman" w:cs="Times New Roman"/>
              </w:rPr>
              <w:t>29.8 (184)</w:t>
            </w:r>
          </w:p>
        </w:tc>
      </w:tr>
      <w:tr w:rsidR="00431167" w:rsidRPr="007D2B73" w14:paraId="59613F13" w14:textId="77777777" w:rsidTr="00315B74">
        <w:tc>
          <w:tcPr>
            <w:tcW w:w="1283" w:type="dxa"/>
            <w:vMerge/>
            <w:tcBorders>
              <w:left w:val="nil"/>
              <w:right w:val="nil"/>
            </w:tcBorders>
            <w:vAlign w:val="center"/>
          </w:tcPr>
          <w:p w14:paraId="6F379B52" w14:textId="77777777" w:rsidR="00431167" w:rsidRPr="007D2B73" w:rsidRDefault="00431167" w:rsidP="00315B74">
            <w:pPr>
              <w:rPr>
                <w:rFonts w:ascii="Times New Roman" w:hAnsi="Times New Roman" w:cs="Times New Roman"/>
              </w:rPr>
            </w:pPr>
          </w:p>
        </w:tc>
        <w:tc>
          <w:tcPr>
            <w:tcW w:w="2119" w:type="dxa"/>
            <w:tcBorders>
              <w:top w:val="nil"/>
              <w:left w:val="nil"/>
              <w:bottom w:val="nil"/>
              <w:right w:val="single" w:sz="4" w:space="0" w:color="auto"/>
            </w:tcBorders>
            <w:vAlign w:val="center"/>
          </w:tcPr>
          <w:p w14:paraId="434E8AC1" w14:textId="77777777" w:rsidR="00431167" w:rsidRPr="007D2B73" w:rsidRDefault="00431167" w:rsidP="00315B74">
            <w:pPr>
              <w:rPr>
                <w:rFonts w:ascii="Times New Roman" w:hAnsi="Times New Roman" w:cs="Times New Roman"/>
              </w:rPr>
            </w:pPr>
            <w:r w:rsidRPr="007D2B73">
              <w:rPr>
                <w:rFonts w:ascii="Times New Roman" w:hAnsi="Times New Roman" w:cs="Times New Roman"/>
              </w:rPr>
              <w:t>Driving</w:t>
            </w:r>
          </w:p>
        </w:tc>
        <w:tc>
          <w:tcPr>
            <w:tcW w:w="1985" w:type="dxa"/>
            <w:tcBorders>
              <w:top w:val="nil"/>
              <w:left w:val="single" w:sz="4" w:space="0" w:color="auto"/>
              <w:bottom w:val="nil"/>
              <w:right w:val="nil"/>
            </w:tcBorders>
            <w:vAlign w:val="center"/>
          </w:tcPr>
          <w:p w14:paraId="372DF298" w14:textId="77777777" w:rsidR="00431167" w:rsidRPr="007D2B73" w:rsidRDefault="00431167" w:rsidP="00315B74">
            <w:pPr>
              <w:jc w:val="center"/>
              <w:rPr>
                <w:rFonts w:ascii="Times New Roman" w:hAnsi="Times New Roman" w:cs="Times New Roman"/>
              </w:rPr>
            </w:pPr>
            <w:r w:rsidRPr="007D2B73">
              <w:rPr>
                <w:rFonts w:ascii="Times New Roman" w:hAnsi="Times New Roman" w:cs="Times New Roman"/>
              </w:rPr>
              <w:t>6.04 (830)</w:t>
            </w:r>
          </w:p>
        </w:tc>
        <w:tc>
          <w:tcPr>
            <w:tcW w:w="1984" w:type="dxa"/>
            <w:tcBorders>
              <w:top w:val="nil"/>
              <w:left w:val="nil"/>
              <w:bottom w:val="nil"/>
              <w:right w:val="nil"/>
            </w:tcBorders>
            <w:vAlign w:val="center"/>
          </w:tcPr>
          <w:p w14:paraId="78C07AF2" w14:textId="77777777" w:rsidR="00431167" w:rsidRPr="007D2B73" w:rsidRDefault="00431167" w:rsidP="00315B74">
            <w:pPr>
              <w:jc w:val="center"/>
              <w:rPr>
                <w:rFonts w:ascii="Times New Roman" w:hAnsi="Times New Roman" w:cs="Times New Roman"/>
              </w:rPr>
            </w:pPr>
            <w:r w:rsidRPr="007D2B73">
              <w:rPr>
                <w:rFonts w:ascii="Times New Roman" w:hAnsi="Times New Roman" w:cs="Times New Roman"/>
              </w:rPr>
              <w:t>18.2 (163)</w:t>
            </w:r>
          </w:p>
        </w:tc>
        <w:tc>
          <w:tcPr>
            <w:tcW w:w="1985" w:type="dxa"/>
            <w:tcBorders>
              <w:top w:val="nil"/>
              <w:left w:val="nil"/>
              <w:bottom w:val="nil"/>
              <w:right w:val="nil"/>
            </w:tcBorders>
            <w:vAlign w:val="center"/>
          </w:tcPr>
          <w:p w14:paraId="0B398BEE" w14:textId="77777777" w:rsidR="00431167" w:rsidRPr="007D2B73" w:rsidRDefault="00431167" w:rsidP="00315B74">
            <w:pPr>
              <w:jc w:val="center"/>
              <w:rPr>
                <w:rFonts w:ascii="Times New Roman" w:hAnsi="Times New Roman" w:cs="Times New Roman"/>
              </w:rPr>
            </w:pPr>
            <w:r w:rsidRPr="007D2B73">
              <w:rPr>
                <w:rFonts w:ascii="Times New Roman" w:hAnsi="Times New Roman" w:cs="Times New Roman"/>
              </w:rPr>
              <w:t>17 (211)</w:t>
            </w:r>
          </w:p>
        </w:tc>
        <w:tc>
          <w:tcPr>
            <w:tcW w:w="1417" w:type="dxa"/>
            <w:tcBorders>
              <w:top w:val="nil"/>
              <w:left w:val="nil"/>
              <w:bottom w:val="nil"/>
              <w:right w:val="nil"/>
            </w:tcBorders>
            <w:vAlign w:val="center"/>
          </w:tcPr>
          <w:p w14:paraId="39B9E03C" w14:textId="77777777" w:rsidR="00431167" w:rsidRPr="007D2B73" w:rsidRDefault="00431167" w:rsidP="00315B74">
            <w:pPr>
              <w:jc w:val="center"/>
              <w:rPr>
                <w:rFonts w:ascii="Times New Roman" w:hAnsi="Times New Roman" w:cs="Times New Roman"/>
              </w:rPr>
            </w:pPr>
            <w:r w:rsidRPr="007D2B73">
              <w:rPr>
                <w:rFonts w:ascii="Times New Roman" w:hAnsi="Times New Roman" w:cs="Times New Roman"/>
              </w:rPr>
              <w:t>0.829 (5)</w:t>
            </w:r>
          </w:p>
        </w:tc>
        <w:tc>
          <w:tcPr>
            <w:tcW w:w="2127" w:type="dxa"/>
            <w:tcBorders>
              <w:top w:val="nil"/>
              <w:left w:val="nil"/>
              <w:bottom w:val="nil"/>
              <w:right w:val="single" w:sz="4" w:space="0" w:color="auto"/>
            </w:tcBorders>
            <w:vAlign w:val="center"/>
          </w:tcPr>
          <w:p w14:paraId="2ADC2F2C" w14:textId="77777777" w:rsidR="00431167" w:rsidRPr="007D2B73" w:rsidRDefault="00431167" w:rsidP="00315B74">
            <w:pPr>
              <w:jc w:val="center"/>
              <w:rPr>
                <w:rFonts w:ascii="Times New Roman" w:hAnsi="Times New Roman" w:cs="Times New Roman"/>
              </w:rPr>
            </w:pPr>
            <w:r w:rsidRPr="007D2B73">
              <w:rPr>
                <w:rFonts w:ascii="Times New Roman" w:hAnsi="Times New Roman" w:cs="Times New Roman"/>
              </w:rPr>
              <w:t>1.3 (3)</w:t>
            </w:r>
          </w:p>
        </w:tc>
        <w:tc>
          <w:tcPr>
            <w:tcW w:w="1984" w:type="dxa"/>
            <w:tcBorders>
              <w:top w:val="nil"/>
              <w:left w:val="single" w:sz="4" w:space="0" w:color="auto"/>
              <w:bottom w:val="nil"/>
              <w:right w:val="nil"/>
            </w:tcBorders>
          </w:tcPr>
          <w:p w14:paraId="5C0A6880" w14:textId="77777777" w:rsidR="00431167" w:rsidRPr="007D2B73" w:rsidRDefault="00431167" w:rsidP="00315B74">
            <w:pPr>
              <w:jc w:val="center"/>
              <w:rPr>
                <w:rFonts w:ascii="Times New Roman" w:hAnsi="Times New Roman" w:cs="Times New Roman"/>
              </w:rPr>
            </w:pPr>
            <w:r>
              <w:rPr>
                <w:rFonts w:ascii="Times New Roman" w:hAnsi="Times New Roman" w:cs="Times New Roman"/>
              </w:rPr>
              <w:t>20 (27)</w:t>
            </w:r>
          </w:p>
        </w:tc>
        <w:tc>
          <w:tcPr>
            <w:tcW w:w="1843" w:type="dxa"/>
            <w:tcBorders>
              <w:top w:val="nil"/>
              <w:left w:val="nil"/>
              <w:bottom w:val="nil"/>
              <w:right w:val="nil"/>
            </w:tcBorders>
          </w:tcPr>
          <w:p w14:paraId="1657D536" w14:textId="77777777" w:rsidR="00431167" w:rsidRPr="007D2B73" w:rsidRDefault="00431167" w:rsidP="00315B74">
            <w:pPr>
              <w:jc w:val="center"/>
              <w:rPr>
                <w:rFonts w:ascii="Times New Roman" w:hAnsi="Times New Roman" w:cs="Times New Roman"/>
              </w:rPr>
            </w:pPr>
            <w:r>
              <w:rPr>
                <w:rFonts w:ascii="Times New Roman" w:hAnsi="Times New Roman" w:cs="Times New Roman"/>
              </w:rPr>
              <w:t>12.6 (21)</w:t>
            </w:r>
          </w:p>
        </w:tc>
        <w:tc>
          <w:tcPr>
            <w:tcW w:w="2269" w:type="dxa"/>
            <w:tcBorders>
              <w:top w:val="nil"/>
              <w:left w:val="nil"/>
              <w:bottom w:val="nil"/>
              <w:right w:val="nil"/>
            </w:tcBorders>
          </w:tcPr>
          <w:p w14:paraId="429B42DF" w14:textId="77777777" w:rsidR="00431167" w:rsidRPr="007D2B73" w:rsidRDefault="00431167" w:rsidP="00315B74">
            <w:pPr>
              <w:jc w:val="center"/>
              <w:rPr>
                <w:rFonts w:ascii="Times New Roman" w:hAnsi="Times New Roman" w:cs="Times New Roman"/>
              </w:rPr>
            </w:pPr>
            <w:r>
              <w:rPr>
                <w:rFonts w:ascii="Times New Roman" w:hAnsi="Times New Roman" w:cs="Times New Roman"/>
              </w:rPr>
              <w:t>6.6 (41)</w:t>
            </w:r>
          </w:p>
        </w:tc>
      </w:tr>
      <w:tr w:rsidR="00431167" w:rsidRPr="007D2B73" w14:paraId="422BB1C6" w14:textId="77777777" w:rsidTr="00315B74">
        <w:tc>
          <w:tcPr>
            <w:tcW w:w="1283" w:type="dxa"/>
            <w:vMerge/>
            <w:tcBorders>
              <w:left w:val="nil"/>
              <w:bottom w:val="single" w:sz="4" w:space="0" w:color="auto"/>
              <w:right w:val="nil"/>
            </w:tcBorders>
            <w:vAlign w:val="center"/>
          </w:tcPr>
          <w:p w14:paraId="02BDA27C" w14:textId="77777777" w:rsidR="00431167" w:rsidRPr="007D2B73" w:rsidRDefault="00431167" w:rsidP="00315B74">
            <w:pPr>
              <w:rPr>
                <w:rFonts w:ascii="Times New Roman" w:hAnsi="Times New Roman" w:cs="Times New Roman"/>
              </w:rPr>
            </w:pPr>
          </w:p>
        </w:tc>
        <w:tc>
          <w:tcPr>
            <w:tcW w:w="2119" w:type="dxa"/>
            <w:tcBorders>
              <w:top w:val="nil"/>
              <w:left w:val="nil"/>
              <w:bottom w:val="single" w:sz="4" w:space="0" w:color="auto"/>
              <w:right w:val="single" w:sz="4" w:space="0" w:color="auto"/>
            </w:tcBorders>
            <w:vAlign w:val="center"/>
          </w:tcPr>
          <w:p w14:paraId="400F15B6" w14:textId="77777777" w:rsidR="00431167" w:rsidRPr="007D2B73" w:rsidRDefault="00431167" w:rsidP="00315B74">
            <w:pPr>
              <w:rPr>
                <w:rFonts w:ascii="Times New Roman" w:hAnsi="Times New Roman" w:cs="Times New Roman"/>
              </w:rPr>
            </w:pPr>
            <w:r>
              <w:rPr>
                <w:rFonts w:ascii="Times New Roman" w:hAnsi="Times New Roman" w:cs="Times New Roman"/>
              </w:rPr>
              <w:t>None</w:t>
            </w:r>
          </w:p>
        </w:tc>
        <w:tc>
          <w:tcPr>
            <w:tcW w:w="1985" w:type="dxa"/>
            <w:tcBorders>
              <w:top w:val="nil"/>
              <w:left w:val="single" w:sz="4" w:space="0" w:color="auto"/>
              <w:bottom w:val="single" w:sz="4" w:space="0" w:color="auto"/>
              <w:right w:val="nil"/>
            </w:tcBorders>
            <w:vAlign w:val="center"/>
          </w:tcPr>
          <w:p w14:paraId="1DC0B679" w14:textId="77777777" w:rsidR="00431167" w:rsidRPr="007D2B73" w:rsidRDefault="00431167" w:rsidP="00315B74">
            <w:pPr>
              <w:jc w:val="center"/>
              <w:rPr>
                <w:rFonts w:ascii="Times New Roman" w:hAnsi="Times New Roman" w:cs="Times New Roman"/>
              </w:rPr>
            </w:pPr>
            <w:r w:rsidRPr="007D2B73">
              <w:rPr>
                <w:rFonts w:ascii="Times New Roman" w:hAnsi="Times New Roman" w:cs="Times New Roman"/>
              </w:rPr>
              <w:t>70.1 (3118)</w:t>
            </w:r>
          </w:p>
        </w:tc>
        <w:tc>
          <w:tcPr>
            <w:tcW w:w="1984" w:type="dxa"/>
            <w:tcBorders>
              <w:top w:val="nil"/>
              <w:left w:val="nil"/>
              <w:bottom w:val="single" w:sz="4" w:space="0" w:color="auto"/>
              <w:right w:val="nil"/>
            </w:tcBorders>
            <w:vAlign w:val="center"/>
          </w:tcPr>
          <w:p w14:paraId="0524F1CA" w14:textId="77777777" w:rsidR="00431167" w:rsidRPr="007D2B73" w:rsidRDefault="00431167" w:rsidP="00315B74">
            <w:pPr>
              <w:jc w:val="center"/>
              <w:rPr>
                <w:rFonts w:ascii="Times New Roman" w:hAnsi="Times New Roman" w:cs="Times New Roman"/>
              </w:rPr>
            </w:pPr>
            <w:r w:rsidRPr="007D2B73">
              <w:rPr>
                <w:rFonts w:ascii="Times New Roman" w:hAnsi="Times New Roman" w:cs="Times New Roman"/>
              </w:rPr>
              <w:t>24.6 (220)</w:t>
            </w:r>
          </w:p>
        </w:tc>
        <w:tc>
          <w:tcPr>
            <w:tcW w:w="1985" w:type="dxa"/>
            <w:tcBorders>
              <w:top w:val="nil"/>
              <w:left w:val="nil"/>
              <w:bottom w:val="single" w:sz="4" w:space="0" w:color="auto"/>
              <w:right w:val="nil"/>
            </w:tcBorders>
            <w:vAlign w:val="center"/>
          </w:tcPr>
          <w:p w14:paraId="755C7DD7" w14:textId="77777777" w:rsidR="00431167" w:rsidRPr="007D2B73" w:rsidRDefault="00431167" w:rsidP="00315B74">
            <w:pPr>
              <w:jc w:val="center"/>
              <w:rPr>
                <w:rFonts w:ascii="Times New Roman" w:hAnsi="Times New Roman" w:cs="Times New Roman"/>
              </w:rPr>
            </w:pPr>
            <w:r w:rsidRPr="007D2B73">
              <w:rPr>
                <w:rFonts w:ascii="Times New Roman" w:hAnsi="Times New Roman" w:cs="Times New Roman"/>
              </w:rPr>
              <w:t>30.4 (377)</w:t>
            </w:r>
          </w:p>
        </w:tc>
        <w:tc>
          <w:tcPr>
            <w:tcW w:w="1417" w:type="dxa"/>
            <w:tcBorders>
              <w:top w:val="nil"/>
              <w:left w:val="nil"/>
              <w:bottom w:val="single" w:sz="4" w:space="0" w:color="auto"/>
              <w:right w:val="nil"/>
            </w:tcBorders>
            <w:vAlign w:val="center"/>
          </w:tcPr>
          <w:p w14:paraId="7854886E" w14:textId="77777777" w:rsidR="00431167" w:rsidRPr="007D2B73" w:rsidRDefault="00431167" w:rsidP="00315B74">
            <w:pPr>
              <w:jc w:val="center"/>
              <w:rPr>
                <w:rFonts w:ascii="Times New Roman" w:hAnsi="Times New Roman" w:cs="Times New Roman"/>
              </w:rPr>
            </w:pPr>
            <w:r w:rsidRPr="007D2B73">
              <w:rPr>
                <w:rFonts w:ascii="Times New Roman" w:hAnsi="Times New Roman" w:cs="Times New Roman"/>
              </w:rPr>
              <w:t>16.3 (98)</w:t>
            </w:r>
          </w:p>
        </w:tc>
        <w:tc>
          <w:tcPr>
            <w:tcW w:w="2127" w:type="dxa"/>
            <w:tcBorders>
              <w:top w:val="nil"/>
              <w:left w:val="nil"/>
              <w:bottom w:val="single" w:sz="4" w:space="0" w:color="auto"/>
              <w:right w:val="single" w:sz="4" w:space="0" w:color="auto"/>
            </w:tcBorders>
            <w:vAlign w:val="center"/>
          </w:tcPr>
          <w:p w14:paraId="5E02D061" w14:textId="77777777" w:rsidR="00431167" w:rsidRPr="007D2B73" w:rsidRDefault="00431167" w:rsidP="00315B74">
            <w:pPr>
              <w:jc w:val="center"/>
              <w:rPr>
                <w:rFonts w:ascii="Times New Roman" w:hAnsi="Times New Roman" w:cs="Times New Roman"/>
              </w:rPr>
            </w:pPr>
            <w:r w:rsidRPr="007D2B73">
              <w:rPr>
                <w:rFonts w:ascii="Times New Roman" w:hAnsi="Times New Roman" w:cs="Times New Roman"/>
              </w:rPr>
              <w:t>23.9 (55)</w:t>
            </w:r>
          </w:p>
        </w:tc>
        <w:tc>
          <w:tcPr>
            <w:tcW w:w="1984" w:type="dxa"/>
            <w:tcBorders>
              <w:top w:val="nil"/>
              <w:left w:val="single" w:sz="4" w:space="0" w:color="auto"/>
              <w:bottom w:val="single" w:sz="4" w:space="0" w:color="auto"/>
              <w:right w:val="nil"/>
            </w:tcBorders>
          </w:tcPr>
          <w:p w14:paraId="2D011326" w14:textId="77777777" w:rsidR="00431167" w:rsidRPr="007D2B73" w:rsidRDefault="00431167" w:rsidP="00315B74">
            <w:pPr>
              <w:jc w:val="center"/>
              <w:rPr>
                <w:rFonts w:ascii="Times New Roman" w:hAnsi="Times New Roman" w:cs="Times New Roman"/>
              </w:rPr>
            </w:pPr>
            <w:r>
              <w:rPr>
                <w:rFonts w:ascii="Times New Roman" w:hAnsi="Times New Roman" w:cs="Times New Roman"/>
              </w:rPr>
              <w:t>28.1 (38)</w:t>
            </w:r>
          </w:p>
        </w:tc>
        <w:tc>
          <w:tcPr>
            <w:tcW w:w="1843" w:type="dxa"/>
            <w:tcBorders>
              <w:top w:val="nil"/>
              <w:left w:val="nil"/>
              <w:bottom w:val="single" w:sz="4" w:space="0" w:color="auto"/>
              <w:right w:val="nil"/>
            </w:tcBorders>
          </w:tcPr>
          <w:p w14:paraId="1D486097" w14:textId="77777777" w:rsidR="00431167" w:rsidRPr="007D2B73" w:rsidRDefault="00431167" w:rsidP="00315B74">
            <w:pPr>
              <w:jc w:val="center"/>
              <w:rPr>
                <w:rFonts w:ascii="Times New Roman" w:hAnsi="Times New Roman" w:cs="Times New Roman"/>
              </w:rPr>
            </w:pPr>
            <w:r>
              <w:rPr>
                <w:rFonts w:ascii="Times New Roman" w:hAnsi="Times New Roman" w:cs="Times New Roman"/>
              </w:rPr>
              <w:t>23.9 (40)</w:t>
            </w:r>
          </w:p>
        </w:tc>
        <w:tc>
          <w:tcPr>
            <w:tcW w:w="2269" w:type="dxa"/>
            <w:tcBorders>
              <w:top w:val="nil"/>
              <w:left w:val="nil"/>
              <w:bottom w:val="single" w:sz="4" w:space="0" w:color="auto"/>
              <w:right w:val="nil"/>
            </w:tcBorders>
          </w:tcPr>
          <w:p w14:paraId="7CAE34C7" w14:textId="77777777" w:rsidR="00431167" w:rsidRPr="007D2B73" w:rsidRDefault="00431167" w:rsidP="00315B74">
            <w:pPr>
              <w:jc w:val="center"/>
              <w:rPr>
                <w:rFonts w:ascii="Times New Roman" w:hAnsi="Times New Roman" w:cs="Times New Roman"/>
              </w:rPr>
            </w:pPr>
            <w:r>
              <w:rPr>
                <w:rFonts w:ascii="Times New Roman" w:hAnsi="Times New Roman" w:cs="Times New Roman"/>
              </w:rPr>
              <w:t>27.7 (171)</w:t>
            </w:r>
          </w:p>
        </w:tc>
      </w:tr>
      <w:tr w:rsidR="00431167" w:rsidRPr="007D2B73" w14:paraId="36B6EDB8" w14:textId="77777777" w:rsidTr="00315B74">
        <w:tc>
          <w:tcPr>
            <w:tcW w:w="1283" w:type="dxa"/>
            <w:vMerge w:val="restart"/>
            <w:tcBorders>
              <w:left w:val="nil"/>
              <w:bottom w:val="nil"/>
              <w:right w:val="nil"/>
            </w:tcBorders>
            <w:vAlign w:val="center"/>
          </w:tcPr>
          <w:p w14:paraId="214FDFF5" w14:textId="77777777" w:rsidR="00431167" w:rsidRPr="007D2B73" w:rsidRDefault="00431167" w:rsidP="00315B74">
            <w:pPr>
              <w:rPr>
                <w:rFonts w:ascii="Times New Roman" w:hAnsi="Times New Roman" w:cs="Times New Roman"/>
              </w:rPr>
            </w:pPr>
            <w:r w:rsidRPr="007D2B73">
              <w:rPr>
                <w:rFonts w:ascii="Times New Roman" w:hAnsi="Times New Roman" w:cs="Times New Roman"/>
              </w:rPr>
              <w:t>Vulnerable Individual</w:t>
            </w:r>
            <w:r>
              <w:rPr>
                <w:rFonts w:ascii="Times New Roman" w:hAnsi="Times New Roman" w:cs="Times New Roman"/>
              </w:rPr>
              <w:t xml:space="preserve"> Mentioned</w:t>
            </w:r>
          </w:p>
        </w:tc>
        <w:tc>
          <w:tcPr>
            <w:tcW w:w="2119" w:type="dxa"/>
            <w:tcBorders>
              <w:left w:val="nil"/>
              <w:bottom w:val="nil"/>
              <w:right w:val="single" w:sz="4" w:space="0" w:color="auto"/>
            </w:tcBorders>
            <w:vAlign w:val="center"/>
          </w:tcPr>
          <w:p w14:paraId="104F8A7B" w14:textId="77777777" w:rsidR="00431167" w:rsidRPr="007D2B73" w:rsidRDefault="00431167" w:rsidP="00315B74">
            <w:pPr>
              <w:rPr>
                <w:rFonts w:ascii="Times New Roman" w:hAnsi="Times New Roman" w:cs="Times New Roman"/>
              </w:rPr>
            </w:pPr>
            <w:r w:rsidRPr="007D2B73">
              <w:rPr>
                <w:rFonts w:ascii="Times New Roman" w:hAnsi="Times New Roman" w:cs="Times New Roman"/>
              </w:rPr>
              <w:t>Dog</w:t>
            </w:r>
          </w:p>
        </w:tc>
        <w:tc>
          <w:tcPr>
            <w:tcW w:w="1985" w:type="dxa"/>
            <w:tcBorders>
              <w:left w:val="single" w:sz="4" w:space="0" w:color="auto"/>
              <w:bottom w:val="nil"/>
              <w:right w:val="nil"/>
            </w:tcBorders>
            <w:vAlign w:val="center"/>
          </w:tcPr>
          <w:p w14:paraId="5680474E" w14:textId="77777777" w:rsidR="00431167" w:rsidRPr="007D2B73" w:rsidRDefault="00431167" w:rsidP="00315B74">
            <w:pPr>
              <w:jc w:val="center"/>
              <w:rPr>
                <w:rFonts w:ascii="Times New Roman" w:hAnsi="Times New Roman" w:cs="Times New Roman"/>
              </w:rPr>
            </w:pPr>
            <w:r w:rsidRPr="007D2B73">
              <w:rPr>
                <w:rFonts w:ascii="Times New Roman" w:hAnsi="Times New Roman" w:cs="Times New Roman"/>
              </w:rPr>
              <w:t>6.81 (303)</w:t>
            </w:r>
          </w:p>
        </w:tc>
        <w:tc>
          <w:tcPr>
            <w:tcW w:w="1984" w:type="dxa"/>
            <w:tcBorders>
              <w:left w:val="nil"/>
              <w:bottom w:val="nil"/>
              <w:right w:val="nil"/>
            </w:tcBorders>
            <w:vAlign w:val="center"/>
          </w:tcPr>
          <w:p w14:paraId="123C6523" w14:textId="77777777" w:rsidR="00431167" w:rsidRPr="007D2B73" w:rsidRDefault="00431167" w:rsidP="00315B74">
            <w:pPr>
              <w:jc w:val="center"/>
              <w:rPr>
                <w:rFonts w:ascii="Times New Roman" w:hAnsi="Times New Roman" w:cs="Times New Roman"/>
              </w:rPr>
            </w:pPr>
            <w:r w:rsidRPr="007D2B73">
              <w:rPr>
                <w:rFonts w:ascii="Times New Roman" w:hAnsi="Times New Roman" w:cs="Times New Roman"/>
              </w:rPr>
              <w:t>26.3 (235)</w:t>
            </w:r>
          </w:p>
        </w:tc>
        <w:tc>
          <w:tcPr>
            <w:tcW w:w="1985" w:type="dxa"/>
            <w:tcBorders>
              <w:left w:val="nil"/>
              <w:bottom w:val="nil"/>
              <w:right w:val="nil"/>
            </w:tcBorders>
            <w:vAlign w:val="center"/>
          </w:tcPr>
          <w:p w14:paraId="3200B579" w14:textId="77777777" w:rsidR="00431167" w:rsidRPr="007D2B73" w:rsidRDefault="00431167" w:rsidP="00315B74">
            <w:pPr>
              <w:jc w:val="center"/>
              <w:rPr>
                <w:rFonts w:ascii="Times New Roman" w:hAnsi="Times New Roman" w:cs="Times New Roman"/>
              </w:rPr>
            </w:pPr>
            <w:r w:rsidRPr="007D2B73">
              <w:rPr>
                <w:rFonts w:ascii="Times New Roman" w:hAnsi="Times New Roman" w:cs="Times New Roman"/>
              </w:rPr>
              <w:t>30.9 (383)</w:t>
            </w:r>
          </w:p>
        </w:tc>
        <w:tc>
          <w:tcPr>
            <w:tcW w:w="1417" w:type="dxa"/>
            <w:tcBorders>
              <w:left w:val="nil"/>
              <w:bottom w:val="nil"/>
              <w:right w:val="nil"/>
            </w:tcBorders>
            <w:vAlign w:val="center"/>
          </w:tcPr>
          <w:p w14:paraId="603EC0EA" w14:textId="77777777" w:rsidR="00431167" w:rsidRPr="007D2B73" w:rsidRDefault="00431167" w:rsidP="00315B74">
            <w:pPr>
              <w:jc w:val="center"/>
              <w:rPr>
                <w:rFonts w:ascii="Times New Roman" w:hAnsi="Times New Roman" w:cs="Times New Roman"/>
              </w:rPr>
            </w:pPr>
            <w:r w:rsidRPr="007D2B73">
              <w:rPr>
                <w:rFonts w:ascii="Times New Roman" w:hAnsi="Times New Roman" w:cs="Times New Roman"/>
              </w:rPr>
              <w:t>73.1 (441)</w:t>
            </w:r>
          </w:p>
        </w:tc>
        <w:tc>
          <w:tcPr>
            <w:tcW w:w="2127" w:type="dxa"/>
            <w:tcBorders>
              <w:left w:val="nil"/>
              <w:bottom w:val="nil"/>
              <w:right w:val="single" w:sz="4" w:space="0" w:color="auto"/>
            </w:tcBorders>
            <w:vAlign w:val="center"/>
          </w:tcPr>
          <w:p w14:paraId="627BC8AB" w14:textId="77777777" w:rsidR="00431167" w:rsidRPr="007D2B73" w:rsidRDefault="00431167" w:rsidP="00315B74">
            <w:pPr>
              <w:jc w:val="center"/>
              <w:rPr>
                <w:rFonts w:ascii="Times New Roman" w:hAnsi="Times New Roman" w:cs="Times New Roman"/>
              </w:rPr>
            </w:pPr>
            <w:r w:rsidRPr="007D2B73">
              <w:rPr>
                <w:rFonts w:ascii="Times New Roman" w:hAnsi="Times New Roman" w:cs="Times New Roman"/>
              </w:rPr>
              <w:t>65.6 (181)</w:t>
            </w:r>
          </w:p>
        </w:tc>
        <w:tc>
          <w:tcPr>
            <w:tcW w:w="1984" w:type="dxa"/>
            <w:tcBorders>
              <w:left w:val="single" w:sz="4" w:space="0" w:color="auto"/>
              <w:bottom w:val="nil"/>
              <w:right w:val="nil"/>
            </w:tcBorders>
          </w:tcPr>
          <w:p w14:paraId="41CE2508" w14:textId="77777777" w:rsidR="00431167" w:rsidRPr="007D2B73" w:rsidRDefault="00431167" w:rsidP="00315B74">
            <w:pPr>
              <w:jc w:val="center"/>
              <w:rPr>
                <w:rFonts w:ascii="Times New Roman" w:hAnsi="Times New Roman" w:cs="Times New Roman"/>
              </w:rPr>
            </w:pPr>
            <w:r>
              <w:rPr>
                <w:rFonts w:ascii="Times New Roman" w:hAnsi="Times New Roman" w:cs="Times New Roman"/>
              </w:rPr>
              <w:t>17.8 (24)</w:t>
            </w:r>
          </w:p>
        </w:tc>
        <w:tc>
          <w:tcPr>
            <w:tcW w:w="1843" w:type="dxa"/>
            <w:tcBorders>
              <w:left w:val="nil"/>
              <w:bottom w:val="nil"/>
              <w:right w:val="nil"/>
            </w:tcBorders>
          </w:tcPr>
          <w:p w14:paraId="1C6F86BD" w14:textId="77777777" w:rsidR="00431167" w:rsidRPr="007D2B73" w:rsidRDefault="00431167" w:rsidP="00315B74">
            <w:pPr>
              <w:jc w:val="center"/>
              <w:rPr>
                <w:rFonts w:ascii="Times New Roman" w:hAnsi="Times New Roman" w:cs="Times New Roman"/>
              </w:rPr>
            </w:pPr>
            <w:r>
              <w:rPr>
                <w:rFonts w:ascii="Times New Roman" w:hAnsi="Times New Roman" w:cs="Times New Roman"/>
              </w:rPr>
              <w:t>32.3 (54)</w:t>
            </w:r>
          </w:p>
        </w:tc>
        <w:tc>
          <w:tcPr>
            <w:tcW w:w="2269" w:type="dxa"/>
            <w:tcBorders>
              <w:left w:val="nil"/>
              <w:bottom w:val="nil"/>
              <w:right w:val="nil"/>
            </w:tcBorders>
          </w:tcPr>
          <w:p w14:paraId="7D90CA89" w14:textId="77777777" w:rsidR="00431167" w:rsidRPr="007D2B73" w:rsidRDefault="00431167" w:rsidP="00315B74">
            <w:pPr>
              <w:jc w:val="center"/>
              <w:rPr>
                <w:rFonts w:ascii="Times New Roman" w:hAnsi="Times New Roman" w:cs="Times New Roman"/>
              </w:rPr>
            </w:pPr>
            <w:r>
              <w:rPr>
                <w:rFonts w:ascii="Times New Roman" w:hAnsi="Times New Roman" w:cs="Times New Roman"/>
              </w:rPr>
              <w:t>42.7 (264)</w:t>
            </w:r>
          </w:p>
        </w:tc>
      </w:tr>
      <w:tr w:rsidR="00431167" w:rsidRPr="007D2B73" w14:paraId="3F909A69" w14:textId="77777777" w:rsidTr="00315B74">
        <w:tc>
          <w:tcPr>
            <w:tcW w:w="1283" w:type="dxa"/>
            <w:vMerge/>
            <w:tcBorders>
              <w:left w:val="nil"/>
              <w:bottom w:val="nil"/>
              <w:right w:val="nil"/>
            </w:tcBorders>
            <w:vAlign w:val="center"/>
          </w:tcPr>
          <w:p w14:paraId="22CA80BD" w14:textId="77777777" w:rsidR="00431167" w:rsidRPr="007D2B73" w:rsidRDefault="00431167" w:rsidP="00315B74">
            <w:pPr>
              <w:rPr>
                <w:rFonts w:ascii="Times New Roman" w:hAnsi="Times New Roman" w:cs="Times New Roman"/>
              </w:rPr>
            </w:pPr>
          </w:p>
        </w:tc>
        <w:tc>
          <w:tcPr>
            <w:tcW w:w="2119" w:type="dxa"/>
            <w:tcBorders>
              <w:top w:val="nil"/>
              <w:left w:val="nil"/>
              <w:bottom w:val="nil"/>
              <w:right w:val="single" w:sz="4" w:space="0" w:color="auto"/>
            </w:tcBorders>
            <w:vAlign w:val="center"/>
          </w:tcPr>
          <w:p w14:paraId="4DB9A4C8" w14:textId="77777777" w:rsidR="00431167" w:rsidRPr="007D2B73" w:rsidRDefault="00431167" w:rsidP="00315B74">
            <w:pPr>
              <w:rPr>
                <w:rFonts w:ascii="Times New Roman" w:hAnsi="Times New Roman" w:cs="Times New Roman"/>
              </w:rPr>
            </w:pPr>
            <w:r w:rsidRPr="007D2B73">
              <w:rPr>
                <w:rFonts w:ascii="Times New Roman" w:hAnsi="Times New Roman" w:cs="Times New Roman"/>
              </w:rPr>
              <w:t>Cat</w:t>
            </w:r>
          </w:p>
        </w:tc>
        <w:tc>
          <w:tcPr>
            <w:tcW w:w="1985" w:type="dxa"/>
            <w:tcBorders>
              <w:top w:val="nil"/>
              <w:left w:val="single" w:sz="4" w:space="0" w:color="auto"/>
              <w:bottom w:val="nil"/>
              <w:right w:val="nil"/>
            </w:tcBorders>
            <w:vAlign w:val="center"/>
          </w:tcPr>
          <w:p w14:paraId="65F3697E" w14:textId="77777777" w:rsidR="00431167" w:rsidRPr="007D2B73" w:rsidRDefault="00431167" w:rsidP="00315B74">
            <w:pPr>
              <w:jc w:val="center"/>
              <w:rPr>
                <w:rFonts w:ascii="Times New Roman" w:hAnsi="Times New Roman" w:cs="Times New Roman"/>
              </w:rPr>
            </w:pPr>
            <w:r w:rsidRPr="007D2B73">
              <w:rPr>
                <w:rFonts w:ascii="Times New Roman" w:hAnsi="Times New Roman" w:cs="Times New Roman"/>
              </w:rPr>
              <w:t>0.786 (35)</w:t>
            </w:r>
          </w:p>
        </w:tc>
        <w:tc>
          <w:tcPr>
            <w:tcW w:w="1984" w:type="dxa"/>
            <w:tcBorders>
              <w:top w:val="nil"/>
              <w:left w:val="nil"/>
              <w:bottom w:val="nil"/>
              <w:right w:val="nil"/>
            </w:tcBorders>
            <w:vAlign w:val="center"/>
          </w:tcPr>
          <w:p w14:paraId="4622E2A3" w14:textId="77777777" w:rsidR="00431167" w:rsidRPr="007D2B73" w:rsidRDefault="00431167" w:rsidP="00315B74">
            <w:pPr>
              <w:jc w:val="center"/>
              <w:rPr>
                <w:rFonts w:ascii="Times New Roman" w:hAnsi="Times New Roman" w:cs="Times New Roman"/>
              </w:rPr>
            </w:pPr>
            <w:r w:rsidRPr="007D2B73">
              <w:rPr>
                <w:rFonts w:ascii="Times New Roman" w:hAnsi="Times New Roman" w:cs="Times New Roman"/>
              </w:rPr>
              <w:t>2.23 (20)</w:t>
            </w:r>
          </w:p>
        </w:tc>
        <w:tc>
          <w:tcPr>
            <w:tcW w:w="1985" w:type="dxa"/>
            <w:tcBorders>
              <w:top w:val="nil"/>
              <w:left w:val="nil"/>
              <w:bottom w:val="nil"/>
              <w:right w:val="nil"/>
            </w:tcBorders>
            <w:vAlign w:val="center"/>
          </w:tcPr>
          <w:p w14:paraId="435D5537" w14:textId="77777777" w:rsidR="00431167" w:rsidRPr="007D2B73" w:rsidRDefault="00431167" w:rsidP="00315B74">
            <w:pPr>
              <w:jc w:val="center"/>
              <w:rPr>
                <w:rFonts w:ascii="Times New Roman" w:hAnsi="Times New Roman" w:cs="Times New Roman"/>
              </w:rPr>
            </w:pPr>
            <w:r w:rsidRPr="007D2B73">
              <w:rPr>
                <w:rFonts w:ascii="Times New Roman" w:hAnsi="Times New Roman" w:cs="Times New Roman"/>
              </w:rPr>
              <w:t>1.45 (18)</w:t>
            </w:r>
          </w:p>
        </w:tc>
        <w:tc>
          <w:tcPr>
            <w:tcW w:w="1417" w:type="dxa"/>
            <w:tcBorders>
              <w:top w:val="nil"/>
              <w:left w:val="nil"/>
              <w:bottom w:val="nil"/>
              <w:right w:val="nil"/>
            </w:tcBorders>
            <w:vAlign w:val="center"/>
          </w:tcPr>
          <w:p w14:paraId="6E9AFC30" w14:textId="77777777" w:rsidR="00431167" w:rsidRPr="007D2B73" w:rsidRDefault="00431167" w:rsidP="00315B74">
            <w:pPr>
              <w:jc w:val="center"/>
              <w:rPr>
                <w:rFonts w:ascii="Times New Roman" w:hAnsi="Times New Roman" w:cs="Times New Roman"/>
              </w:rPr>
            </w:pPr>
            <w:r w:rsidRPr="007D2B73">
              <w:rPr>
                <w:rFonts w:ascii="Times New Roman" w:hAnsi="Times New Roman" w:cs="Times New Roman"/>
              </w:rPr>
              <w:t>1.66 (10)</w:t>
            </w:r>
          </w:p>
        </w:tc>
        <w:tc>
          <w:tcPr>
            <w:tcW w:w="2127" w:type="dxa"/>
            <w:tcBorders>
              <w:top w:val="nil"/>
              <w:left w:val="nil"/>
              <w:bottom w:val="nil"/>
              <w:right w:val="single" w:sz="4" w:space="0" w:color="auto"/>
            </w:tcBorders>
            <w:vAlign w:val="center"/>
          </w:tcPr>
          <w:p w14:paraId="4AC9BC24" w14:textId="77777777" w:rsidR="00431167" w:rsidRPr="007D2B73" w:rsidRDefault="00431167" w:rsidP="00315B74">
            <w:pPr>
              <w:jc w:val="center"/>
              <w:rPr>
                <w:rFonts w:ascii="Times New Roman" w:hAnsi="Times New Roman" w:cs="Times New Roman"/>
              </w:rPr>
            </w:pPr>
            <w:r w:rsidRPr="007D2B73">
              <w:rPr>
                <w:rFonts w:ascii="Times New Roman" w:hAnsi="Times New Roman" w:cs="Times New Roman"/>
              </w:rPr>
              <w:t>16.7 (46)</w:t>
            </w:r>
          </w:p>
        </w:tc>
        <w:tc>
          <w:tcPr>
            <w:tcW w:w="1984" w:type="dxa"/>
            <w:tcBorders>
              <w:top w:val="nil"/>
              <w:left w:val="single" w:sz="4" w:space="0" w:color="auto"/>
              <w:bottom w:val="nil"/>
              <w:right w:val="nil"/>
            </w:tcBorders>
          </w:tcPr>
          <w:p w14:paraId="384390EA" w14:textId="77777777" w:rsidR="00431167" w:rsidRPr="007D2B73" w:rsidRDefault="00431167" w:rsidP="00315B74">
            <w:pPr>
              <w:jc w:val="center"/>
              <w:rPr>
                <w:rFonts w:ascii="Times New Roman" w:hAnsi="Times New Roman" w:cs="Times New Roman"/>
              </w:rPr>
            </w:pPr>
            <w:r>
              <w:rPr>
                <w:rFonts w:ascii="Times New Roman" w:hAnsi="Times New Roman" w:cs="Times New Roman"/>
              </w:rPr>
              <w:t>5.2 (7)</w:t>
            </w:r>
          </w:p>
        </w:tc>
        <w:tc>
          <w:tcPr>
            <w:tcW w:w="1843" w:type="dxa"/>
            <w:tcBorders>
              <w:top w:val="nil"/>
              <w:left w:val="nil"/>
              <w:bottom w:val="nil"/>
              <w:right w:val="nil"/>
            </w:tcBorders>
          </w:tcPr>
          <w:p w14:paraId="131B20B3" w14:textId="77777777" w:rsidR="00431167" w:rsidRPr="007D2B73" w:rsidRDefault="00431167" w:rsidP="00315B74">
            <w:pPr>
              <w:jc w:val="center"/>
              <w:rPr>
                <w:rFonts w:ascii="Times New Roman" w:hAnsi="Times New Roman" w:cs="Times New Roman"/>
              </w:rPr>
            </w:pPr>
            <w:r>
              <w:rPr>
                <w:rFonts w:ascii="Times New Roman" w:hAnsi="Times New Roman" w:cs="Times New Roman"/>
              </w:rPr>
              <w:t>0.6 (1)</w:t>
            </w:r>
          </w:p>
        </w:tc>
        <w:tc>
          <w:tcPr>
            <w:tcW w:w="2269" w:type="dxa"/>
            <w:tcBorders>
              <w:top w:val="nil"/>
              <w:left w:val="nil"/>
              <w:bottom w:val="nil"/>
              <w:right w:val="nil"/>
            </w:tcBorders>
          </w:tcPr>
          <w:p w14:paraId="12C235A4" w14:textId="77777777" w:rsidR="00431167" w:rsidRPr="007D2B73" w:rsidRDefault="00431167" w:rsidP="00315B74">
            <w:pPr>
              <w:jc w:val="center"/>
              <w:rPr>
                <w:rFonts w:ascii="Times New Roman" w:hAnsi="Times New Roman" w:cs="Times New Roman"/>
              </w:rPr>
            </w:pPr>
            <w:r>
              <w:rPr>
                <w:rFonts w:ascii="Times New Roman" w:hAnsi="Times New Roman" w:cs="Times New Roman"/>
              </w:rPr>
              <w:t>4.85 (30)</w:t>
            </w:r>
          </w:p>
        </w:tc>
      </w:tr>
      <w:tr w:rsidR="00431167" w:rsidRPr="007D2B73" w14:paraId="720B0A4E" w14:textId="77777777" w:rsidTr="00315B74">
        <w:tc>
          <w:tcPr>
            <w:tcW w:w="1283" w:type="dxa"/>
            <w:vMerge/>
            <w:tcBorders>
              <w:left w:val="nil"/>
              <w:bottom w:val="nil"/>
              <w:right w:val="nil"/>
            </w:tcBorders>
            <w:vAlign w:val="center"/>
          </w:tcPr>
          <w:p w14:paraId="29809313" w14:textId="77777777" w:rsidR="00431167" w:rsidRPr="007D2B73" w:rsidRDefault="00431167" w:rsidP="00315B74">
            <w:pPr>
              <w:rPr>
                <w:rFonts w:ascii="Times New Roman" w:hAnsi="Times New Roman" w:cs="Times New Roman"/>
              </w:rPr>
            </w:pPr>
          </w:p>
        </w:tc>
        <w:tc>
          <w:tcPr>
            <w:tcW w:w="2119" w:type="dxa"/>
            <w:tcBorders>
              <w:top w:val="nil"/>
              <w:left w:val="nil"/>
              <w:bottom w:val="nil"/>
              <w:right w:val="single" w:sz="4" w:space="0" w:color="auto"/>
            </w:tcBorders>
            <w:vAlign w:val="center"/>
          </w:tcPr>
          <w:p w14:paraId="44970D14" w14:textId="77777777" w:rsidR="00431167" w:rsidRPr="007D2B73" w:rsidRDefault="00431167" w:rsidP="00315B74">
            <w:pPr>
              <w:rPr>
                <w:rFonts w:ascii="Times New Roman" w:hAnsi="Times New Roman" w:cs="Times New Roman"/>
              </w:rPr>
            </w:pPr>
            <w:r w:rsidRPr="007D2B73">
              <w:rPr>
                <w:rFonts w:ascii="Times New Roman" w:hAnsi="Times New Roman" w:cs="Times New Roman"/>
              </w:rPr>
              <w:t>Children</w:t>
            </w:r>
          </w:p>
        </w:tc>
        <w:tc>
          <w:tcPr>
            <w:tcW w:w="1985" w:type="dxa"/>
            <w:tcBorders>
              <w:top w:val="nil"/>
              <w:left w:val="single" w:sz="4" w:space="0" w:color="auto"/>
              <w:bottom w:val="nil"/>
              <w:right w:val="nil"/>
            </w:tcBorders>
            <w:vAlign w:val="center"/>
          </w:tcPr>
          <w:p w14:paraId="71DD958C" w14:textId="77777777" w:rsidR="00431167" w:rsidRPr="007D2B73" w:rsidRDefault="00431167" w:rsidP="00315B74">
            <w:pPr>
              <w:jc w:val="center"/>
              <w:rPr>
                <w:rFonts w:ascii="Times New Roman" w:hAnsi="Times New Roman" w:cs="Times New Roman"/>
              </w:rPr>
            </w:pPr>
            <w:r w:rsidRPr="007D2B73">
              <w:rPr>
                <w:rFonts w:ascii="Times New Roman" w:hAnsi="Times New Roman" w:cs="Times New Roman"/>
              </w:rPr>
              <w:t>4.88 (217)</w:t>
            </w:r>
          </w:p>
        </w:tc>
        <w:tc>
          <w:tcPr>
            <w:tcW w:w="1984" w:type="dxa"/>
            <w:tcBorders>
              <w:top w:val="nil"/>
              <w:left w:val="nil"/>
              <w:bottom w:val="nil"/>
              <w:right w:val="nil"/>
            </w:tcBorders>
            <w:vAlign w:val="center"/>
          </w:tcPr>
          <w:p w14:paraId="5CBF2188" w14:textId="77777777" w:rsidR="00431167" w:rsidRPr="007D2B73" w:rsidRDefault="00431167" w:rsidP="00315B74">
            <w:pPr>
              <w:jc w:val="center"/>
              <w:rPr>
                <w:rFonts w:ascii="Times New Roman" w:hAnsi="Times New Roman" w:cs="Times New Roman"/>
              </w:rPr>
            </w:pPr>
            <w:r w:rsidRPr="007D2B73">
              <w:rPr>
                <w:rFonts w:ascii="Times New Roman" w:hAnsi="Times New Roman" w:cs="Times New Roman"/>
              </w:rPr>
              <w:t>3.69 (33)</w:t>
            </w:r>
          </w:p>
        </w:tc>
        <w:tc>
          <w:tcPr>
            <w:tcW w:w="1985" w:type="dxa"/>
            <w:tcBorders>
              <w:top w:val="nil"/>
              <w:left w:val="nil"/>
              <w:bottom w:val="nil"/>
              <w:right w:val="nil"/>
            </w:tcBorders>
            <w:vAlign w:val="center"/>
          </w:tcPr>
          <w:p w14:paraId="2B763A0C" w14:textId="77777777" w:rsidR="00431167" w:rsidRPr="007D2B73" w:rsidRDefault="00431167" w:rsidP="00315B74">
            <w:pPr>
              <w:jc w:val="center"/>
              <w:rPr>
                <w:rFonts w:ascii="Times New Roman" w:hAnsi="Times New Roman" w:cs="Times New Roman"/>
              </w:rPr>
            </w:pPr>
            <w:r w:rsidRPr="007D2B73">
              <w:rPr>
                <w:rFonts w:ascii="Times New Roman" w:hAnsi="Times New Roman" w:cs="Times New Roman"/>
              </w:rPr>
              <w:t>4.92 (61)</w:t>
            </w:r>
          </w:p>
        </w:tc>
        <w:tc>
          <w:tcPr>
            <w:tcW w:w="1417" w:type="dxa"/>
            <w:tcBorders>
              <w:top w:val="nil"/>
              <w:left w:val="nil"/>
              <w:bottom w:val="nil"/>
              <w:right w:val="nil"/>
            </w:tcBorders>
            <w:vAlign w:val="center"/>
          </w:tcPr>
          <w:p w14:paraId="719D9774" w14:textId="77777777" w:rsidR="00431167" w:rsidRPr="007D2B73" w:rsidRDefault="00431167" w:rsidP="00315B74">
            <w:pPr>
              <w:jc w:val="center"/>
              <w:rPr>
                <w:rFonts w:ascii="Times New Roman" w:hAnsi="Times New Roman" w:cs="Times New Roman"/>
              </w:rPr>
            </w:pPr>
            <w:r w:rsidRPr="007D2B73">
              <w:rPr>
                <w:rFonts w:ascii="Times New Roman" w:hAnsi="Times New Roman" w:cs="Times New Roman"/>
              </w:rPr>
              <w:t>3.48 (21)</w:t>
            </w:r>
          </w:p>
        </w:tc>
        <w:tc>
          <w:tcPr>
            <w:tcW w:w="2127" w:type="dxa"/>
            <w:tcBorders>
              <w:top w:val="nil"/>
              <w:left w:val="nil"/>
              <w:bottom w:val="nil"/>
              <w:right w:val="single" w:sz="4" w:space="0" w:color="auto"/>
            </w:tcBorders>
            <w:vAlign w:val="center"/>
          </w:tcPr>
          <w:p w14:paraId="45C826B7" w14:textId="77777777" w:rsidR="00431167" w:rsidRPr="007D2B73" w:rsidRDefault="00431167" w:rsidP="00315B74">
            <w:pPr>
              <w:jc w:val="center"/>
              <w:rPr>
                <w:rFonts w:ascii="Times New Roman" w:hAnsi="Times New Roman" w:cs="Times New Roman"/>
              </w:rPr>
            </w:pPr>
            <w:r w:rsidRPr="007D2B73">
              <w:rPr>
                <w:rFonts w:ascii="Times New Roman" w:hAnsi="Times New Roman" w:cs="Times New Roman"/>
              </w:rPr>
              <w:t>3.62 (10)</w:t>
            </w:r>
          </w:p>
        </w:tc>
        <w:tc>
          <w:tcPr>
            <w:tcW w:w="1984" w:type="dxa"/>
            <w:tcBorders>
              <w:top w:val="nil"/>
              <w:left w:val="single" w:sz="4" w:space="0" w:color="auto"/>
              <w:bottom w:val="nil"/>
              <w:right w:val="nil"/>
            </w:tcBorders>
          </w:tcPr>
          <w:p w14:paraId="2A8211C6" w14:textId="77777777" w:rsidR="00431167" w:rsidRPr="007D2B73" w:rsidRDefault="00431167" w:rsidP="00315B74">
            <w:pPr>
              <w:jc w:val="center"/>
              <w:rPr>
                <w:rFonts w:ascii="Times New Roman" w:hAnsi="Times New Roman" w:cs="Times New Roman"/>
              </w:rPr>
            </w:pPr>
            <w:r>
              <w:rPr>
                <w:rFonts w:ascii="Times New Roman" w:hAnsi="Times New Roman" w:cs="Times New Roman"/>
              </w:rPr>
              <w:t>2.2 (3)</w:t>
            </w:r>
          </w:p>
        </w:tc>
        <w:tc>
          <w:tcPr>
            <w:tcW w:w="1843" w:type="dxa"/>
            <w:tcBorders>
              <w:top w:val="nil"/>
              <w:left w:val="nil"/>
              <w:bottom w:val="nil"/>
              <w:right w:val="nil"/>
            </w:tcBorders>
          </w:tcPr>
          <w:p w14:paraId="5AF0A3DB" w14:textId="77777777" w:rsidR="00431167" w:rsidRPr="007D2B73" w:rsidRDefault="00431167" w:rsidP="00315B74">
            <w:pPr>
              <w:jc w:val="center"/>
              <w:rPr>
                <w:rFonts w:ascii="Times New Roman" w:hAnsi="Times New Roman" w:cs="Times New Roman"/>
              </w:rPr>
            </w:pPr>
            <w:r>
              <w:rPr>
                <w:rFonts w:ascii="Times New Roman" w:hAnsi="Times New Roman" w:cs="Times New Roman"/>
              </w:rPr>
              <w:t>5.4 (9)</w:t>
            </w:r>
          </w:p>
        </w:tc>
        <w:tc>
          <w:tcPr>
            <w:tcW w:w="2269" w:type="dxa"/>
            <w:tcBorders>
              <w:top w:val="nil"/>
              <w:left w:val="nil"/>
              <w:bottom w:val="nil"/>
              <w:right w:val="nil"/>
            </w:tcBorders>
          </w:tcPr>
          <w:p w14:paraId="5CCAFAF9" w14:textId="77777777" w:rsidR="00431167" w:rsidRPr="007D2B73" w:rsidRDefault="00431167" w:rsidP="00315B74">
            <w:pPr>
              <w:jc w:val="center"/>
              <w:rPr>
                <w:rFonts w:ascii="Times New Roman" w:hAnsi="Times New Roman" w:cs="Times New Roman"/>
              </w:rPr>
            </w:pPr>
            <w:r>
              <w:rPr>
                <w:rFonts w:ascii="Times New Roman" w:hAnsi="Times New Roman" w:cs="Times New Roman"/>
              </w:rPr>
              <w:t>12.9 (80)</w:t>
            </w:r>
          </w:p>
        </w:tc>
      </w:tr>
      <w:tr w:rsidR="00431167" w:rsidRPr="007D2B73" w14:paraId="4A932124" w14:textId="77777777" w:rsidTr="00315B74">
        <w:tc>
          <w:tcPr>
            <w:tcW w:w="1283" w:type="dxa"/>
            <w:vMerge/>
            <w:tcBorders>
              <w:left w:val="nil"/>
              <w:bottom w:val="nil"/>
              <w:right w:val="nil"/>
            </w:tcBorders>
            <w:vAlign w:val="center"/>
          </w:tcPr>
          <w:p w14:paraId="2C974919" w14:textId="77777777" w:rsidR="00431167" w:rsidRPr="007D2B73" w:rsidRDefault="00431167" w:rsidP="00315B74">
            <w:pPr>
              <w:rPr>
                <w:rFonts w:ascii="Times New Roman" w:hAnsi="Times New Roman" w:cs="Times New Roman"/>
              </w:rPr>
            </w:pPr>
          </w:p>
        </w:tc>
        <w:tc>
          <w:tcPr>
            <w:tcW w:w="2119" w:type="dxa"/>
            <w:tcBorders>
              <w:top w:val="nil"/>
              <w:left w:val="nil"/>
              <w:bottom w:val="nil"/>
              <w:right w:val="single" w:sz="4" w:space="0" w:color="auto"/>
            </w:tcBorders>
            <w:vAlign w:val="center"/>
          </w:tcPr>
          <w:p w14:paraId="42DC1A2D" w14:textId="77777777" w:rsidR="00431167" w:rsidRPr="007D2B73" w:rsidRDefault="00431167" w:rsidP="00315B74">
            <w:pPr>
              <w:rPr>
                <w:rFonts w:ascii="Times New Roman" w:hAnsi="Times New Roman" w:cs="Times New Roman"/>
              </w:rPr>
            </w:pPr>
            <w:r w:rsidRPr="007D2B73">
              <w:rPr>
                <w:rFonts w:ascii="Times New Roman" w:hAnsi="Times New Roman" w:cs="Times New Roman"/>
              </w:rPr>
              <w:t>Multiple</w:t>
            </w:r>
          </w:p>
        </w:tc>
        <w:tc>
          <w:tcPr>
            <w:tcW w:w="1985" w:type="dxa"/>
            <w:tcBorders>
              <w:top w:val="nil"/>
              <w:left w:val="single" w:sz="4" w:space="0" w:color="auto"/>
              <w:bottom w:val="nil"/>
              <w:right w:val="nil"/>
            </w:tcBorders>
            <w:vAlign w:val="center"/>
          </w:tcPr>
          <w:p w14:paraId="10E4FEE0" w14:textId="77777777" w:rsidR="00431167" w:rsidRPr="007D2B73" w:rsidRDefault="00431167" w:rsidP="00315B74">
            <w:pPr>
              <w:jc w:val="center"/>
              <w:rPr>
                <w:rFonts w:ascii="Times New Roman" w:hAnsi="Times New Roman" w:cs="Times New Roman"/>
              </w:rPr>
            </w:pPr>
            <w:r w:rsidRPr="007D2B73">
              <w:rPr>
                <w:rFonts w:ascii="Times New Roman" w:hAnsi="Times New Roman" w:cs="Times New Roman"/>
              </w:rPr>
              <w:t>1.86 (83)</w:t>
            </w:r>
          </w:p>
        </w:tc>
        <w:tc>
          <w:tcPr>
            <w:tcW w:w="1984" w:type="dxa"/>
            <w:tcBorders>
              <w:top w:val="nil"/>
              <w:left w:val="nil"/>
              <w:bottom w:val="nil"/>
              <w:right w:val="nil"/>
            </w:tcBorders>
            <w:vAlign w:val="center"/>
          </w:tcPr>
          <w:p w14:paraId="3C1298A3" w14:textId="77777777" w:rsidR="00431167" w:rsidRPr="007D2B73" w:rsidRDefault="00431167" w:rsidP="00315B74">
            <w:pPr>
              <w:jc w:val="center"/>
              <w:rPr>
                <w:rFonts w:ascii="Times New Roman" w:hAnsi="Times New Roman" w:cs="Times New Roman"/>
              </w:rPr>
            </w:pPr>
            <w:r w:rsidRPr="007D2B73">
              <w:rPr>
                <w:rFonts w:ascii="Times New Roman" w:hAnsi="Times New Roman" w:cs="Times New Roman"/>
              </w:rPr>
              <w:t>3.80 (34)</w:t>
            </w:r>
          </w:p>
        </w:tc>
        <w:tc>
          <w:tcPr>
            <w:tcW w:w="1985" w:type="dxa"/>
            <w:tcBorders>
              <w:top w:val="nil"/>
              <w:left w:val="nil"/>
              <w:bottom w:val="nil"/>
              <w:right w:val="nil"/>
            </w:tcBorders>
            <w:vAlign w:val="center"/>
          </w:tcPr>
          <w:p w14:paraId="30768713" w14:textId="77777777" w:rsidR="00431167" w:rsidRPr="007D2B73" w:rsidRDefault="00431167" w:rsidP="00315B74">
            <w:pPr>
              <w:jc w:val="center"/>
              <w:rPr>
                <w:rFonts w:ascii="Times New Roman" w:hAnsi="Times New Roman" w:cs="Times New Roman"/>
              </w:rPr>
            </w:pPr>
            <w:r w:rsidRPr="007D2B73">
              <w:rPr>
                <w:rFonts w:ascii="Times New Roman" w:hAnsi="Times New Roman" w:cs="Times New Roman"/>
              </w:rPr>
              <w:t>4.04 (50)</w:t>
            </w:r>
          </w:p>
        </w:tc>
        <w:tc>
          <w:tcPr>
            <w:tcW w:w="1417" w:type="dxa"/>
            <w:tcBorders>
              <w:top w:val="nil"/>
              <w:left w:val="nil"/>
              <w:bottom w:val="nil"/>
              <w:right w:val="nil"/>
            </w:tcBorders>
            <w:vAlign w:val="center"/>
          </w:tcPr>
          <w:p w14:paraId="4E289FEB" w14:textId="77777777" w:rsidR="00431167" w:rsidRPr="007D2B73" w:rsidRDefault="00431167" w:rsidP="00315B74">
            <w:pPr>
              <w:jc w:val="center"/>
              <w:rPr>
                <w:rFonts w:ascii="Times New Roman" w:hAnsi="Times New Roman" w:cs="Times New Roman"/>
              </w:rPr>
            </w:pPr>
            <w:r w:rsidRPr="007D2B73">
              <w:rPr>
                <w:rFonts w:ascii="Times New Roman" w:hAnsi="Times New Roman" w:cs="Times New Roman"/>
              </w:rPr>
              <w:t>5.8 (35)</w:t>
            </w:r>
          </w:p>
        </w:tc>
        <w:tc>
          <w:tcPr>
            <w:tcW w:w="2127" w:type="dxa"/>
            <w:tcBorders>
              <w:top w:val="nil"/>
              <w:left w:val="nil"/>
              <w:bottom w:val="nil"/>
              <w:right w:val="single" w:sz="4" w:space="0" w:color="auto"/>
            </w:tcBorders>
            <w:vAlign w:val="center"/>
          </w:tcPr>
          <w:p w14:paraId="078BE72C" w14:textId="77777777" w:rsidR="00431167" w:rsidRPr="007D2B73" w:rsidRDefault="00431167" w:rsidP="00315B74">
            <w:pPr>
              <w:jc w:val="center"/>
              <w:rPr>
                <w:rFonts w:ascii="Times New Roman" w:hAnsi="Times New Roman" w:cs="Times New Roman"/>
              </w:rPr>
            </w:pPr>
            <w:r w:rsidRPr="007D2B73">
              <w:rPr>
                <w:rFonts w:ascii="Times New Roman" w:hAnsi="Times New Roman" w:cs="Times New Roman"/>
              </w:rPr>
              <w:t>7.97 (22)</w:t>
            </w:r>
          </w:p>
        </w:tc>
        <w:tc>
          <w:tcPr>
            <w:tcW w:w="1984" w:type="dxa"/>
            <w:tcBorders>
              <w:top w:val="nil"/>
              <w:left w:val="single" w:sz="4" w:space="0" w:color="auto"/>
              <w:bottom w:val="nil"/>
              <w:right w:val="nil"/>
            </w:tcBorders>
          </w:tcPr>
          <w:p w14:paraId="1D302C92" w14:textId="77777777" w:rsidR="00431167" w:rsidRPr="007D2B73" w:rsidRDefault="00431167" w:rsidP="00315B74">
            <w:pPr>
              <w:jc w:val="center"/>
              <w:rPr>
                <w:rFonts w:ascii="Times New Roman" w:hAnsi="Times New Roman" w:cs="Times New Roman"/>
              </w:rPr>
            </w:pPr>
            <w:r>
              <w:rPr>
                <w:rFonts w:ascii="Times New Roman" w:hAnsi="Times New Roman" w:cs="Times New Roman"/>
              </w:rPr>
              <w:t>2.2 (3)</w:t>
            </w:r>
          </w:p>
        </w:tc>
        <w:tc>
          <w:tcPr>
            <w:tcW w:w="1843" w:type="dxa"/>
            <w:tcBorders>
              <w:top w:val="nil"/>
              <w:left w:val="nil"/>
              <w:bottom w:val="nil"/>
              <w:right w:val="nil"/>
            </w:tcBorders>
          </w:tcPr>
          <w:p w14:paraId="5C2AAF9C" w14:textId="77777777" w:rsidR="00431167" w:rsidRPr="007D2B73" w:rsidRDefault="00431167" w:rsidP="00315B74">
            <w:pPr>
              <w:jc w:val="center"/>
              <w:rPr>
                <w:rFonts w:ascii="Times New Roman" w:hAnsi="Times New Roman" w:cs="Times New Roman"/>
              </w:rPr>
            </w:pPr>
            <w:r>
              <w:rPr>
                <w:rFonts w:ascii="Times New Roman" w:hAnsi="Times New Roman" w:cs="Times New Roman"/>
              </w:rPr>
              <w:t>3.6 (6)</w:t>
            </w:r>
          </w:p>
        </w:tc>
        <w:tc>
          <w:tcPr>
            <w:tcW w:w="2269" w:type="dxa"/>
            <w:tcBorders>
              <w:top w:val="nil"/>
              <w:left w:val="nil"/>
              <w:bottom w:val="nil"/>
              <w:right w:val="nil"/>
            </w:tcBorders>
          </w:tcPr>
          <w:p w14:paraId="6C9FD3F4" w14:textId="77777777" w:rsidR="00431167" w:rsidRPr="007D2B73" w:rsidRDefault="00431167" w:rsidP="00315B74">
            <w:pPr>
              <w:jc w:val="center"/>
              <w:rPr>
                <w:rFonts w:ascii="Times New Roman" w:hAnsi="Times New Roman" w:cs="Times New Roman"/>
              </w:rPr>
            </w:pPr>
            <w:r>
              <w:rPr>
                <w:rFonts w:ascii="Times New Roman" w:hAnsi="Times New Roman" w:cs="Times New Roman"/>
              </w:rPr>
              <w:t>18.1 (112)</w:t>
            </w:r>
          </w:p>
        </w:tc>
      </w:tr>
      <w:tr w:rsidR="00431167" w:rsidRPr="007D2B73" w14:paraId="4C02BBC4" w14:textId="77777777" w:rsidTr="00315B74">
        <w:trPr>
          <w:trHeight w:val="132"/>
        </w:trPr>
        <w:tc>
          <w:tcPr>
            <w:tcW w:w="1283" w:type="dxa"/>
            <w:vMerge/>
            <w:tcBorders>
              <w:left w:val="nil"/>
              <w:bottom w:val="nil"/>
              <w:right w:val="nil"/>
            </w:tcBorders>
            <w:vAlign w:val="center"/>
          </w:tcPr>
          <w:p w14:paraId="096B3254" w14:textId="77777777" w:rsidR="00431167" w:rsidRPr="007D2B73" w:rsidRDefault="00431167" w:rsidP="00315B74">
            <w:pPr>
              <w:rPr>
                <w:rFonts w:ascii="Times New Roman" w:hAnsi="Times New Roman" w:cs="Times New Roman"/>
              </w:rPr>
            </w:pPr>
          </w:p>
        </w:tc>
        <w:tc>
          <w:tcPr>
            <w:tcW w:w="2119" w:type="dxa"/>
            <w:tcBorders>
              <w:top w:val="nil"/>
              <w:left w:val="nil"/>
              <w:bottom w:val="single" w:sz="4" w:space="0" w:color="auto"/>
              <w:right w:val="single" w:sz="4" w:space="0" w:color="auto"/>
            </w:tcBorders>
            <w:vAlign w:val="center"/>
          </w:tcPr>
          <w:p w14:paraId="70768898" w14:textId="77777777" w:rsidR="00431167" w:rsidRPr="007D2B73" w:rsidRDefault="00431167" w:rsidP="00315B74">
            <w:pPr>
              <w:rPr>
                <w:rFonts w:ascii="Times New Roman" w:hAnsi="Times New Roman" w:cs="Times New Roman"/>
              </w:rPr>
            </w:pPr>
            <w:r>
              <w:rPr>
                <w:rFonts w:ascii="Times New Roman" w:hAnsi="Times New Roman" w:cs="Times New Roman"/>
              </w:rPr>
              <w:t>None</w:t>
            </w:r>
          </w:p>
        </w:tc>
        <w:tc>
          <w:tcPr>
            <w:tcW w:w="1985" w:type="dxa"/>
            <w:tcBorders>
              <w:top w:val="nil"/>
              <w:left w:val="single" w:sz="4" w:space="0" w:color="auto"/>
              <w:bottom w:val="single" w:sz="4" w:space="0" w:color="auto"/>
              <w:right w:val="nil"/>
            </w:tcBorders>
            <w:vAlign w:val="center"/>
          </w:tcPr>
          <w:p w14:paraId="0E632562" w14:textId="77777777" w:rsidR="00431167" w:rsidRPr="007D2B73" w:rsidRDefault="00431167" w:rsidP="00315B74">
            <w:pPr>
              <w:jc w:val="center"/>
              <w:rPr>
                <w:rFonts w:ascii="Times New Roman" w:hAnsi="Times New Roman" w:cs="Times New Roman"/>
              </w:rPr>
            </w:pPr>
            <w:r w:rsidRPr="007D2B73">
              <w:rPr>
                <w:rFonts w:ascii="Times New Roman" w:hAnsi="Times New Roman" w:cs="Times New Roman"/>
              </w:rPr>
              <w:t>85.7 (3813)</w:t>
            </w:r>
          </w:p>
        </w:tc>
        <w:tc>
          <w:tcPr>
            <w:tcW w:w="1984" w:type="dxa"/>
            <w:tcBorders>
              <w:top w:val="nil"/>
              <w:left w:val="nil"/>
              <w:bottom w:val="single" w:sz="4" w:space="0" w:color="auto"/>
              <w:right w:val="nil"/>
            </w:tcBorders>
            <w:vAlign w:val="center"/>
          </w:tcPr>
          <w:p w14:paraId="0C9DE550" w14:textId="77777777" w:rsidR="00431167" w:rsidRPr="007D2B73" w:rsidRDefault="00431167" w:rsidP="00315B74">
            <w:pPr>
              <w:jc w:val="center"/>
              <w:rPr>
                <w:rFonts w:ascii="Times New Roman" w:hAnsi="Times New Roman" w:cs="Times New Roman"/>
              </w:rPr>
            </w:pPr>
            <w:r w:rsidRPr="007D2B73">
              <w:rPr>
                <w:rFonts w:ascii="Times New Roman" w:hAnsi="Times New Roman" w:cs="Times New Roman"/>
              </w:rPr>
              <w:t>64 (573)</w:t>
            </w:r>
          </w:p>
        </w:tc>
        <w:tc>
          <w:tcPr>
            <w:tcW w:w="1985" w:type="dxa"/>
            <w:tcBorders>
              <w:top w:val="nil"/>
              <w:left w:val="nil"/>
              <w:bottom w:val="single" w:sz="4" w:space="0" w:color="auto"/>
              <w:right w:val="nil"/>
            </w:tcBorders>
            <w:vAlign w:val="center"/>
          </w:tcPr>
          <w:p w14:paraId="2072F732" w14:textId="77777777" w:rsidR="00431167" w:rsidRPr="007D2B73" w:rsidRDefault="00431167" w:rsidP="00315B74">
            <w:pPr>
              <w:jc w:val="center"/>
              <w:rPr>
                <w:rFonts w:ascii="Times New Roman" w:hAnsi="Times New Roman" w:cs="Times New Roman"/>
              </w:rPr>
            </w:pPr>
            <w:r w:rsidRPr="007D2B73">
              <w:rPr>
                <w:rFonts w:ascii="Times New Roman" w:hAnsi="Times New Roman" w:cs="Times New Roman"/>
              </w:rPr>
              <w:t>58.7 (727)</w:t>
            </w:r>
          </w:p>
        </w:tc>
        <w:tc>
          <w:tcPr>
            <w:tcW w:w="1417" w:type="dxa"/>
            <w:tcBorders>
              <w:top w:val="nil"/>
              <w:left w:val="nil"/>
              <w:bottom w:val="single" w:sz="4" w:space="0" w:color="auto"/>
              <w:right w:val="nil"/>
            </w:tcBorders>
            <w:vAlign w:val="center"/>
          </w:tcPr>
          <w:p w14:paraId="7581F76D" w14:textId="77777777" w:rsidR="00431167" w:rsidRPr="007D2B73" w:rsidRDefault="00431167" w:rsidP="00315B74">
            <w:pPr>
              <w:jc w:val="center"/>
              <w:rPr>
                <w:rFonts w:ascii="Times New Roman" w:hAnsi="Times New Roman" w:cs="Times New Roman"/>
              </w:rPr>
            </w:pPr>
            <w:r w:rsidRPr="007D2B73">
              <w:rPr>
                <w:rFonts w:ascii="Times New Roman" w:hAnsi="Times New Roman" w:cs="Times New Roman"/>
              </w:rPr>
              <w:t>15.9 (96)</w:t>
            </w:r>
          </w:p>
        </w:tc>
        <w:tc>
          <w:tcPr>
            <w:tcW w:w="2127" w:type="dxa"/>
            <w:tcBorders>
              <w:top w:val="nil"/>
              <w:left w:val="nil"/>
              <w:bottom w:val="single" w:sz="4" w:space="0" w:color="auto"/>
              <w:right w:val="single" w:sz="4" w:space="0" w:color="auto"/>
            </w:tcBorders>
            <w:vAlign w:val="center"/>
          </w:tcPr>
          <w:p w14:paraId="15FE0EA1" w14:textId="77777777" w:rsidR="00431167" w:rsidRPr="007D2B73" w:rsidRDefault="00431167" w:rsidP="00315B74">
            <w:pPr>
              <w:jc w:val="center"/>
              <w:rPr>
                <w:rFonts w:ascii="Times New Roman" w:hAnsi="Times New Roman" w:cs="Times New Roman"/>
              </w:rPr>
            </w:pPr>
            <w:r w:rsidRPr="007D2B73">
              <w:rPr>
                <w:rFonts w:ascii="Times New Roman" w:hAnsi="Times New Roman" w:cs="Times New Roman"/>
              </w:rPr>
              <w:t>6.16 (17)</w:t>
            </w:r>
          </w:p>
        </w:tc>
        <w:tc>
          <w:tcPr>
            <w:tcW w:w="1984" w:type="dxa"/>
            <w:tcBorders>
              <w:top w:val="nil"/>
              <w:left w:val="single" w:sz="4" w:space="0" w:color="auto"/>
              <w:bottom w:val="single" w:sz="4" w:space="0" w:color="auto"/>
              <w:right w:val="nil"/>
            </w:tcBorders>
          </w:tcPr>
          <w:p w14:paraId="4E83FE0B" w14:textId="77777777" w:rsidR="00431167" w:rsidRPr="007D2B73" w:rsidRDefault="00431167" w:rsidP="00315B74">
            <w:pPr>
              <w:jc w:val="center"/>
              <w:rPr>
                <w:rFonts w:ascii="Times New Roman" w:hAnsi="Times New Roman" w:cs="Times New Roman"/>
              </w:rPr>
            </w:pPr>
            <w:r>
              <w:rPr>
                <w:rFonts w:ascii="Times New Roman" w:hAnsi="Times New Roman" w:cs="Times New Roman"/>
              </w:rPr>
              <w:t>72.6 (98)</w:t>
            </w:r>
          </w:p>
        </w:tc>
        <w:tc>
          <w:tcPr>
            <w:tcW w:w="1843" w:type="dxa"/>
            <w:tcBorders>
              <w:top w:val="nil"/>
              <w:left w:val="nil"/>
              <w:bottom w:val="single" w:sz="4" w:space="0" w:color="auto"/>
              <w:right w:val="nil"/>
            </w:tcBorders>
          </w:tcPr>
          <w:p w14:paraId="38B5D7BE" w14:textId="77777777" w:rsidR="00431167" w:rsidRPr="007D2B73" w:rsidRDefault="00431167" w:rsidP="00315B74">
            <w:pPr>
              <w:jc w:val="center"/>
              <w:rPr>
                <w:rFonts w:ascii="Times New Roman" w:hAnsi="Times New Roman" w:cs="Times New Roman"/>
              </w:rPr>
            </w:pPr>
            <w:r>
              <w:rPr>
                <w:rFonts w:ascii="Times New Roman" w:hAnsi="Times New Roman" w:cs="Times New Roman"/>
              </w:rPr>
              <w:t>58.1 (97)</w:t>
            </w:r>
          </w:p>
        </w:tc>
        <w:tc>
          <w:tcPr>
            <w:tcW w:w="2269" w:type="dxa"/>
            <w:tcBorders>
              <w:top w:val="nil"/>
              <w:left w:val="nil"/>
              <w:bottom w:val="single" w:sz="4" w:space="0" w:color="auto"/>
              <w:right w:val="nil"/>
            </w:tcBorders>
          </w:tcPr>
          <w:p w14:paraId="33227582" w14:textId="77777777" w:rsidR="00431167" w:rsidRPr="007D2B73" w:rsidRDefault="00431167" w:rsidP="00315B74">
            <w:pPr>
              <w:jc w:val="center"/>
              <w:rPr>
                <w:rFonts w:ascii="Times New Roman" w:hAnsi="Times New Roman" w:cs="Times New Roman"/>
              </w:rPr>
            </w:pPr>
            <w:r>
              <w:rPr>
                <w:rFonts w:ascii="Times New Roman" w:hAnsi="Times New Roman" w:cs="Times New Roman"/>
              </w:rPr>
              <w:t>21.4 (132)</w:t>
            </w:r>
          </w:p>
        </w:tc>
      </w:tr>
      <w:tr w:rsidR="00431167" w:rsidRPr="007D2B73" w14:paraId="197D655F" w14:textId="77777777" w:rsidTr="00315B74">
        <w:tc>
          <w:tcPr>
            <w:tcW w:w="1283" w:type="dxa"/>
            <w:vMerge w:val="restart"/>
            <w:tcBorders>
              <w:top w:val="nil"/>
              <w:left w:val="nil"/>
              <w:right w:val="nil"/>
            </w:tcBorders>
            <w:vAlign w:val="center"/>
          </w:tcPr>
          <w:p w14:paraId="1FEA293E" w14:textId="77777777" w:rsidR="00431167" w:rsidRPr="007D2B73" w:rsidRDefault="00431167" w:rsidP="00315B74">
            <w:pPr>
              <w:rPr>
                <w:rFonts w:ascii="Times New Roman" w:hAnsi="Times New Roman" w:cs="Times New Roman"/>
              </w:rPr>
            </w:pPr>
            <w:r w:rsidRPr="007D2B73">
              <w:rPr>
                <w:rFonts w:ascii="Times New Roman" w:hAnsi="Times New Roman" w:cs="Times New Roman"/>
              </w:rPr>
              <w:t>Dog leashed?</w:t>
            </w:r>
          </w:p>
        </w:tc>
        <w:tc>
          <w:tcPr>
            <w:tcW w:w="2119" w:type="dxa"/>
            <w:tcBorders>
              <w:left w:val="nil"/>
              <w:bottom w:val="nil"/>
              <w:right w:val="single" w:sz="4" w:space="0" w:color="auto"/>
            </w:tcBorders>
            <w:vAlign w:val="center"/>
          </w:tcPr>
          <w:p w14:paraId="753CFD99" w14:textId="77777777" w:rsidR="00431167" w:rsidRPr="007D2B73" w:rsidRDefault="00431167" w:rsidP="00315B74">
            <w:pPr>
              <w:rPr>
                <w:rFonts w:ascii="Times New Roman" w:hAnsi="Times New Roman" w:cs="Times New Roman"/>
              </w:rPr>
            </w:pPr>
            <w:r w:rsidRPr="007D2B73">
              <w:rPr>
                <w:rFonts w:ascii="Times New Roman" w:hAnsi="Times New Roman" w:cs="Times New Roman"/>
              </w:rPr>
              <w:t>On leash</w:t>
            </w:r>
          </w:p>
        </w:tc>
        <w:tc>
          <w:tcPr>
            <w:tcW w:w="1985" w:type="dxa"/>
            <w:tcBorders>
              <w:left w:val="single" w:sz="4" w:space="0" w:color="auto"/>
              <w:bottom w:val="nil"/>
              <w:right w:val="nil"/>
            </w:tcBorders>
            <w:vAlign w:val="center"/>
          </w:tcPr>
          <w:p w14:paraId="3FD9BAC3" w14:textId="77777777" w:rsidR="00431167" w:rsidRPr="007D2B73" w:rsidRDefault="00431167" w:rsidP="00315B74">
            <w:pPr>
              <w:jc w:val="center"/>
              <w:rPr>
                <w:rFonts w:ascii="Times New Roman" w:hAnsi="Times New Roman" w:cs="Times New Roman"/>
              </w:rPr>
            </w:pPr>
            <w:r w:rsidRPr="007D2B73">
              <w:rPr>
                <w:rFonts w:ascii="Times New Roman" w:hAnsi="Times New Roman" w:cs="Times New Roman"/>
              </w:rPr>
              <w:t>0.247 (11)</w:t>
            </w:r>
          </w:p>
        </w:tc>
        <w:tc>
          <w:tcPr>
            <w:tcW w:w="1984" w:type="dxa"/>
            <w:tcBorders>
              <w:left w:val="nil"/>
              <w:bottom w:val="nil"/>
              <w:right w:val="nil"/>
            </w:tcBorders>
            <w:vAlign w:val="center"/>
          </w:tcPr>
          <w:p w14:paraId="1EDE9F23" w14:textId="77777777" w:rsidR="00431167" w:rsidRPr="007D2B73" w:rsidRDefault="00431167" w:rsidP="00315B74">
            <w:pPr>
              <w:jc w:val="center"/>
              <w:rPr>
                <w:rFonts w:ascii="Times New Roman" w:hAnsi="Times New Roman" w:cs="Times New Roman"/>
              </w:rPr>
            </w:pPr>
            <w:r w:rsidRPr="007D2B73">
              <w:rPr>
                <w:rFonts w:ascii="Times New Roman" w:hAnsi="Times New Roman" w:cs="Times New Roman"/>
              </w:rPr>
              <w:t>2.79 (25)</w:t>
            </w:r>
          </w:p>
        </w:tc>
        <w:tc>
          <w:tcPr>
            <w:tcW w:w="1985" w:type="dxa"/>
            <w:tcBorders>
              <w:left w:val="nil"/>
              <w:bottom w:val="nil"/>
              <w:right w:val="nil"/>
            </w:tcBorders>
            <w:vAlign w:val="center"/>
          </w:tcPr>
          <w:p w14:paraId="5D8BC274" w14:textId="77777777" w:rsidR="00431167" w:rsidRPr="007D2B73" w:rsidRDefault="00431167" w:rsidP="00315B74">
            <w:pPr>
              <w:jc w:val="center"/>
              <w:rPr>
                <w:rFonts w:ascii="Times New Roman" w:hAnsi="Times New Roman" w:cs="Times New Roman"/>
              </w:rPr>
            </w:pPr>
            <w:r w:rsidRPr="007D2B73">
              <w:rPr>
                <w:rFonts w:ascii="Times New Roman" w:hAnsi="Times New Roman" w:cs="Times New Roman"/>
              </w:rPr>
              <w:t>3.87 (48)</w:t>
            </w:r>
          </w:p>
        </w:tc>
        <w:tc>
          <w:tcPr>
            <w:tcW w:w="1417" w:type="dxa"/>
            <w:tcBorders>
              <w:left w:val="nil"/>
              <w:bottom w:val="nil"/>
              <w:right w:val="nil"/>
            </w:tcBorders>
            <w:vAlign w:val="center"/>
          </w:tcPr>
          <w:p w14:paraId="55AFB395" w14:textId="77777777" w:rsidR="00431167" w:rsidRPr="007D2B73" w:rsidRDefault="00431167" w:rsidP="00315B74">
            <w:pPr>
              <w:jc w:val="center"/>
              <w:rPr>
                <w:rFonts w:ascii="Times New Roman" w:hAnsi="Times New Roman" w:cs="Times New Roman"/>
              </w:rPr>
            </w:pPr>
            <w:r w:rsidRPr="007D2B73">
              <w:rPr>
                <w:rFonts w:ascii="Times New Roman" w:hAnsi="Times New Roman" w:cs="Times New Roman"/>
              </w:rPr>
              <w:t>11.4 (69)</w:t>
            </w:r>
          </w:p>
        </w:tc>
        <w:tc>
          <w:tcPr>
            <w:tcW w:w="2127" w:type="dxa"/>
            <w:tcBorders>
              <w:left w:val="nil"/>
              <w:bottom w:val="nil"/>
              <w:right w:val="single" w:sz="4" w:space="0" w:color="auto"/>
            </w:tcBorders>
            <w:vAlign w:val="center"/>
          </w:tcPr>
          <w:p w14:paraId="508933FE" w14:textId="77777777" w:rsidR="00431167" w:rsidRPr="007D2B73" w:rsidRDefault="00431167" w:rsidP="00315B74">
            <w:pPr>
              <w:jc w:val="center"/>
              <w:rPr>
                <w:rFonts w:ascii="Times New Roman" w:hAnsi="Times New Roman" w:cs="Times New Roman"/>
              </w:rPr>
            </w:pPr>
            <w:r w:rsidRPr="007D2B73">
              <w:rPr>
                <w:rFonts w:ascii="Times New Roman" w:hAnsi="Times New Roman" w:cs="Times New Roman"/>
              </w:rPr>
              <w:t>11.3 (26)</w:t>
            </w:r>
          </w:p>
        </w:tc>
        <w:tc>
          <w:tcPr>
            <w:tcW w:w="1984" w:type="dxa"/>
            <w:tcBorders>
              <w:left w:val="single" w:sz="4" w:space="0" w:color="auto"/>
              <w:bottom w:val="nil"/>
              <w:right w:val="nil"/>
            </w:tcBorders>
          </w:tcPr>
          <w:p w14:paraId="3A9C8173" w14:textId="77777777" w:rsidR="00431167" w:rsidRPr="007D2B73" w:rsidRDefault="00431167" w:rsidP="00315B74">
            <w:pPr>
              <w:jc w:val="center"/>
              <w:rPr>
                <w:rFonts w:ascii="Times New Roman" w:hAnsi="Times New Roman" w:cs="Times New Roman"/>
              </w:rPr>
            </w:pPr>
            <w:r>
              <w:rPr>
                <w:rFonts w:ascii="Times New Roman" w:hAnsi="Times New Roman" w:cs="Times New Roman"/>
              </w:rPr>
              <w:t>2.2 (3)</w:t>
            </w:r>
          </w:p>
        </w:tc>
        <w:tc>
          <w:tcPr>
            <w:tcW w:w="1843" w:type="dxa"/>
            <w:tcBorders>
              <w:left w:val="nil"/>
              <w:bottom w:val="nil"/>
              <w:right w:val="nil"/>
            </w:tcBorders>
          </w:tcPr>
          <w:p w14:paraId="211EDB04" w14:textId="77777777" w:rsidR="00431167" w:rsidRPr="007D2B73" w:rsidRDefault="00431167" w:rsidP="00315B74">
            <w:pPr>
              <w:jc w:val="center"/>
              <w:rPr>
                <w:rFonts w:ascii="Times New Roman" w:hAnsi="Times New Roman" w:cs="Times New Roman"/>
              </w:rPr>
            </w:pPr>
            <w:r>
              <w:rPr>
                <w:rFonts w:ascii="Times New Roman" w:hAnsi="Times New Roman" w:cs="Times New Roman"/>
              </w:rPr>
              <w:t>4.8 (8)</w:t>
            </w:r>
          </w:p>
        </w:tc>
        <w:tc>
          <w:tcPr>
            <w:tcW w:w="2269" w:type="dxa"/>
            <w:tcBorders>
              <w:left w:val="nil"/>
              <w:bottom w:val="nil"/>
              <w:right w:val="nil"/>
            </w:tcBorders>
          </w:tcPr>
          <w:p w14:paraId="37C4F1CF" w14:textId="77777777" w:rsidR="00431167" w:rsidRPr="007D2B73" w:rsidRDefault="00431167" w:rsidP="00315B74">
            <w:pPr>
              <w:jc w:val="center"/>
              <w:rPr>
                <w:rFonts w:ascii="Times New Roman" w:hAnsi="Times New Roman" w:cs="Times New Roman"/>
              </w:rPr>
            </w:pPr>
            <w:r>
              <w:rPr>
                <w:rFonts w:ascii="Times New Roman" w:hAnsi="Times New Roman" w:cs="Times New Roman"/>
              </w:rPr>
              <w:t>6.1 (38)</w:t>
            </w:r>
          </w:p>
        </w:tc>
      </w:tr>
      <w:tr w:rsidR="00431167" w:rsidRPr="007D2B73" w14:paraId="78CC098E" w14:textId="77777777" w:rsidTr="00315B74">
        <w:tc>
          <w:tcPr>
            <w:tcW w:w="1283" w:type="dxa"/>
            <w:vMerge/>
            <w:tcBorders>
              <w:left w:val="nil"/>
              <w:right w:val="nil"/>
            </w:tcBorders>
            <w:vAlign w:val="center"/>
          </w:tcPr>
          <w:p w14:paraId="7AA6B8D0" w14:textId="77777777" w:rsidR="00431167" w:rsidRPr="007D2B73" w:rsidRDefault="00431167" w:rsidP="00315B74">
            <w:pPr>
              <w:rPr>
                <w:rFonts w:ascii="Times New Roman" w:hAnsi="Times New Roman" w:cs="Times New Roman"/>
              </w:rPr>
            </w:pPr>
          </w:p>
        </w:tc>
        <w:tc>
          <w:tcPr>
            <w:tcW w:w="2119" w:type="dxa"/>
            <w:tcBorders>
              <w:top w:val="nil"/>
              <w:left w:val="nil"/>
              <w:bottom w:val="nil"/>
              <w:right w:val="single" w:sz="4" w:space="0" w:color="auto"/>
            </w:tcBorders>
            <w:vAlign w:val="center"/>
          </w:tcPr>
          <w:p w14:paraId="690CF274" w14:textId="77777777" w:rsidR="00431167" w:rsidRPr="007D2B73" w:rsidRDefault="00431167" w:rsidP="00315B74">
            <w:pPr>
              <w:rPr>
                <w:rFonts w:ascii="Times New Roman" w:hAnsi="Times New Roman" w:cs="Times New Roman"/>
              </w:rPr>
            </w:pPr>
            <w:r w:rsidRPr="007D2B73">
              <w:rPr>
                <w:rFonts w:ascii="Times New Roman" w:hAnsi="Times New Roman" w:cs="Times New Roman"/>
              </w:rPr>
              <w:t>Off leash</w:t>
            </w:r>
          </w:p>
        </w:tc>
        <w:tc>
          <w:tcPr>
            <w:tcW w:w="1985" w:type="dxa"/>
            <w:tcBorders>
              <w:top w:val="nil"/>
              <w:left w:val="single" w:sz="4" w:space="0" w:color="auto"/>
              <w:bottom w:val="nil"/>
              <w:right w:val="nil"/>
            </w:tcBorders>
            <w:vAlign w:val="center"/>
          </w:tcPr>
          <w:p w14:paraId="30BE45C0" w14:textId="77777777" w:rsidR="00431167" w:rsidRPr="007D2B73" w:rsidRDefault="00431167" w:rsidP="00315B74">
            <w:pPr>
              <w:jc w:val="center"/>
              <w:rPr>
                <w:rFonts w:ascii="Times New Roman" w:hAnsi="Times New Roman" w:cs="Times New Roman"/>
              </w:rPr>
            </w:pPr>
            <w:r w:rsidRPr="007D2B73">
              <w:rPr>
                <w:rFonts w:ascii="Times New Roman" w:hAnsi="Times New Roman" w:cs="Times New Roman"/>
              </w:rPr>
              <w:t>0.38 (17)</w:t>
            </w:r>
          </w:p>
        </w:tc>
        <w:tc>
          <w:tcPr>
            <w:tcW w:w="1984" w:type="dxa"/>
            <w:tcBorders>
              <w:top w:val="nil"/>
              <w:left w:val="nil"/>
              <w:bottom w:val="nil"/>
              <w:right w:val="nil"/>
            </w:tcBorders>
            <w:vAlign w:val="center"/>
          </w:tcPr>
          <w:p w14:paraId="0E86A906" w14:textId="77777777" w:rsidR="00431167" w:rsidRPr="007D2B73" w:rsidRDefault="00431167" w:rsidP="00315B74">
            <w:pPr>
              <w:jc w:val="center"/>
              <w:rPr>
                <w:rFonts w:ascii="Times New Roman" w:hAnsi="Times New Roman" w:cs="Times New Roman"/>
              </w:rPr>
            </w:pPr>
            <w:r w:rsidRPr="007D2B73">
              <w:rPr>
                <w:rFonts w:ascii="Times New Roman" w:hAnsi="Times New Roman" w:cs="Times New Roman"/>
              </w:rPr>
              <w:t>3.58 (32)</w:t>
            </w:r>
          </w:p>
        </w:tc>
        <w:tc>
          <w:tcPr>
            <w:tcW w:w="1985" w:type="dxa"/>
            <w:tcBorders>
              <w:top w:val="nil"/>
              <w:left w:val="nil"/>
              <w:bottom w:val="nil"/>
              <w:right w:val="nil"/>
            </w:tcBorders>
            <w:vAlign w:val="center"/>
          </w:tcPr>
          <w:p w14:paraId="5F0F0F96" w14:textId="77777777" w:rsidR="00431167" w:rsidRPr="007D2B73" w:rsidRDefault="00431167" w:rsidP="00315B74">
            <w:pPr>
              <w:jc w:val="center"/>
              <w:rPr>
                <w:rFonts w:ascii="Times New Roman" w:hAnsi="Times New Roman" w:cs="Times New Roman"/>
              </w:rPr>
            </w:pPr>
            <w:r w:rsidRPr="007D2B73">
              <w:rPr>
                <w:rFonts w:ascii="Times New Roman" w:hAnsi="Times New Roman" w:cs="Times New Roman"/>
              </w:rPr>
              <w:t>2.26 (28)</w:t>
            </w:r>
          </w:p>
        </w:tc>
        <w:tc>
          <w:tcPr>
            <w:tcW w:w="1417" w:type="dxa"/>
            <w:tcBorders>
              <w:top w:val="nil"/>
              <w:left w:val="nil"/>
              <w:bottom w:val="nil"/>
              <w:right w:val="nil"/>
            </w:tcBorders>
            <w:vAlign w:val="center"/>
          </w:tcPr>
          <w:p w14:paraId="5FD5E779" w14:textId="77777777" w:rsidR="00431167" w:rsidRPr="007D2B73" w:rsidRDefault="00431167" w:rsidP="00315B74">
            <w:pPr>
              <w:jc w:val="center"/>
              <w:rPr>
                <w:rFonts w:ascii="Times New Roman" w:hAnsi="Times New Roman" w:cs="Times New Roman"/>
              </w:rPr>
            </w:pPr>
            <w:r w:rsidRPr="007D2B73">
              <w:rPr>
                <w:rFonts w:ascii="Times New Roman" w:hAnsi="Times New Roman" w:cs="Times New Roman"/>
              </w:rPr>
              <w:t>5.64 (34)</w:t>
            </w:r>
          </w:p>
        </w:tc>
        <w:tc>
          <w:tcPr>
            <w:tcW w:w="2127" w:type="dxa"/>
            <w:tcBorders>
              <w:top w:val="nil"/>
              <w:left w:val="nil"/>
              <w:bottom w:val="nil"/>
              <w:right w:val="single" w:sz="4" w:space="0" w:color="auto"/>
            </w:tcBorders>
            <w:vAlign w:val="center"/>
          </w:tcPr>
          <w:p w14:paraId="2C1E0212" w14:textId="77777777" w:rsidR="00431167" w:rsidRPr="007D2B73" w:rsidRDefault="00431167" w:rsidP="00315B74">
            <w:pPr>
              <w:jc w:val="center"/>
              <w:rPr>
                <w:rFonts w:ascii="Times New Roman" w:hAnsi="Times New Roman" w:cs="Times New Roman"/>
              </w:rPr>
            </w:pPr>
            <w:r w:rsidRPr="007D2B73">
              <w:rPr>
                <w:rFonts w:ascii="Times New Roman" w:hAnsi="Times New Roman" w:cs="Times New Roman"/>
              </w:rPr>
              <w:t>19.6 (45)</w:t>
            </w:r>
          </w:p>
        </w:tc>
        <w:tc>
          <w:tcPr>
            <w:tcW w:w="1984" w:type="dxa"/>
            <w:tcBorders>
              <w:top w:val="nil"/>
              <w:left w:val="single" w:sz="4" w:space="0" w:color="auto"/>
              <w:bottom w:val="nil"/>
              <w:right w:val="nil"/>
            </w:tcBorders>
          </w:tcPr>
          <w:p w14:paraId="164242B6" w14:textId="77777777" w:rsidR="00431167" w:rsidRPr="007D2B73" w:rsidRDefault="00431167" w:rsidP="00315B74">
            <w:pPr>
              <w:jc w:val="center"/>
              <w:rPr>
                <w:rFonts w:ascii="Times New Roman" w:hAnsi="Times New Roman" w:cs="Times New Roman"/>
              </w:rPr>
            </w:pPr>
            <w:r>
              <w:rPr>
                <w:rFonts w:ascii="Times New Roman" w:hAnsi="Times New Roman" w:cs="Times New Roman"/>
              </w:rPr>
              <w:t>2.2 (3)</w:t>
            </w:r>
          </w:p>
        </w:tc>
        <w:tc>
          <w:tcPr>
            <w:tcW w:w="1843" w:type="dxa"/>
            <w:tcBorders>
              <w:top w:val="nil"/>
              <w:left w:val="nil"/>
              <w:bottom w:val="nil"/>
              <w:right w:val="nil"/>
            </w:tcBorders>
          </w:tcPr>
          <w:p w14:paraId="0705EF40" w14:textId="77777777" w:rsidR="00431167" w:rsidRPr="007D2B73" w:rsidRDefault="00431167" w:rsidP="00315B74">
            <w:pPr>
              <w:jc w:val="center"/>
              <w:rPr>
                <w:rFonts w:ascii="Times New Roman" w:hAnsi="Times New Roman" w:cs="Times New Roman"/>
              </w:rPr>
            </w:pPr>
            <w:r>
              <w:rPr>
                <w:rFonts w:ascii="Times New Roman" w:hAnsi="Times New Roman" w:cs="Times New Roman"/>
              </w:rPr>
              <w:t>2.4 (4)</w:t>
            </w:r>
          </w:p>
        </w:tc>
        <w:tc>
          <w:tcPr>
            <w:tcW w:w="2269" w:type="dxa"/>
            <w:tcBorders>
              <w:top w:val="nil"/>
              <w:left w:val="nil"/>
              <w:bottom w:val="nil"/>
              <w:right w:val="nil"/>
            </w:tcBorders>
          </w:tcPr>
          <w:p w14:paraId="09B82765" w14:textId="77777777" w:rsidR="00431167" w:rsidRPr="007D2B73" w:rsidRDefault="00431167" w:rsidP="00315B74">
            <w:pPr>
              <w:jc w:val="center"/>
              <w:rPr>
                <w:rFonts w:ascii="Times New Roman" w:hAnsi="Times New Roman" w:cs="Times New Roman"/>
              </w:rPr>
            </w:pPr>
            <w:r>
              <w:rPr>
                <w:rFonts w:ascii="Times New Roman" w:hAnsi="Times New Roman" w:cs="Times New Roman"/>
              </w:rPr>
              <w:t>6.0 (37)</w:t>
            </w:r>
          </w:p>
        </w:tc>
      </w:tr>
      <w:tr w:rsidR="00431167" w:rsidRPr="007D2B73" w14:paraId="31E8BC69" w14:textId="77777777" w:rsidTr="00315B74">
        <w:tc>
          <w:tcPr>
            <w:tcW w:w="1283" w:type="dxa"/>
            <w:vMerge/>
            <w:tcBorders>
              <w:left w:val="nil"/>
              <w:right w:val="nil"/>
            </w:tcBorders>
            <w:vAlign w:val="center"/>
          </w:tcPr>
          <w:p w14:paraId="469791CF" w14:textId="77777777" w:rsidR="00431167" w:rsidRPr="007D2B73" w:rsidRDefault="00431167" w:rsidP="00315B74">
            <w:pPr>
              <w:rPr>
                <w:rFonts w:ascii="Times New Roman" w:hAnsi="Times New Roman" w:cs="Times New Roman"/>
              </w:rPr>
            </w:pPr>
          </w:p>
        </w:tc>
        <w:tc>
          <w:tcPr>
            <w:tcW w:w="2119" w:type="dxa"/>
            <w:tcBorders>
              <w:top w:val="nil"/>
              <w:left w:val="nil"/>
              <w:bottom w:val="nil"/>
              <w:right w:val="single" w:sz="4" w:space="0" w:color="auto"/>
            </w:tcBorders>
            <w:vAlign w:val="center"/>
          </w:tcPr>
          <w:p w14:paraId="3FC18A8A" w14:textId="77777777" w:rsidR="00431167" w:rsidRPr="007D2B73" w:rsidRDefault="00431167" w:rsidP="00315B74">
            <w:pPr>
              <w:rPr>
                <w:rFonts w:ascii="Times New Roman" w:hAnsi="Times New Roman" w:cs="Times New Roman"/>
              </w:rPr>
            </w:pPr>
            <w:r w:rsidRPr="007D2B73">
              <w:rPr>
                <w:rFonts w:ascii="Times New Roman" w:hAnsi="Times New Roman" w:cs="Times New Roman"/>
              </w:rPr>
              <w:t>Home/Yard</w:t>
            </w:r>
          </w:p>
        </w:tc>
        <w:tc>
          <w:tcPr>
            <w:tcW w:w="1985" w:type="dxa"/>
            <w:tcBorders>
              <w:top w:val="nil"/>
              <w:left w:val="single" w:sz="4" w:space="0" w:color="auto"/>
              <w:bottom w:val="nil"/>
              <w:right w:val="nil"/>
            </w:tcBorders>
            <w:vAlign w:val="center"/>
          </w:tcPr>
          <w:p w14:paraId="7EECAFE3" w14:textId="77777777" w:rsidR="00431167" w:rsidRPr="007D2B73" w:rsidRDefault="00431167" w:rsidP="00315B74">
            <w:pPr>
              <w:jc w:val="center"/>
              <w:rPr>
                <w:rFonts w:ascii="Times New Roman" w:hAnsi="Times New Roman" w:cs="Times New Roman"/>
              </w:rPr>
            </w:pPr>
            <w:r w:rsidRPr="007D2B73">
              <w:rPr>
                <w:rFonts w:ascii="Times New Roman" w:hAnsi="Times New Roman" w:cs="Times New Roman"/>
              </w:rPr>
              <w:t>1.48 (66)</w:t>
            </w:r>
          </w:p>
        </w:tc>
        <w:tc>
          <w:tcPr>
            <w:tcW w:w="1984" w:type="dxa"/>
            <w:tcBorders>
              <w:top w:val="nil"/>
              <w:left w:val="nil"/>
              <w:bottom w:val="nil"/>
              <w:right w:val="nil"/>
            </w:tcBorders>
            <w:vAlign w:val="center"/>
          </w:tcPr>
          <w:p w14:paraId="59249CE9" w14:textId="77777777" w:rsidR="00431167" w:rsidRPr="007D2B73" w:rsidRDefault="00431167" w:rsidP="00315B74">
            <w:pPr>
              <w:jc w:val="center"/>
              <w:rPr>
                <w:rFonts w:ascii="Times New Roman" w:hAnsi="Times New Roman" w:cs="Times New Roman"/>
              </w:rPr>
            </w:pPr>
            <w:r w:rsidRPr="007D2B73">
              <w:rPr>
                <w:rFonts w:ascii="Times New Roman" w:hAnsi="Times New Roman" w:cs="Times New Roman"/>
              </w:rPr>
              <w:t>3.8 (34)</w:t>
            </w:r>
          </w:p>
        </w:tc>
        <w:tc>
          <w:tcPr>
            <w:tcW w:w="1985" w:type="dxa"/>
            <w:tcBorders>
              <w:top w:val="nil"/>
              <w:left w:val="nil"/>
              <w:bottom w:val="nil"/>
              <w:right w:val="nil"/>
            </w:tcBorders>
            <w:vAlign w:val="center"/>
          </w:tcPr>
          <w:p w14:paraId="6CA483D0" w14:textId="77777777" w:rsidR="00431167" w:rsidRPr="007D2B73" w:rsidRDefault="00431167" w:rsidP="00315B74">
            <w:pPr>
              <w:jc w:val="center"/>
              <w:rPr>
                <w:rFonts w:ascii="Times New Roman" w:hAnsi="Times New Roman" w:cs="Times New Roman"/>
              </w:rPr>
            </w:pPr>
            <w:r w:rsidRPr="007D2B73">
              <w:rPr>
                <w:rFonts w:ascii="Times New Roman" w:hAnsi="Times New Roman" w:cs="Times New Roman"/>
              </w:rPr>
              <w:t>3.39 (42)</w:t>
            </w:r>
          </w:p>
        </w:tc>
        <w:tc>
          <w:tcPr>
            <w:tcW w:w="1417" w:type="dxa"/>
            <w:tcBorders>
              <w:top w:val="nil"/>
              <w:left w:val="nil"/>
              <w:bottom w:val="nil"/>
              <w:right w:val="nil"/>
            </w:tcBorders>
            <w:vAlign w:val="center"/>
          </w:tcPr>
          <w:p w14:paraId="7E61B559" w14:textId="77777777" w:rsidR="00431167" w:rsidRPr="007D2B73" w:rsidRDefault="00431167" w:rsidP="00315B74">
            <w:pPr>
              <w:jc w:val="center"/>
              <w:rPr>
                <w:rFonts w:ascii="Times New Roman" w:hAnsi="Times New Roman" w:cs="Times New Roman"/>
              </w:rPr>
            </w:pPr>
            <w:r w:rsidRPr="007D2B73">
              <w:rPr>
                <w:rFonts w:ascii="Times New Roman" w:hAnsi="Times New Roman" w:cs="Times New Roman"/>
              </w:rPr>
              <w:t>3.98 (24)</w:t>
            </w:r>
          </w:p>
        </w:tc>
        <w:tc>
          <w:tcPr>
            <w:tcW w:w="2127" w:type="dxa"/>
            <w:tcBorders>
              <w:top w:val="nil"/>
              <w:left w:val="nil"/>
              <w:bottom w:val="nil"/>
              <w:right w:val="single" w:sz="4" w:space="0" w:color="auto"/>
            </w:tcBorders>
            <w:vAlign w:val="center"/>
          </w:tcPr>
          <w:p w14:paraId="05772207" w14:textId="77777777" w:rsidR="00431167" w:rsidRPr="007D2B73" w:rsidRDefault="00431167" w:rsidP="00315B74">
            <w:pPr>
              <w:jc w:val="center"/>
              <w:rPr>
                <w:rFonts w:ascii="Times New Roman" w:hAnsi="Times New Roman" w:cs="Times New Roman"/>
              </w:rPr>
            </w:pPr>
            <w:r w:rsidRPr="007D2B73">
              <w:rPr>
                <w:rFonts w:ascii="Times New Roman" w:hAnsi="Times New Roman" w:cs="Times New Roman"/>
              </w:rPr>
              <w:t>12.2 (28)</w:t>
            </w:r>
          </w:p>
        </w:tc>
        <w:tc>
          <w:tcPr>
            <w:tcW w:w="1984" w:type="dxa"/>
            <w:tcBorders>
              <w:top w:val="nil"/>
              <w:left w:val="single" w:sz="4" w:space="0" w:color="auto"/>
              <w:bottom w:val="nil"/>
              <w:right w:val="nil"/>
            </w:tcBorders>
          </w:tcPr>
          <w:p w14:paraId="46612269" w14:textId="77777777" w:rsidR="00431167" w:rsidRPr="007D2B73" w:rsidRDefault="00431167" w:rsidP="00315B74">
            <w:pPr>
              <w:jc w:val="center"/>
              <w:rPr>
                <w:rFonts w:ascii="Times New Roman" w:hAnsi="Times New Roman" w:cs="Times New Roman"/>
              </w:rPr>
            </w:pPr>
            <w:r>
              <w:rPr>
                <w:rFonts w:ascii="Times New Roman" w:hAnsi="Times New Roman" w:cs="Times New Roman"/>
              </w:rPr>
              <w:t>3.0 (4)</w:t>
            </w:r>
          </w:p>
        </w:tc>
        <w:tc>
          <w:tcPr>
            <w:tcW w:w="1843" w:type="dxa"/>
            <w:tcBorders>
              <w:top w:val="nil"/>
              <w:left w:val="nil"/>
              <w:bottom w:val="nil"/>
              <w:right w:val="nil"/>
            </w:tcBorders>
          </w:tcPr>
          <w:p w14:paraId="1771F502" w14:textId="77777777" w:rsidR="00431167" w:rsidRPr="007D2B73" w:rsidRDefault="00431167" w:rsidP="00315B74">
            <w:pPr>
              <w:jc w:val="center"/>
              <w:rPr>
                <w:rFonts w:ascii="Times New Roman" w:hAnsi="Times New Roman" w:cs="Times New Roman"/>
              </w:rPr>
            </w:pPr>
            <w:r>
              <w:rPr>
                <w:rFonts w:ascii="Times New Roman" w:hAnsi="Times New Roman" w:cs="Times New Roman"/>
              </w:rPr>
              <w:t>1.8 (3)</w:t>
            </w:r>
          </w:p>
        </w:tc>
        <w:tc>
          <w:tcPr>
            <w:tcW w:w="2269" w:type="dxa"/>
            <w:tcBorders>
              <w:top w:val="nil"/>
              <w:left w:val="nil"/>
              <w:bottom w:val="nil"/>
              <w:right w:val="nil"/>
            </w:tcBorders>
          </w:tcPr>
          <w:p w14:paraId="09D0FF8F" w14:textId="77777777" w:rsidR="00431167" w:rsidRPr="007D2B73" w:rsidRDefault="00431167" w:rsidP="00315B74">
            <w:pPr>
              <w:jc w:val="center"/>
              <w:rPr>
                <w:rFonts w:ascii="Times New Roman" w:hAnsi="Times New Roman" w:cs="Times New Roman"/>
              </w:rPr>
            </w:pPr>
            <w:r>
              <w:rPr>
                <w:rFonts w:ascii="Times New Roman" w:hAnsi="Times New Roman" w:cs="Times New Roman"/>
              </w:rPr>
              <w:t>9.4 (58)</w:t>
            </w:r>
          </w:p>
        </w:tc>
      </w:tr>
      <w:tr w:rsidR="00431167" w:rsidRPr="007D2B73" w14:paraId="734B4573" w14:textId="77777777" w:rsidTr="00315B74">
        <w:tc>
          <w:tcPr>
            <w:tcW w:w="1283" w:type="dxa"/>
            <w:vMerge/>
            <w:tcBorders>
              <w:left w:val="nil"/>
              <w:right w:val="nil"/>
            </w:tcBorders>
            <w:vAlign w:val="center"/>
          </w:tcPr>
          <w:p w14:paraId="4890C91B" w14:textId="77777777" w:rsidR="00431167" w:rsidRPr="007D2B73" w:rsidRDefault="00431167" w:rsidP="00315B74">
            <w:pPr>
              <w:rPr>
                <w:rFonts w:ascii="Times New Roman" w:hAnsi="Times New Roman" w:cs="Times New Roman"/>
              </w:rPr>
            </w:pPr>
          </w:p>
        </w:tc>
        <w:tc>
          <w:tcPr>
            <w:tcW w:w="2119" w:type="dxa"/>
            <w:tcBorders>
              <w:top w:val="nil"/>
              <w:left w:val="nil"/>
              <w:bottom w:val="single" w:sz="4" w:space="0" w:color="auto"/>
              <w:right w:val="single" w:sz="4" w:space="0" w:color="auto"/>
            </w:tcBorders>
            <w:vAlign w:val="center"/>
          </w:tcPr>
          <w:p w14:paraId="757FFD27" w14:textId="77777777" w:rsidR="00431167" w:rsidRPr="007D2B73" w:rsidRDefault="00431167" w:rsidP="00315B74">
            <w:pPr>
              <w:rPr>
                <w:rFonts w:ascii="Times New Roman" w:hAnsi="Times New Roman" w:cs="Times New Roman"/>
              </w:rPr>
            </w:pPr>
            <w:r w:rsidRPr="007D2B73">
              <w:rPr>
                <w:rFonts w:ascii="Times New Roman" w:hAnsi="Times New Roman" w:cs="Times New Roman"/>
              </w:rPr>
              <w:t>Unknown</w:t>
            </w:r>
          </w:p>
        </w:tc>
        <w:tc>
          <w:tcPr>
            <w:tcW w:w="1985" w:type="dxa"/>
            <w:tcBorders>
              <w:top w:val="nil"/>
              <w:left w:val="single" w:sz="4" w:space="0" w:color="auto"/>
              <w:bottom w:val="single" w:sz="4" w:space="0" w:color="auto"/>
              <w:right w:val="nil"/>
            </w:tcBorders>
            <w:vAlign w:val="center"/>
          </w:tcPr>
          <w:p w14:paraId="4A1FB408" w14:textId="77777777" w:rsidR="00431167" w:rsidRPr="007D2B73" w:rsidRDefault="00431167" w:rsidP="00315B74">
            <w:pPr>
              <w:jc w:val="center"/>
              <w:rPr>
                <w:rFonts w:ascii="Times New Roman" w:hAnsi="Times New Roman" w:cs="Times New Roman"/>
              </w:rPr>
            </w:pPr>
            <w:r w:rsidRPr="007D2B73">
              <w:rPr>
                <w:rFonts w:ascii="Times New Roman" w:hAnsi="Times New Roman" w:cs="Times New Roman"/>
              </w:rPr>
              <w:t>97.9 (4357)</w:t>
            </w:r>
          </w:p>
        </w:tc>
        <w:tc>
          <w:tcPr>
            <w:tcW w:w="1984" w:type="dxa"/>
            <w:tcBorders>
              <w:top w:val="nil"/>
              <w:left w:val="nil"/>
              <w:bottom w:val="single" w:sz="4" w:space="0" w:color="auto"/>
              <w:right w:val="nil"/>
            </w:tcBorders>
            <w:vAlign w:val="center"/>
          </w:tcPr>
          <w:p w14:paraId="3D4A8247" w14:textId="77777777" w:rsidR="00431167" w:rsidRPr="007D2B73" w:rsidRDefault="00431167" w:rsidP="00315B74">
            <w:pPr>
              <w:jc w:val="center"/>
              <w:rPr>
                <w:rFonts w:ascii="Times New Roman" w:hAnsi="Times New Roman" w:cs="Times New Roman"/>
              </w:rPr>
            </w:pPr>
            <w:r w:rsidRPr="007D2B73">
              <w:rPr>
                <w:rFonts w:ascii="Times New Roman" w:hAnsi="Times New Roman" w:cs="Times New Roman"/>
              </w:rPr>
              <w:t>89.8 (804)</w:t>
            </w:r>
          </w:p>
        </w:tc>
        <w:tc>
          <w:tcPr>
            <w:tcW w:w="1985" w:type="dxa"/>
            <w:tcBorders>
              <w:top w:val="nil"/>
              <w:left w:val="nil"/>
              <w:bottom w:val="single" w:sz="4" w:space="0" w:color="auto"/>
              <w:right w:val="nil"/>
            </w:tcBorders>
            <w:vAlign w:val="center"/>
          </w:tcPr>
          <w:p w14:paraId="6E74C2CB" w14:textId="77777777" w:rsidR="00431167" w:rsidRPr="007D2B73" w:rsidRDefault="00431167" w:rsidP="00315B74">
            <w:pPr>
              <w:jc w:val="center"/>
              <w:rPr>
                <w:rFonts w:ascii="Times New Roman" w:hAnsi="Times New Roman" w:cs="Times New Roman"/>
              </w:rPr>
            </w:pPr>
            <w:r w:rsidRPr="007D2B73">
              <w:rPr>
                <w:rFonts w:ascii="Times New Roman" w:hAnsi="Times New Roman" w:cs="Times New Roman"/>
              </w:rPr>
              <w:t>90.5 (1121)</w:t>
            </w:r>
          </w:p>
        </w:tc>
        <w:tc>
          <w:tcPr>
            <w:tcW w:w="1417" w:type="dxa"/>
            <w:tcBorders>
              <w:top w:val="nil"/>
              <w:left w:val="nil"/>
              <w:bottom w:val="single" w:sz="4" w:space="0" w:color="auto"/>
              <w:right w:val="nil"/>
            </w:tcBorders>
            <w:vAlign w:val="center"/>
          </w:tcPr>
          <w:p w14:paraId="1061E042" w14:textId="77777777" w:rsidR="00431167" w:rsidRPr="007D2B73" w:rsidRDefault="00431167" w:rsidP="00315B74">
            <w:pPr>
              <w:jc w:val="center"/>
              <w:rPr>
                <w:rFonts w:ascii="Times New Roman" w:hAnsi="Times New Roman" w:cs="Times New Roman"/>
              </w:rPr>
            </w:pPr>
            <w:r w:rsidRPr="007D2B73">
              <w:rPr>
                <w:rFonts w:ascii="Times New Roman" w:hAnsi="Times New Roman" w:cs="Times New Roman"/>
              </w:rPr>
              <w:t>78.9 (476)</w:t>
            </w:r>
          </w:p>
        </w:tc>
        <w:tc>
          <w:tcPr>
            <w:tcW w:w="2127" w:type="dxa"/>
            <w:tcBorders>
              <w:top w:val="nil"/>
              <w:left w:val="nil"/>
              <w:bottom w:val="single" w:sz="4" w:space="0" w:color="auto"/>
              <w:right w:val="single" w:sz="4" w:space="0" w:color="auto"/>
            </w:tcBorders>
            <w:vAlign w:val="center"/>
          </w:tcPr>
          <w:p w14:paraId="15E4F6DB" w14:textId="77777777" w:rsidR="00431167" w:rsidRPr="007D2B73" w:rsidRDefault="00431167" w:rsidP="00315B74">
            <w:pPr>
              <w:jc w:val="center"/>
              <w:rPr>
                <w:rFonts w:ascii="Times New Roman" w:hAnsi="Times New Roman" w:cs="Times New Roman"/>
              </w:rPr>
            </w:pPr>
            <w:r w:rsidRPr="007D2B73">
              <w:rPr>
                <w:rFonts w:ascii="Times New Roman" w:hAnsi="Times New Roman" w:cs="Times New Roman"/>
              </w:rPr>
              <w:t>57 (131)</w:t>
            </w:r>
          </w:p>
        </w:tc>
        <w:tc>
          <w:tcPr>
            <w:tcW w:w="1984" w:type="dxa"/>
            <w:tcBorders>
              <w:top w:val="nil"/>
              <w:left w:val="single" w:sz="4" w:space="0" w:color="auto"/>
              <w:bottom w:val="single" w:sz="4" w:space="0" w:color="auto"/>
              <w:right w:val="nil"/>
            </w:tcBorders>
          </w:tcPr>
          <w:p w14:paraId="0BDEEFDA" w14:textId="77777777" w:rsidR="00431167" w:rsidRPr="007D2B73" w:rsidRDefault="00431167" w:rsidP="00315B74">
            <w:pPr>
              <w:jc w:val="center"/>
              <w:rPr>
                <w:rFonts w:ascii="Times New Roman" w:hAnsi="Times New Roman" w:cs="Times New Roman"/>
              </w:rPr>
            </w:pPr>
            <w:r>
              <w:rPr>
                <w:rFonts w:ascii="Times New Roman" w:hAnsi="Times New Roman" w:cs="Times New Roman"/>
              </w:rPr>
              <w:t>92.6 (125)</w:t>
            </w:r>
          </w:p>
        </w:tc>
        <w:tc>
          <w:tcPr>
            <w:tcW w:w="1843" w:type="dxa"/>
            <w:tcBorders>
              <w:top w:val="nil"/>
              <w:left w:val="nil"/>
              <w:bottom w:val="single" w:sz="4" w:space="0" w:color="auto"/>
              <w:right w:val="nil"/>
            </w:tcBorders>
          </w:tcPr>
          <w:p w14:paraId="02A42BD5" w14:textId="77777777" w:rsidR="00431167" w:rsidRPr="007D2B73" w:rsidRDefault="00431167" w:rsidP="00315B74">
            <w:pPr>
              <w:jc w:val="center"/>
              <w:rPr>
                <w:rFonts w:ascii="Times New Roman" w:hAnsi="Times New Roman" w:cs="Times New Roman"/>
              </w:rPr>
            </w:pPr>
            <w:r>
              <w:rPr>
                <w:rFonts w:ascii="Times New Roman" w:hAnsi="Times New Roman" w:cs="Times New Roman"/>
              </w:rPr>
              <w:t>91.0 (152)</w:t>
            </w:r>
          </w:p>
        </w:tc>
        <w:tc>
          <w:tcPr>
            <w:tcW w:w="2269" w:type="dxa"/>
            <w:tcBorders>
              <w:top w:val="nil"/>
              <w:left w:val="nil"/>
              <w:bottom w:val="single" w:sz="4" w:space="0" w:color="auto"/>
              <w:right w:val="nil"/>
            </w:tcBorders>
          </w:tcPr>
          <w:p w14:paraId="6F322F3E" w14:textId="77777777" w:rsidR="00431167" w:rsidRPr="007D2B73" w:rsidRDefault="00431167" w:rsidP="00315B74">
            <w:pPr>
              <w:jc w:val="center"/>
              <w:rPr>
                <w:rFonts w:ascii="Times New Roman" w:hAnsi="Times New Roman" w:cs="Times New Roman"/>
              </w:rPr>
            </w:pPr>
            <w:r>
              <w:rPr>
                <w:rFonts w:ascii="Times New Roman" w:hAnsi="Times New Roman" w:cs="Times New Roman"/>
              </w:rPr>
              <w:t>78.6 (485)</w:t>
            </w:r>
          </w:p>
        </w:tc>
      </w:tr>
      <w:tr w:rsidR="00431167" w:rsidRPr="007D2B73" w14:paraId="75DF7D8B" w14:textId="77777777" w:rsidTr="00315B74">
        <w:tc>
          <w:tcPr>
            <w:tcW w:w="1283" w:type="dxa"/>
            <w:vMerge w:val="restart"/>
            <w:tcBorders>
              <w:left w:val="nil"/>
              <w:right w:val="nil"/>
            </w:tcBorders>
            <w:vAlign w:val="center"/>
          </w:tcPr>
          <w:p w14:paraId="29B43B26" w14:textId="77777777" w:rsidR="00431167" w:rsidRPr="007D2B73" w:rsidRDefault="00431167" w:rsidP="00315B74">
            <w:pPr>
              <w:rPr>
                <w:rFonts w:ascii="Times New Roman" w:hAnsi="Times New Roman" w:cs="Times New Roman"/>
              </w:rPr>
            </w:pPr>
            <w:r w:rsidRPr="007D2B73">
              <w:rPr>
                <w:rFonts w:ascii="Times New Roman" w:hAnsi="Times New Roman" w:cs="Times New Roman"/>
              </w:rPr>
              <w:t>Hazing</w:t>
            </w:r>
          </w:p>
        </w:tc>
        <w:tc>
          <w:tcPr>
            <w:tcW w:w="2119" w:type="dxa"/>
            <w:tcBorders>
              <w:left w:val="nil"/>
              <w:bottom w:val="nil"/>
              <w:right w:val="single" w:sz="4" w:space="0" w:color="auto"/>
            </w:tcBorders>
            <w:vAlign w:val="center"/>
          </w:tcPr>
          <w:p w14:paraId="024DE9B7" w14:textId="77777777" w:rsidR="00431167" w:rsidRPr="007D2B73" w:rsidRDefault="00431167" w:rsidP="00315B74">
            <w:pPr>
              <w:rPr>
                <w:rFonts w:ascii="Times New Roman" w:hAnsi="Times New Roman" w:cs="Times New Roman"/>
              </w:rPr>
            </w:pPr>
            <w:r w:rsidRPr="007D2B73">
              <w:rPr>
                <w:rFonts w:ascii="Times New Roman" w:hAnsi="Times New Roman" w:cs="Times New Roman"/>
              </w:rPr>
              <w:t>Yes</w:t>
            </w:r>
          </w:p>
        </w:tc>
        <w:tc>
          <w:tcPr>
            <w:tcW w:w="1985" w:type="dxa"/>
            <w:tcBorders>
              <w:left w:val="single" w:sz="4" w:space="0" w:color="auto"/>
              <w:bottom w:val="nil"/>
              <w:right w:val="nil"/>
            </w:tcBorders>
            <w:vAlign w:val="center"/>
          </w:tcPr>
          <w:p w14:paraId="020BBAD8" w14:textId="77777777" w:rsidR="00431167" w:rsidRPr="007D2B73" w:rsidRDefault="00431167" w:rsidP="00315B74">
            <w:pPr>
              <w:jc w:val="center"/>
              <w:rPr>
                <w:rFonts w:ascii="Times New Roman" w:hAnsi="Times New Roman" w:cs="Times New Roman"/>
              </w:rPr>
            </w:pPr>
            <w:r w:rsidRPr="007D2B73">
              <w:rPr>
                <w:rFonts w:ascii="Times New Roman" w:hAnsi="Times New Roman" w:cs="Times New Roman"/>
              </w:rPr>
              <w:t>0.65 (29)</w:t>
            </w:r>
          </w:p>
        </w:tc>
        <w:tc>
          <w:tcPr>
            <w:tcW w:w="1984" w:type="dxa"/>
            <w:tcBorders>
              <w:left w:val="nil"/>
              <w:bottom w:val="nil"/>
              <w:right w:val="nil"/>
            </w:tcBorders>
            <w:vAlign w:val="center"/>
          </w:tcPr>
          <w:p w14:paraId="170BAE24" w14:textId="77777777" w:rsidR="00431167" w:rsidRPr="007D2B73" w:rsidRDefault="00431167" w:rsidP="00315B74">
            <w:pPr>
              <w:jc w:val="center"/>
              <w:rPr>
                <w:rFonts w:ascii="Times New Roman" w:hAnsi="Times New Roman" w:cs="Times New Roman"/>
              </w:rPr>
            </w:pPr>
            <w:r w:rsidRPr="007D2B73">
              <w:rPr>
                <w:rFonts w:ascii="Times New Roman" w:hAnsi="Times New Roman" w:cs="Times New Roman"/>
              </w:rPr>
              <w:t>29.3 (262)</w:t>
            </w:r>
          </w:p>
        </w:tc>
        <w:tc>
          <w:tcPr>
            <w:tcW w:w="1985" w:type="dxa"/>
            <w:tcBorders>
              <w:left w:val="nil"/>
              <w:bottom w:val="nil"/>
              <w:right w:val="nil"/>
            </w:tcBorders>
            <w:vAlign w:val="center"/>
          </w:tcPr>
          <w:p w14:paraId="362451FF" w14:textId="77777777" w:rsidR="00431167" w:rsidRPr="007D2B73" w:rsidRDefault="00431167" w:rsidP="00315B74">
            <w:pPr>
              <w:jc w:val="center"/>
              <w:rPr>
                <w:rFonts w:ascii="Times New Roman" w:hAnsi="Times New Roman" w:cs="Times New Roman"/>
              </w:rPr>
            </w:pPr>
            <w:r w:rsidRPr="007D2B73">
              <w:rPr>
                <w:rFonts w:ascii="Times New Roman" w:hAnsi="Times New Roman" w:cs="Times New Roman"/>
              </w:rPr>
              <w:t>14.6 (181)</w:t>
            </w:r>
          </w:p>
        </w:tc>
        <w:tc>
          <w:tcPr>
            <w:tcW w:w="1417" w:type="dxa"/>
            <w:tcBorders>
              <w:left w:val="nil"/>
              <w:bottom w:val="nil"/>
              <w:right w:val="nil"/>
            </w:tcBorders>
            <w:vAlign w:val="center"/>
          </w:tcPr>
          <w:p w14:paraId="2A6A7B53" w14:textId="77777777" w:rsidR="00431167" w:rsidRPr="007D2B73" w:rsidRDefault="00431167" w:rsidP="00315B74">
            <w:pPr>
              <w:jc w:val="center"/>
              <w:rPr>
                <w:rFonts w:ascii="Times New Roman" w:hAnsi="Times New Roman" w:cs="Times New Roman"/>
              </w:rPr>
            </w:pPr>
            <w:r w:rsidRPr="007D2B73">
              <w:rPr>
                <w:rFonts w:ascii="Times New Roman" w:hAnsi="Times New Roman" w:cs="Times New Roman"/>
              </w:rPr>
              <w:t>42.1 (254)</w:t>
            </w:r>
          </w:p>
        </w:tc>
        <w:tc>
          <w:tcPr>
            <w:tcW w:w="2127" w:type="dxa"/>
            <w:tcBorders>
              <w:left w:val="nil"/>
              <w:bottom w:val="nil"/>
              <w:right w:val="single" w:sz="4" w:space="0" w:color="auto"/>
            </w:tcBorders>
            <w:vAlign w:val="center"/>
          </w:tcPr>
          <w:p w14:paraId="5209DEB1" w14:textId="77777777" w:rsidR="00431167" w:rsidRPr="007D2B73" w:rsidRDefault="00431167" w:rsidP="00315B74">
            <w:pPr>
              <w:jc w:val="center"/>
              <w:rPr>
                <w:rFonts w:ascii="Times New Roman" w:hAnsi="Times New Roman" w:cs="Times New Roman"/>
              </w:rPr>
            </w:pPr>
            <w:r w:rsidRPr="007D2B73">
              <w:rPr>
                <w:rFonts w:ascii="Times New Roman" w:hAnsi="Times New Roman" w:cs="Times New Roman"/>
              </w:rPr>
              <w:t>44.3 (102)</w:t>
            </w:r>
          </w:p>
        </w:tc>
        <w:tc>
          <w:tcPr>
            <w:tcW w:w="1984" w:type="dxa"/>
            <w:tcBorders>
              <w:left w:val="single" w:sz="4" w:space="0" w:color="auto"/>
              <w:bottom w:val="nil"/>
              <w:right w:val="nil"/>
            </w:tcBorders>
          </w:tcPr>
          <w:p w14:paraId="5FB10756" w14:textId="77777777" w:rsidR="00431167" w:rsidRPr="007D2B73" w:rsidRDefault="00431167" w:rsidP="00315B74">
            <w:pPr>
              <w:jc w:val="center"/>
              <w:rPr>
                <w:rFonts w:ascii="Times New Roman" w:hAnsi="Times New Roman" w:cs="Times New Roman"/>
              </w:rPr>
            </w:pPr>
            <w:r>
              <w:rPr>
                <w:rFonts w:ascii="Times New Roman" w:hAnsi="Times New Roman" w:cs="Times New Roman"/>
              </w:rPr>
              <w:t>9.6 (13)</w:t>
            </w:r>
          </w:p>
        </w:tc>
        <w:tc>
          <w:tcPr>
            <w:tcW w:w="1843" w:type="dxa"/>
            <w:tcBorders>
              <w:left w:val="nil"/>
              <w:bottom w:val="nil"/>
              <w:right w:val="nil"/>
            </w:tcBorders>
          </w:tcPr>
          <w:p w14:paraId="257362AF" w14:textId="77777777" w:rsidR="00431167" w:rsidRPr="007D2B73" w:rsidRDefault="00431167" w:rsidP="00315B74">
            <w:pPr>
              <w:jc w:val="center"/>
              <w:rPr>
                <w:rFonts w:ascii="Times New Roman" w:hAnsi="Times New Roman" w:cs="Times New Roman"/>
              </w:rPr>
            </w:pPr>
            <w:r>
              <w:rPr>
                <w:rFonts w:ascii="Times New Roman" w:hAnsi="Times New Roman" w:cs="Times New Roman"/>
              </w:rPr>
              <w:t>12.0 (20)</w:t>
            </w:r>
          </w:p>
        </w:tc>
        <w:tc>
          <w:tcPr>
            <w:tcW w:w="2269" w:type="dxa"/>
            <w:tcBorders>
              <w:left w:val="nil"/>
              <w:bottom w:val="nil"/>
              <w:right w:val="nil"/>
            </w:tcBorders>
          </w:tcPr>
          <w:p w14:paraId="569D9164" w14:textId="77777777" w:rsidR="00431167" w:rsidRPr="007D2B73" w:rsidRDefault="00431167" w:rsidP="00315B74">
            <w:pPr>
              <w:jc w:val="center"/>
              <w:rPr>
                <w:rFonts w:ascii="Times New Roman" w:hAnsi="Times New Roman" w:cs="Times New Roman"/>
              </w:rPr>
            </w:pPr>
            <w:r>
              <w:rPr>
                <w:rFonts w:ascii="Times New Roman" w:hAnsi="Times New Roman" w:cs="Times New Roman"/>
              </w:rPr>
              <w:t>27.7 (171)</w:t>
            </w:r>
          </w:p>
        </w:tc>
      </w:tr>
      <w:tr w:rsidR="00431167" w:rsidRPr="007D2B73" w14:paraId="2182CA76" w14:textId="77777777" w:rsidTr="00315B74">
        <w:tc>
          <w:tcPr>
            <w:tcW w:w="1283" w:type="dxa"/>
            <w:vMerge/>
            <w:tcBorders>
              <w:left w:val="nil"/>
              <w:right w:val="nil"/>
            </w:tcBorders>
            <w:vAlign w:val="center"/>
          </w:tcPr>
          <w:p w14:paraId="19E043FF" w14:textId="77777777" w:rsidR="00431167" w:rsidRPr="007D2B73" w:rsidRDefault="00431167" w:rsidP="00315B74">
            <w:pPr>
              <w:rPr>
                <w:rFonts w:ascii="Times New Roman" w:hAnsi="Times New Roman" w:cs="Times New Roman"/>
              </w:rPr>
            </w:pPr>
          </w:p>
        </w:tc>
        <w:tc>
          <w:tcPr>
            <w:tcW w:w="2119" w:type="dxa"/>
            <w:tcBorders>
              <w:top w:val="nil"/>
              <w:left w:val="nil"/>
              <w:bottom w:val="nil"/>
              <w:right w:val="single" w:sz="4" w:space="0" w:color="auto"/>
            </w:tcBorders>
            <w:vAlign w:val="center"/>
          </w:tcPr>
          <w:p w14:paraId="4B9D42E9" w14:textId="77777777" w:rsidR="00431167" w:rsidRPr="007D2B73" w:rsidRDefault="00431167" w:rsidP="00315B74">
            <w:pPr>
              <w:rPr>
                <w:rFonts w:ascii="Times New Roman" w:hAnsi="Times New Roman" w:cs="Times New Roman"/>
              </w:rPr>
            </w:pPr>
            <w:r w:rsidRPr="007D2B73">
              <w:rPr>
                <w:rFonts w:ascii="Times New Roman" w:hAnsi="Times New Roman" w:cs="Times New Roman"/>
              </w:rPr>
              <w:t>No</w:t>
            </w:r>
          </w:p>
        </w:tc>
        <w:tc>
          <w:tcPr>
            <w:tcW w:w="1985" w:type="dxa"/>
            <w:tcBorders>
              <w:top w:val="nil"/>
              <w:left w:val="single" w:sz="4" w:space="0" w:color="auto"/>
              <w:bottom w:val="nil"/>
              <w:right w:val="nil"/>
            </w:tcBorders>
            <w:vAlign w:val="center"/>
          </w:tcPr>
          <w:p w14:paraId="6B1CC41A" w14:textId="77777777" w:rsidR="00431167" w:rsidRPr="007D2B73" w:rsidRDefault="00431167" w:rsidP="00315B74">
            <w:pPr>
              <w:jc w:val="center"/>
              <w:rPr>
                <w:rFonts w:ascii="Times New Roman" w:hAnsi="Times New Roman" w:cs="Times New Roman"/>
              </w:rPr>
            </w:pPr>
            <w:r w:rsidRPr="007D2B73">
              <w:rPr>
                <w:rFonts w:ascii="Times New Roman" w:hAnsi="Times New Roman" w:cs="Times New Roman"/>
              </w:rPr>
              <w:t>39.8 (1770)</w:t>
            </w:r>
          </w:p>
        </w:tc>
        <w:tc>
          <w:tcPr>
            <w:tcW w:w="1984" w:type="dxa"/>
            <w:tcBorders>
              <w:top w:val="nil"/>
              <w:left w:val="nil"/>
              <w:bottom w:val="nil"/>
              <w:right w:val="nil"/>
            </w:tcBorders>
            <w:vAlign w:val="center"/>
          </w:tcPr>
          <w:p w14:paraId="499C0305" w14:textId="77777777" w:rsidR="00431167" w:rsidRPr="007D2B73" w:rsidRDefault="00431167" w:rsidP="00315B74">
            <w:pPr>
              <w:jc w:val="center"/>
              <w:rPr>
                <w:rFonts w:ascii="Times New Roman" w:hAnsi="Times New Roman" w:cs="Times New Roman"/>
              </w:rPr>
            </w:pPr>
            <w:r w:rsidRPr="007D2B73">
              <w:rPr>
                <w:rFonts w:ascii="Times New Roman" w:hAnsi="Times New Roman" w:cs="Times New Roman"/>
              </w:rPr>
              <w:t>53.5 (479)</w:t>
            </w:r>
          </w:p>
        </w:tc>
        <w:tc>
          <w:tcPr>
            <w:tcW w:w="1985" w:type="dxa"/>
            <w:tcBorders>
              <w:top w:val="nil"/>
              <w:left w:val="nil"/>
              <w:bottom w:val="nil"/>
              <w:right w:val="nil"/>
            </w:tcBorders>
            <w:vAlign w:val="center"/>
          </w:tcPr>
          <w:p w14:paraId="012CAE1D" w14:textId="77777777" w:rsidR="00431167" w:rsidRPr="007D2B73" w:rsidRDefault="00431167" w:rsidP="00315B74">
            <w:pPr>
              <w:jc w:val="center"/>
              <w:rPr>
                <w:rFonts w:ascii="Times New Roman" w:hAnsi="Times New Roman" w:cs="Times New Roman"/>
              </w:rPr>
            </w:pPr>
            <w:r w:rsidRPr="007D2B73">
              <w:rPr>
                <w:rFonts w:ascii="Times New Roman" w:hAnsi="Times New Roman" w:cs="Times New Roman"/>
              </w:rPr>
              <w:t>62.1 (769)</w:t>
            </w:r>
          </w:p>
        </w:tc>
        <w:tc>
          <w:tcPr>
            <w:tcW w:w="1417" w:type="dxa"/>
            <w:tcBorders>
              <w:top w:val="nil"/>
              <w:left w:val="nil"/>
              <w:bottom w:val="nil"/>
              <w:right w:val="nil"/>
            </w:tcBorders>
            <w:vAlign w:val="center"/>
          </w:tcPr>
          <w:p w14:paraId="2A20331A" w14:textId="77777777" w:rsidR="00431167" w:rsidRPr="007D2B73" w:rsidRDefault="00431167" w:rsidP="00315B74">
            <w:pPr>
              <w:jc w:val="center"/>
              <w:rPr>
                <w:rFonts w:ascii="Times New Roman" w:hAnsi="Times New Roman" w:cs="Times New Roman"/>
              </w:rPr>
            </w:pPr>
            <w:r w:rsidRPr="007D2B73">
              <w:rPr>
                <w:rFonts w:ascii="Times New Roman" w:hAnsi="Times New Roman" w:cs="Times New Roman"/>
              </w:rPr>
              <w:t>29.2 (176)</w:t>
            </w:r>
          </w:p>
        </w:tc>
        <w:tc>
          <w:tcPr>
            <w:tcW w:w="2127" w:type="dxa"/>
            <w:tcBorders>
              <w:top w:val="nil"/>
              <w:left w:val="nil"/>
              <w:bottom w:val="nil"/>
              <w:right w:val="single" w:sz="4" w:space="0" w:color="auto"/>
            </w:tcBorders>
            <w:vAlign w:val="center"/>
          </w:tcPr>
          <w:p w14:paraId="30553880" w14:textId="77777777" w:rsidR="00431167" w:rsidRPr="007D2B73" w:rsidRDefault="00431167" w:rsidP="00315B74">
            <w:pPr>
              <w:jc w:val="center"/>
              <w:rPr>
                <w:rFonts w:ascii="Times New Roman" w:hAnsi="Times New Roman" w:cs="Times New Roman"/>
              </w:rPr>
            </w:pPr>
            <w:r w:rsidRPr="007D2B73">
              <w:rPr>
                <w:rFonts w:ascii="Times New Roman" w:hAnsi="Times New Roman" w:cs="Times New Roman"/>
              </w:rPr>
              <w:t>16.5 (38)</w:t>
            </w:r>
          </w:p>
        </w:tc>
        <w:tc>
          <w:tcPr>
            <w:tcW w:w="1984" w:type="dxa"/>
            <w:tcBorders>
              <w:top w:val="nil"/>
              <w:left w:val="single" w:sz="4" w:space="0" w:color="auto"/>
              <w:bottom w:val="nil"/>
              <w:right w:val="nil"/>
            </w:tcBorders>
          </w:tcPr>
          <w:p w14:paraId="5065537D" w14:textId="77777777" w:rsidR="00431167" w:rsidRPr="007D2B73" w:rsidRDefault="00431167" w:rsidP="00315B74">
            <w:pPr>
              <w:jc w:val="center"/>
              <w:rPr>
                <w:rFonts w:ascii="Times New Roman" w:hAnsi="Times New Roman" w:cs="Times New Roman"/>
              </w:rPr>
            </w:pPr>
            <w:r>
              <w:rPr>
                <w:rFonts w:ascii="Times New Roman" w:hAnsi="Times New Roman" w:cs="Times New Roman"/>
              </w:rPr>
              <w:t>74.8 (101)</w:t>
            </w:r>
          </w:p>
        </w:tc>
        <w:tc>
          <w:tcPr>
            <w:tcW w:w="1843" w:type="dxa"/>
            <w:tcBorders>
              <w:top w:val="nil"/>
              <w:left w:val="nil"/>
              <w:bottom w:val="nil"/>
              <w:right w:val="nil"/>
            </w:tcBorders>
          </w:tcPr>
          <w:p w14:paraId="5A40C175" w14:textId="77777777" w:rsidR="00431167" w:rsidRPr="007D2B73" w:rsidRDefault="00431167" w:rsidP="00315B74">
            <w:pPr>
              <w:jc w:val="center"/>
              <w:rPr>
                <w:rFonts w:ascii="Times New Roman" w:hAnsi="Times New Roman" w:cs="Times New Roman"/>
              </w:rPr>
            </w:pPr>
            <w:r>
              <w:rPr>
                <w:rFonts w:ascii="Times New Roman" w:hAnsi="Times New Roman" w:cs="Times New Roman"/>
              </w:rPr>
              <w:t>75.4 (126)</w:t>
            </w:r>
          </w:p>
        </w:tc>
        <w:tc>
          <w:tcPr>
            <w:tcW w:w="2269" w:type="dxa"/>
            <w:tcBorders>
              <w:top w:val="nil"/>
              <w:left w:val="nil"/>
              <w:bottom w:val="nil"/>
              <w:right w:val="nil"/>
            </w:tcBorders>
          </w:tcPr>
          <w:p w14:paraId="014A7BFA" w14:textId="77777777" w:rsidR="00431167" w:rsidRPr="007D2B73" w:rsidRDefault="00431167" w:rsidP="00315B74">
            <w:pPr>
              <w:jc w:val="center"/>
              <w:rPr>
                <w:rFonts w:ascii="Times New Roman" w:hAnsi="Times New Roman" w:cs="Times New Roman"/>
              </w:rPr>
            </w:pPr>
            <w:r>
              <w:rPr>
                <w:rFonts w:ascii="Times New Roman" w:hAnsi="Times New Roman" w:cs="Times New Roman"/>
              </w:rPr>
              <w:t>40.3 (249)</w:t>
            </w:r>
          </w:p>
        </w:tc>
      </w:tr>
      <w:tr w:rsidR="00431167" w:rsidRPr="007D2B73" w14:paraId="6FD7D5F9" w14:textId="77777777" w:rsidTr="00315B74">
        <w:tc>
          <w:tcPr>
            <w:tcW w:w="1283" w:type="dxa"/>
            <w:vMerge/>
            <w:tcBorders>
              <w:left w:val="nil"/>
              <w:right w:val="nil"/>
            </w:tcBorders>
            <w:vAlign w:val="center"/>
          </w:tcPr>
          <w:p w14:paraId="319DE3E4" w14:textId="77777777" w:rsidR="00431167" w:rsidRPr="007D2B73" w:rsidRDefault="00431167" w:rsidP="00315B74">
            <w:pPr>
              <w:rPr>
                <w:rFonts w:ascii="Times New Roman" w:hAnsi="Times New Roman" w:cs="Times New Roman"/>
              </w:rPr>
            </w:pPr>
          </w:p>
        </w:tc>
        <w:tc>
          <w:tcPr>
            <w:tcW w:w="2119" w:type="dxa"/>
            <w:tcBorders>
              <w:top w:val="nil"/>
              <w:left w:val="nil"/>
              <w:bottom w:val="single" w:sz="4" w:space="0" w:color="auto"/>
              <w:right w:val="single" w:sz="4" w:space="0" w:color="auto"/>
            </w:tcBorders>
            <w:vAlign w:val="center"/>
          </w:tcPr>
          <w:p w14:paraId="113C6AB3" w14:textId="77777777" w:rsidR="00431167" w:rsidRPr="007D2B73" w:rsidRDefault="00431167" w:rsidP="00315B74">
            <w:pPr>
              <w:rPr>
                <w:rFonts w:ascii="Times New Roman" w:hAnsi="Times New Roman" w:cs="Times New Roman"/>
              </w:rPr>
            </w:pPr>
            <w:r w:rsidRPr="007D2B73">
              <w:rPr>
                <w:rFonts w:ascii="Times New Roman" w:hAnsi="Times New Roman" w:cs="Times New Roman"/>
              </w:rPr>
              <w:t>Unknown</w:t>
            </w:r>
          </w:p>
        </w:tc>
        <w:tc>
          <w:tcPr>
            <w:tcW w:w="1985" w:type="dxa"/>
            <w:tcBorders>
              <w:top w:val="nil"/>
              <w:left w:val="single" w:sz="4" w:space="0" w:color="auto"/>
              <w:bottom w:val="single" w:sz="4" w:space="0" w:color="auto"/>
              <w:right w:val="nil"/>
            </w:tcBorders>
            <w:vAlign w:val="center"/>
          </w:tcPr>
          <w:p w14:paraId="55D60E16" w14:textId="77777777" w:rsidR="00431167" w:rsidRPr="007D2B73" w:rsidRDefault="00431167" w:rsidP="00315B74">
            <w:pPr>
              <w:jc w:val="center"/>
              <w:rPr>
                <w:rFonts w:ascii="Times New Roman" w:hAnsi="Times New Roman" w:cs="Times New Roman"/>
              </w:rPr>
            </w:pPr>
            <w:r w:rsidRPr="007D2B73">
              <w:rPr>
                <w:rFonts w:ascii="Times New Roman" w:hAnsi="Times New Roman" w:cs="Times New Roman"/>
              </w:rPr>
              <w:t>59.6 (2652)</w:t>
            </w:r>
          </w:p>
        </w:tc>
        <w:tc>
          <w:tcPr>
            <w:tcW w:w="1984" w:type="dxa"/>
            <w:tcBorders>
              <w:top w:val="nil"/>
              <w:left w:val="nil"/>
              <w:bottom w:val="single" w:sz="4" w:space="0" w:color="auto"/>
              <w:right w:val="nil"/>
            </w:tcBorders>
            <w:vAlign w:val="center"/>
          </w:tcPr>
          <w:p w14:paraId="0FE734E7" w14:textId="77777777" w:rsidR="00431167" w:rsidRPr="007D2B73" w:rsidRDefault="00431167" w:rsidP="00315B74">
            <w:pPr>
              <w:jc w:val="center"/>
              <w:rPr>
                <w:rFonts w:ascii="Times New Roman" w:hAnsi="Times New Roman" w:cs="Times New Roman"/>
              </w:rPr>
            </w:pPr>
            <w:r w:rsidRPr="007D2B73">
              <w:rPr>
                <w:rFonts w:ascii="Times New Roman" w:hAnsi="Times New Roman" w:cs="Times New Roman"/>
              </w:rPr>
              <w:t>17.2 (154)</w:t>
            </w:r>
          </w:p>
        </w:tc>
        <w:tc>
          <w:tcPr>
            <w:tcW w:w="1985" w:type="dxa"/>
            <w:tcBorders>
              <w:top w:val="nil"/>
              <w:left w:val="nil"/>
              <w:bottom w:val="single" w:sz="4" w:space="0" w:color="auto"/>
              <w:right w:val="nil"/>
            </w:tcBorders>
            <w:vAlign w:val="center"/>
          </w:tcPr>
          <w:p w14:paraId="33E5480D" w14:textId="77777777" w:rsidR="00431167" w:rsidRPr="007D2B73" w:rsidRDefault="00431167" w:rsidP="00315B74">
            <w:pPr>
              <w:jc w:val="center"/>
              <w:rPr>
                <w:rFonts w:ascii="Times New Roman" w:hAnsi="Times New Roman" w:cs="Times New Roman"/>
              </w:rPr>
            </w:pPr>
            <w:r w:rsidRPr="007D2B73">
              <w:rPr>
                <w:rFonts w:ascii="Times New Roman" w:hAnsi="Times New Roman" w:cs="Times New Roman"/>
              </w:rPr>
              <w:t>23.3 (289)</w:t>
            </w:r>
          </w:p>
        </w:tc>
        <w:tc>
          <w:tcPr>
            <w:tcW w:w="1417" w:type="dxa"/>
            <w:tcBorders>
              <w:top w:val="nil"/>
              <w:left w:val="nil"/>
              <w:bottom w:val="single" w:sz="4" w:space="0" w:color="auto"/>
              <w:right w:val="nil"/>
            </w:tcBorders>
            <w:vAlign w:val="center"/>
          </w:tcPr>
          <w:p w14:paraId="7E09F528" w14:textId="77777777" w:rsidR="00431167" w:rsidRPr="007D2B73" w:rsidRDefault="00431167" w:rsidP="00315B74">
            <w:pPr>
              <w:jc w:val="center"/>
              <w:rPr>
                <w:rFonts w:ascii="Times New Roman" w:hAnsi="Times New Roman" w:cs="Times New Roman"/>
              </w:rPr>
            </w:pPr>
            <w:r w:rsidRPr="007D2B73">
              <w:rPr>
                <w:rFonts w:ascii="Times New Roman" w:hAnsi="Times New Roman" w:cs="Times New Roman"/>
              </w:rPr>
              <w:t>28.7 (173)</w:t>
            </w:r>
          </w:p>
        </w:tc>
        <w:tc>
          <w:tcPr>
            <w:tcW w:w="2127" w:type="dxa"/>
            <w:tcBorders>
              <w:top w:val="nil"/>
              <w:left w:val="nil"/>
              <w:bottom w:val="single" w:sz="4" w:space="0" w:color="auto"/>
              <w:right w:val="single" w:sz="4" w:space="0" w:color="auto"/>
            </w:tcBorders>
            <w:vAlign w:val="center"/>
          </w:tcPr>
          <w:p w14:paraId="5F0F08F3" w14:textId="77777777" w:rsidR="00431167" w:rsidRPr="007D2B73" w:rsidRDefault="00431167" w:rsidP="00315B74">
            <w:pPr>
              <w:jc w:val="center"/>
              <w:rPr>
                <w:rFonts w:ascii="Times New Roman" w:hAnsi="Times New Roman" w:cs="Times New Roman"/>
              </w:rPr>
            </w:pPr>
            <w:r w:rsidRPr="007D2B73">
              <w:rPr>
                <w:rFonts w:ascii="Times New Roman" w:hAnsi="Times New Roman" w:cs="Times New Roman"/>
              </w:rPr>
              <w:t>39.1 (90)</w:t>
            </w:r>
          </w:p>
        </w:tc>
        <w:tc>
          <w:tcPr>
            <w:tcW w:w="1984" w:type="dxa"/>
            <w:tcBorders>
              <w:top w:val="nil"/>
              <w:left w:val="single" w:sz="4" w:space="0" w:color="auto"/>
              <w:bottom w:val="single" w:sz="4" w:space="0" w:color="auto"/>
              <w:right w:val="nil"/>
            </w:tcBorders>
          </w:tcPr>
          <w:p w14:paraId="5ED73136" w14:textId="77777777" w:rsidR="00431167" w:rsidRPr="007D2B73" w:rsidRDefault="00431167" w:rsidP="00315B74">
            <w:pPr>
              <w:jc w:val="center"/>
              <w:rPr>
                <w:rFonts w:ascii="Times New Roman" w:hAnsi="Times New Roman" w:cs="Times New Roman"/>
              </w:rPr>
            </w:pPr>
            <w:r>
              <w:rPr>
                <w:rFonts w:ascii="Times New Roman" w:hAnsi="Times New Roman" w:cs="Times New Roman"/>
              </w:rPr>
              <w:t>15.6 (21)</w:t>
            </w:r>
          </w:p>
        </w:tc>
        <w:tc>
          <w:tcPr>
            <w:tcW w:w="1843" w:type="dxa"/>
            <w:tcBorders>
              <w:top w:val="nil"/>
              <w:left w:val="nil"/>
              <w:bottom w:val="single" w:sz="4" w:space="0" w:color="auto"/>
              <w:right w:val="nil"/>
            </w:tcBorders>
          </w:tcPr>
          <w:p w14:paraId="0087C3C8" w14:textId="77777777" w:rsidR="00431167" w:rsidRPr="007D2B73" w:rsidRDefault="00431167" w:rsidP="00315B74">
            <w:pPr>
              <w:jc w:val="center"/>
              <w:rPr>
                <w:rFonts w:ascii="Times New Roman" w:hAnsi="Times New Roman" w:cs="Times New Roman"/>
              </w:rPr>
            </w:pPr>
            <w:r>
              <w:rPr>
                <w:rFonts w:ascii="Times New Roman" w:hAnsi="Times New Roman" w:cs="Times New Roman"/>
              </w:rPr>
              <w:t>12.6 (21)</w:t>
            </w:r>
          </w:p>
        </w:tc>
        <w:tc>
          <w:tcPr>
            <w:tcW w:w="2269" w:type="dxa"/>
            <w:tcBorders>
              <w:top w:val="nil"/>
              <w:left w:val="nil"/>
              <w:bottom w:val="single" w:sz="4" w:space="0" w:color="auto"/>
              <w:right w:val="nil"/>
            </w:tcBorders>
          </w:tcPr>
          <w:p w14:paraId="736E76FE" w14:textId="77777777" w:rsidR="00431167" w:rsidRPr="007D2B73" w:rsidRDefault="00431167" w:rsidP="00315B74">
            <w:pPr>
              <w:jc w:val="center"/>
              <w:rPr>
                <w:rFonts w:ascii="Times New Roman" w:hAnsi="Times New Roman" w:cs="Times New Roman"/>
              </w:rPr>
            </w:pPr>
            <w:r>
              <w:rPr>
                <w:rFonts w:ascii="Times New Roman" w:hAnsi="Times New Roman" w:cs="Times New Roman"/>
              </w:rPr>
              <w:t>32.0 (198)</w:t>
            </w:r>
          </w:p>
        </w:tc>
      </w:tr>
      <w:tr w:rsidR="00431167" w:rsidRPr="007D2B73" w14:paraId="380A71A9" w14:textId="77777777" w:rsidTr="00315B74">
        <w:tc>
          <w:tcPr>
            <w:tcW w:w="1283" w:type="dxa"/>
            <w:vMerge w:val="restart"/>
            <w:tcBorders>
              <w:left w:val="nil"/>
              <w:right w:val="nil"/>
            </w:tcBorders>
            <w:vAlign w:val="center"/>
          </w:tcPr>
          <w:p w14:paraId="4638A5D2" w14:textId="77777777" w:rsidR="00431167" w:rsidRPr="007D2B73" w:rsidRDefault="00431167" w:rsidP="00315B74">
            <w:pPr>
              <w:rPr>
                <w:rFonts w:ascii="Times New Roman" w:hAnsi="Times New Roman" w:cs="Times New Roman"/>
              </w:rPr>
            </w:pPr>
            <w:r w:rsidRPr="007D2B73">
              <w:rPr>
                <w:rFonts w:ascii="Times New Roman" w:hAnsi="Times New Roman" w:cs="Times New Roman"/>
              </w:rPr>
              <w:t>Coyote Health</w:t>
            </w:r>
          </w:p>
        </w:tc>
        <w:tc>
          <w:tcPr>
            <w:tcW w:w="2119" w:type="dxa"/>
            <w:tcBorders>
              <w:left w:val="nil"/>
              <w:bottom w:val="nil"/>
              <w:right w:val="single" w:sz="4" w:space="0" w:color="auto"/>
            </w:tcBorders>
            <w:vAlign w:val="center"/>
          </w:tcPr>
          <w:p w14:paraId="063E4694" w14:textId="77777777" w:rsidR="00431167" w:rsidRPr="007D2B73" w:rsidRDefault="00431167" w:rsidP="00315B74">
            <w:pPr>
              <w:rPr>
                <w:rFonts w:ascii="Times New Roman" w:hAnsi="Times New Roman" w:cs="Times New Roman"/>
              </w:rPr>
            </w:pPr>
            <w:r w:rsidRPr="007D2B73">
              <w:rPr>
                <w:rFonts w:ascii="Times New Roman" w:hAnsi="Times New Roman" w:cs="Times New Roman"/>
              </w:rPr>
              <w:t>Healthy</w:t>
            </w:r>
          </w:p>
        </w:tc>
        <w:tc>
          <w:tcPr>
            <w:tcW w:w="1985" w:type="dxa"/>
            <w:tcBorders>
              <w:left w:val="single" w:sz="4" w:space="0" w:color="auto"/>
              <w:bottom w:val="nil"/>
              <w:right w:val="nil"/>
            </w:tcBorders>
            <w:vAlign w:val="center"/>
          </w:tcPr>
          <w:p w14:paraId="1E2654B7" w14:textId="77777777" w:rsidR="00431167" w:rsidRPr="007D2B73" w:rsidRDefault="00431167" w:rsidP="00315B74">
            <w:pPr>
              <w:jc w:val="center"/>
              <w:rPr>
                <w:rFonts w:ascii="Times New Roman" w:hAnsi="Times New Roman" w:cs="Times New Roman"/>
              </w:rPr>
            </w:pPr>
            <w:r w:rsidRPr="007D2B73">
              <w:rPr>
                <w:rFonts w:ascii="Times New Roman" w:hAnsi="Times New Roman" w:cs="Times New Roman"/>
              </w:rPr>
              <w:t>12.2 (544)</w:t>
            </w:r>
          </w:p>
        </w:tc>
        <w:tc>
          <w:tcPr>
            <w:tcW w:w="1984" w:type="dxa"/>
            <w:tcBorders>
              <w:left w:val="nil"/>
              <w:bottom w:val="nil"/>
              <w:right w:val="nil"/>
            </w:tcBorders>
            <w:vAlign w:val="center"/>
          </w:tcPr>
          <w:p w14:paraId="3F8CA5C1" w14:textId="77777777" w:rsidR="00431167" w:rsidRPr="007D2B73" w:rsidRDefault="00431167" w:rsidP="00315B74">
            <w:pPr>
              <w:jc w:val="center"/>
              <w:rPr>
                <w:rFonts w:ascii="Times New Roman" w:hAnsi="Times New Roman" w:cs="Times New Roman"/>
              </w:rPr>
            </w:pPr>
            <w:r w:rsidRPr="007D2B73">
              <w:rPr>
                <w:rFonts w:ascii="Times New Roman" w:hAnsi="Times New Roman" w:cs="Times New Roman"/>
              </w:rPr>
              <w:t>22.3 (200)</w:t>
            </w:r>
          </w:p>
        </w:tc>
        <w:tc>
          <w:tcPr>
            <w:tcW w:w="1985" w:type="dxa"/>
            <w:tcBorders>
              <w:left w:val="nil"/>
              <w:bottom w:val="nil"/>
              <w:right w:val="nil"/>
            </w:tcBorders>
            <w:vAlign w:val="center"/>
          </w:tcPr>
          <w:p w14:paraId="11BFBC93" w14:textId="77777777" w:rsidR="00431167" w:rsidRPr="007D2B73" w:rsidRDefault="00431167" w:rsidP="00315B74">
            <w:pPr>
              <w:jc w:val="center"/>
              <w:rPr>
                <w:rFonts w:ascii="Times New Roman" w:hAnsi="Times New Roman" w:cs="Times New Roman"/>
              </w:rPr>
            </w:pPr>
            <w:r w:rsidRPr="007D2B73">
              <w:rPr>
                <w:rFonts w:ascii="Times New Roman" w:hAnsi="Times New Roman" w:cs="Times New Roman"/>
              </w:rPr>
              <w:t>20.6 (255)</w:t>
            </w:r>
          </w:p>
        </w:tc>
        <w:tc>
          <w:tcPr>
            <w:tcW w:w="1417" w:type="dxa"/>
            <w:tcBorders>
              <w:left w:val="nil"/>
              <w:bottom w:val="nil"/>
              <w:right w:val="nil"/>
            </w:tcBorders>
            <w:vAlign w:val="center"/>
          </w:tcPr>
          <w:p w14:paraId="03B2169E" w14:textId="77777777" w:rsidR="00431167" w:rsidRPr="007D2B73" w:rsidRDefault="00431167" w:rsidP="00315B74">
            <w:pPr>
              <w:jc w:val="center"/>
              <w:rPr>
                <w:rFonts w:ascii="Times New Roman" w:hAnsi="Times New Roman" w:cs="Times New Roman"/>
              </w:rPr>
            </w:pPr>
            <w:r w:rsidRPr="007D2B73">
              <w:rPr>
                <w:rFonts w:ascii="Times New Roman" w:hAnsi="Times New Roman" w:cs="Times New Roman"/>
              </w:rPr>
              <w:t>9.62 (58)</w:t>
            </w:r>
          </w:p>
        </w:tc>
        <w:tc>
          <w:tcPr>
            <w:tcW w:w="2127" w:type="dxa"/>
            <w:tcBorders>
              <w:left w:val="nil"/>
              <w:bottom w:val="nil"/>
              <w:right w:val="single" w:sz="4" w:space="0" w:color="auto"/>
            </w:tcBorders>
            <w:vAlign w:val="center"/>
          </w:tcPr>
          <w:p w14:paraId="621A5C40" w14:textId="77777777" w:rsidR="00431167" w:rsidRPr="007D2B73" w:rsidRDefault="00431167" w:rsidP="00315B74">
            <w:pPr>
              <w:jc w:val="center"/>
              <w:rPr>
                <w:rFonts w:ascii="Times New Roman" w:hAnsi="Times New Roman" w:cs="Times New Roman"/>
              </w:rPr>
            </w:pPr>
            <w:r w:rsidRPr="007D2B73">
              <w:rPr>
                <w:rFonts w:ascii="Times New Roman" w:hAnsi="Times New Roman" w:cs="Times New Roman"/>
              </w:rPr>
              <w:t>9.13 (21)</w:t>
            </w:r>
          </w:p>
        </w:tc>
        <w:tc>
          <w:tcPr>
            <w:tcW w:w="1984" w:type="dxa"/>
            <w:tcBorders>
              <w:left w:val="single" w:sz="4" w:space="0" w:color="auto"/>
              <w:bottom w:val="nil"/>
              <w:right w:val="nil"/>
            </w:tcBorders>
          </w:tcPr>
          <w:p w14:paraId="2851ED93" w14:textId="77777777" w:rsidR="00431167" w:rsidRPr="007D2B73" w:rsidRDefault="00431167" w:rsidP="00315B74">
            <w:pPr>
              <w:jc w:val="center"/>
              <w:rPr>
                <w:rFonts w:ascii="Times New Roman" w:hAnsi="Times New Roman" w:cs="Times New Roman"/>
              </w:rPr>
            </w:pPr>
            <w:r>
              <w:rPr>
                <w:rFonts w:ascii="Times New Roman" w:hAnsi="Times New Roman" w:cs="Times New Roman"/>
              </w:rPr>
              <w:t>56.3 (76)</w:t>
            </w:r>
          </w:p>
        </w:tc>
        <w:tc>
          <w:tcPr>
            <w:tcW w:w="1843" w:type="dxa"/>
            <w:tcBorders>
              <w:left w:val="nil"/>
              <w:bottom w:val="nil"/>
              <w:right w:val="nil"/>
            </w:tcBorders>
          </w:tcPr>
          <w:p w14:paraId="6A13F093" w14:textId="77777777" w:rsidR="00431167" w:rsidRPr="007D2B73" w:rsidRDefault="00431167" w:rsidP="00315B74">
            <w:pPr>
              <w:jc w:val="center"/>
              <w:rPr>
                <w:rFonts w:ascii="Times New Roman" w:hAnsi="Times New Roman" w:cs="Times New Roman"/>
              </w:rPr>
            </w:pPr>
            <w:r>
              <w:rPr>
                <w:rFonts w:ascii="Times New Roman" w:hAnsi="Times New Roman" w:cs="Times New Roman"/>
              </w:rPr>
              <w:t>27.5 (46)</w:t>
            </w:r>
          </w:p>
        </w:tc>
        <w:tc>
          <w:tcPr>
            <w:tcW w:w="2269" w:type="dxa"/>
            <w:tcBorders>
              <w:left w:val="nil"/>
              <w:bottom w:val="nil"/>
              <w:right w:val="nil"/>
            </w:tcBorders>
          </w:tcPr>
          <w:p w14:paraId="1A011EE2" w14:textId="77777777" w:rsidR="00431167" w:rsidRPr="007D2B73" w:rsidRDefault="00431167" w:rsidP="00315B74">
            <w:pPr>
              <w:jc w:val="center"/>
              <w:rPr>
                <w:rFonts w:ascii="Times New Roman" w:hAnsi="Times New Roman" w:cs="Times New Roman"/>
              </w:rPr>
            </w:pPr>
            <w:r>
              <w:rPr>
                <w:rFonts w:ascii="Times New Roman" w:hAnsi="Times New Roman" w:cs="Times New Roman"/>
              </w:rPr>
              <w:t>12.0 (74)</w:t>
            </w:r>
          </w:p>
        </w:tc>
      </w:tr>
      <w:tr w:rsidR="00431167" w:rsidRPr="007D2B73" w14:paraId="3DA126B6" w14:textId="77777777" w:rsidTr="00315B74">
        <w:tc>
          <w:tcPr>
            <w:tcW w:w="1283" w:type="dxa"/>
            <w:vMerge/>
            <w:tcBorders>
              <w:left w:val="nil"/>
              <w:right w:val="nil"/>
            </w:tcBorders>
            <w:vAlign w:val="center"/>
          </w:tcPr>
          <w:p w14:paraId="03B724A9" w14:textId="77777777" w:rsidR="00431167" w:rsidRPr="007D2B73" w:rsidRDefault="00431167" w:rsidP="00315B74">
            <w:pPr>
              <w:rPr>
                <w:rFonts w:ascii="Times New Roman" w:hAnsi="Times New Roman" w:cs="Times New Roman"/>
              </w:rPr>
            </w:pPr>
          </w:p>
        </w:tc>
        <w:tc>
          <w:tcPr>
            <w:tcW w:w="2119" w:type="dxa"/>
            <w:tcBorders>
              <w:top w:val="nil"/>
              <w:left w:val="nil"/>
              <w:bottom w:val="nil"/>
              <w:right w:val="single" w:sz="4" w:space="0" w:color="auto"/>
            </w:tcBorders>
            <w:vAlign w:val="center"/>
          </w:tcPr>
          <w:p w14:paraId="240606B7" w14:textId="77777777" w:rsidR="00431167" w:rsidRPr="007D2B73" w:rsidRDefault="00431167" w:rsidP="00315B74">
            <w:pPr>
              <w:rPr>
                <w:rFonts w:ascii="Times New Roman" w:hAnsi="Times New Roman" w:cs="Times New Roman"/>
              </w:rPr>
            </w:pPr>
            <w:r w:rsidRPr="007D2B73">
              <w:rPr>
                <w:rFonts w:ascii="Times New Roman" w:hAnsi="Times New Roman" w:cs="Times New Roman"/>
              </w:rPr>
              <w:t>Unhealthy</w:t>
            </w:r>
          </w:p>
        </w:tc>
        <w:tc>
          <w:tcPr>
            <w:tcW w:w="1985" w:type="dxa"/>
            <w:tcBorders>
              <w:top w:val="nil"/>
              <w:left w:val="single" w:sz="4" w:space="0" w:color="auto"/>
              <w:bottom w:val="nil"/>
              <w:right w:val="nil"/>
            </w:tcBorders>
            <w:vAlign w:val="center"/>
          </w:tcPr>
          <w:p w14:paraId="163C717A" w14:textId="77777777" w:rsidR="00431167" w:rsidRPr="007D2B73" w:rsidRDefault="00431167" w:rsidP="00315B74">
            <w:pPr>
              <w:jc w:val="center"/>
              <w:rPr>
                <w:rFonts w:ascii="Times New Roman" w:hAnsi="Times New Roman" w:cs="Times New Roman"/>
              </w:rPr>
            </w:pPr>
            <w:r w:rsidRPr="007D2B73">
              <w:rPr>
                <w:rFonts w:ascii="Times New Roman" w:hAnsi="Times New Roman" w:cs="Times New Roman"/>
              </w:rPr>
              <w:t>6.87 (306)</w:t>
            </w:r>
          </w:p>
        </w:tc>
        <w:tc>
          <w:tcPr>
            <w:tcW w:w="1984" w:type="dxa"/>
            <w:tcBorders>
              <w:top w:val="nil"/>
              <w:left w:val="nil"/>
              <w:bottom w:val="nil"/>
              <w:right w:val="nil"/>
            </w:tcBorders>
            <w:vAlign w:val="center"/>
          </w:tcPr>
          <w:p w14:paraId="27DA0461" w14:textId="77777777" w:rsidR="00431167" w:rsidRPr="007D2B73" w:rsidRDefault="00431167" w:rsidP="00315B74">
            <w:pPr>
              <w:jc w:val="center"/>
              <w:rPr>
                <w:rFonts w:ascii="Times New Roman" w:hAnsi="Times New Roman" w:cs="Times New Roman"/>
              </w:rPr>
            </w:pPr>
            <w:r w:rsidRPr="007D2B73">
              <w:rPr>
                <w:rFonts w:ascii="Times New Roman" w:hAnsi="Times New Roman" w:cs="Times New Roman"/>
              </w:rPr>
              <w:t>6.7 (60)</w:t>
            </w:r>
          </w:p>
        </w:tc>
        <w:tc>
          <w:tcPr>
            <w:tcW w:w="1985" w:type="dxa"/>
            <w:tcBorders>
              <w:top w:val="nil"/>
              <w:left w:val="nil"/>
              <w:bottom w:val="nil"/>
              <w:right w:val="nil"/>
            </w:tcBorders>
            <w:vAlign w:val="center"/>
          </w:tcPr>
          <w:p w14:paraId="71E6B369" w14:textId="77777777" w:rsidR="00431167" w:rsidRPr="007D2B73" w:rsidRDefault="00431167" w:rsidP="00315B74">
            <w:pPr>
              <w:jc w:val="center"/>
              <w:rPr>
                <w:rFonts w:ascii="Times New Roman" w:hAnsi="Times New Roman" w:cs="Times New Roman"/>
              </w:rPr>
            </w:pPr>
            <w:r w:rsidRPr="007D2B73">
              <w:rPr>
                <w:rFonts w:ascii="Times New Roman" w:hAnsi="Times New Roman" w:cs="Times New Roman"/>
              </w:rPr>
              <w:t>6.3 (78)</w:t>
            </w:r>
          </w:p>
        </w:tc>
        <w:tc>
          <w:tcPr>
            <w:tcW w:w="1417" w:type="dxa"/>
            <w:tcBorders>
              <w:top w:val="nil"/>
              <w:left w:val="nil"/>
              <w:bottom w:val="nil"/>
              <w:right w:val="nil"/>
            </w:tcBorders>
            <w:vAlign w:val="center"/>
          </w:tcPr>
          <w:p w14:paraId="3A7DA97F" w14:textId="77777777" w:rsidR="00431167" w:rsidRPr="007D2B73" w:rsidRDefault="00431167" w:rsidP="00315B74">
            <w:pPr>
              <w:jc w:val="center"/>
              <w:rPr>
                <w:rFonts w:ascii="Times New Roman" w:hAnsi="Times New Roman" w:cs="Times New Roman"/>
              </w:rPr>
            </w:pPr>
            <w:r w:rsidRPr="007D2B73">
              <w:rPr>
                <w:rFonts w:ascii="Times New Roman" w:hAnsi="Times New Roman" w:cs="Times New Roman"/>
              </w:rPr>
              <w:t>3.48 (21)</w:t>
            </w:r>
          </w:p>
        </w:tc>
        <w:tc>
          <w:tcPr>
            <w:tcW w:w="2127" w:type="dxa"/>
            <w:tcBorders>
              <w:top w:val="nil"/>
              <w:left w:val="nil"/>
              <w:bottom w:val="nil"/>
              <w:right w:val="single" w:sz="4" w:space="0" w:color="auto"/>
            </w:tcBorders>
            <w:vAlign w:val="center"/>
          </w:tcPr>
          <w:p w14:paraId="01DC4BC6" w14:textId="77777777" w:rsidR="00431167" w:rsidRPr="007D2B73" w:rsidRDefault="00431167" w:rsidP="00315B74">
            <w:pPr>
              <w:jc w:val="center"/>
              <w:rPr>
                <w:rFonts w:ascii="Times New Roman" w:hAnsi="Times New Roman" w:cs="Times New Roman"/>
              </w:rPr>
            </w:pPr>
            <w:r w:rsidRPr="007D2B73">
              <w:rPr>
                <w:rFonts w:ascii="Times New Roman" w:hAnsi="Times New Roman" w:cs="Times New Roman"/>
              </w:rPr>
              <w:t>2.61 (6)</w:t>
            </w:r>
          </w:p>
        </w:tc>
        <w:tc>
          <w:tcPr>
            <w:tcW w:w="1984" w:type="dxa"/>
            <w:tcBorders>
              <w:top w:val="nil"/>
              <w:left w:val="single" w:sz="4" w:space="0" w:color="auto"/>
              <w:bottom w:val="nil"/>
              <w:right w:val="nil"/>
            </w:tcBorders>
          </w:tcPr>
          <w:p w14:paraId="7B53AE36" w14:textId="77777777" w:rsidR="00431167" w:rsidRPr="007D2B73" w:rsidRDefault="00431167" w:rsidP="00315B74">
            <w:pPr>
              <w:jc w:val="center"/>
              <w:rPr>
                <w:rFonts w:ascii="Times New Roman" w:hAnsi="Times New Roman" w:cs="Times New Roman"/>
              </w:rPr>
            </w:pPr>
            <w:r>
              <w:rPr>
                <w:rFonts w:ascii="Times New Roman" w:hAnsi="Times New Roman" w:cs="Times New Roman"/>
              </w:rPr>
              <w:t>3.0 (4)</w:t>
            </w:r>
          </w:p>
        </w:tc>
        <w:tc>
          <w:tcPr>
            <w:tcW w:w="1843" w:type="dxa"/>
            <w:tcBorders>
              <w:top w:val="nil"/>
              <w:left w:val="nil"/>
              <w:bottom w:val="nil"/>
              <w:right w:val="nil"/>
            </w:tcBorders>
          </w:tcPr>
          <w:p w14:paraId="544F522B" w14:textId="77777777" w:rsidR="00431167" w:rsidRPr="007D2B73" w:rsidRDefault="00431167" w:rsidP="00315B74">
            <w:pPr>
              <w:jc w:val="center"/>
              <w:rPr>
                <w:rFonts w:ascii="Times New Roman" w:hAnsi="Times New Roman" w:cs="Times New Roman"/>
              </w:rPr>
            </w:pPr>
            <w:r>
              <w:rPr>
                <w:rFonts w:ascii="Times New Roman" w:hAnsi="Times New Roman" w:cs="Times New Roman"/>
              </w:rPr>
              <w:t>4.2 (7)</w:t>
            </w:r>
          </w:p>
        </w:tc>
        <w:tc>
          <w:tcPr>
            <w:tcW w:w="2269" w:type="dxa"/>
            <w:tcBorders>
              <w:top w:val="nil"/>
              <w:left w:val="nil"/>
              <w:bottom w:val="nil"/>
              <w:right w:val="nil"/>
            </w:tcBorders>
          </w:tcPr>
          <w:p w14:paraId="02101278" w14:textId="77777777" w:rsidR="00431167" w:rsidRPr="007D2B73" w:rsidRDefault="00431167" w:rsidP="00315B74">
            <w:pPr>
              <w:jc w:val="center"/>
              <w:rPr>
                <w:rFonts w:ascii="Times New Roman" w:hAnsi="Times New Roman" w:cs="Times New Roman"/>
              </w:rPr>
            </w:pPr>
            <w:r>
              <w:rPr>
                <w:rFonts w:ascii="Times New Roman" w:hAnsi="Times New Roman" w:cs="Times New Roman"/>
              </w:rPr>
              <w:t>5.2 (32)</w:t>
            </w:r>
          </w:p>
        </w:tc>
      </w:tr>
      <w:tr w:rsidR="00431167" w:rsidRPr="007D2B73" w14:paraId="46816C3F" w14:textId="77777777" w:rsidTr="00315B74">
        <w:tc>
          <w:tcPr>
            <w:tcW w:w="1283" w:type="dxa"/>
            <w:vMerge/>
            <w:tcBorders>
              <w:left w:val="nil"/>
              <w:right w:val="nil"/>
            </w:tcBorders>
            <w:vAlign w:val="center"/>
          </w:tcPr>
          <w:p w14:paraId="6A56F8E5" w14:textId="77777777" w:rsidR="00431167" w:rsidRPr="007D2B73" w:rsidRDefault="00431167" w:rsidP="00315B74">
            <w:pPr>
              <w:rPr>
                <w:rFonts w:ascii="Times New Roman" w:hAnsi="Times New Roman" w:cs="Times New Roman"/>
              </w:rPr>
            </w:pPr>
          </w:p>
        </w:tc>
        <w:tc>
          <w:tcPr>
            <w:tcW w:w="2119" w:type="dxa"/>
            <w:tcBorders>
              <w:top w:val="nil"/>
              <w:left w:val="nil"/>
              <w:bottom w:val="single" w:sz="4" w:space="0" w:color="auto"/>
              <w:right w:val="single" w:sz="4" w:space="0" w:color="auto"/>
            </w:tcBorders>
            <w:vAlign w:val="center"/>
          </w:tcPr>
          <w:p w14:paraId="259765CD" w14:textId="77777777" w:rsidR="00431167" w:rsidRPr="007D2B73" w:rsidRDefault="00431167" w:rsidP="00315B74">
            <w:pPr>
              <w:rPr>
                <w:rFonts w:ascii="Times New Roman" w:hAnsi="Times New Roman" w:cs="Times New Roman"/>
              </w:rPr>
            </w:pPr>
            <w:r w:rsidRPr="007D2B73">
              <w:rPr>
                <w:rFonts w:ascii="Times New Roman" w:hAnsi="Times New Roman" w:cs="Times New Roman"/>
              </w:rPr>
              <w:t>Unknown</w:t>
            </w:r>
          </w:p>
        </w:tc>
        <w:tc>
          <w:tcPr>
            <w:tcW w:w="1985" w:type="dxa"/>
            <w:tcBorders>
              <w:top w:val="nil"/>
              <w:left w:val="single" w:sz="4" w:space="0" w:color="auto"/>
              <w:bottom w:val="single" w:sz="4" w:space="0" w:color="auto"/>
              <w:right w:val="nil"/>
            </w:tcBorders>
            <w:vAlign w:val="center"/>
          </w:tcPr>
          <w:p w14:paraId="3C291F92" w14:textId="77777777" w:rsidR="00431167" w:rsidRPr="007D2B73" w:rsidRDefault="00431167" w:rsidP="00315B74">
            <w:pPr>
              <w:jc w:val="center"/>
              <w:rPr>
                <w:rFonts w:ascii="Times New Roman" w:hAnsi="Times New Roman" w:cs="Times New Roman"/>
              </w:rPr>
            </w:pPr>
            <w:r w:rsidRPr="007D2B73">
              <w:rPr>
                <w:rFonts w:ascii="Times New Roman" w:hAnsi="Times New Roman" w:cs="Times New Roman"/>
              </w:rPr>
              <w:t>80.9 (3601)</w:t>
            </w:r>
          </w:p>
        </w:tc>
        <w:tc>
          <w:tcPr>
            <w:tcW w:w="1984" w:type="dxa"/>
            <w:tcBorders>
              <w:top w:val="nil"/>
              <w:left w:val="nil"/>
              <w:bottom w:val="single" w:sz="4" w:space="0" w:color="auto"/>
              <w:right w:val="nil"/>
            </w:tcBorders>
            <w:vAlign w:val="center"/>
          </w:tcPr>
          <w:p w14:paraId="10AD036D" w14:textId="77777777" w:rsidR="00431167" w:rsidRPr="007D2B73" w:rsidRDefault="00431167" w:rsidP="00315B74">
            <w:pPr>
              <w:jc w:val="center"/>
              <w:rPr>
                <w:rFonts w:ascii="Times New Roman" w:hAnsi="Times New Roman" w:cs="Times New Roman"/>
              </w:rPr>
            </w:pPr>
            <w:r w:rsidRPr="007D2B73">
              <w:rPr>
                <w:rFonts w:ascii="Times New Roman" w:hAnsi="Times New Roman" w:cs="Times New Roman"/>
              </w:rPr>
              <w:t>70.9 (635)</w:t>
            </w:r>
          </w:p>
        </w:tc>
        <w:tc>
          <w:tcPr>
            <w:tcW w:w="1985" w:type="dxa"/>
            <w:tcBorders>
              <w:top w:val="nil"/>
              <w:left w:val="nil"/>
              <w:bottom w:val="single" w:sz="4" w:space="0" w:color="auto"/>
              <w:right w:val="nil"/>
            </w:tcBorders>
            <w:vAlign w:val="center"/>
          </w:tcPr>
          <w:p w14:paraId="586928D7" w14:textId="77777777" w:rsidR="00431167" w:rsidRPr="007D2B73" w:rsidRDefault="00431167" w:rsidP="00315B74">
            <w:pPr>
              <w:jc w:val="center"/>
              <w:rPr>
                <w:rFonts w:ascii="Times New Roman" w:hAnsi="Times New Roman" w:cs="Times New Roman"/>
              </w:rPr>
            </w:pPr>
            <w:r w:rsidRPr="007D2B73">
              <w:rPr>
                <w:rFonts w:ascii="Times New Roman" w:hAnsi="Times New Roman" w:cs="Times New Roman"/>
              </w:rPr>
              <w:t>73.1 (906)</w:t>
            </w:r>
          </w:p>
        </w:tc>
        <w:tc>
          <w:tcPr>
            <w:tcW w:w="1417" w:type="dxa"/>
            <w:tcBorders>
              <w:top w:val="nil"/>
              <w:left w:val="nil"/>
              <w:bottom w:val="single" w:sz="4" w:space="0" w:color="auto"/>
              <w:right w:val="nil"/>
            </w:tcBorders>
            <w:vAlign w:val="center"/>
          </w:tcPr>
          <w:p w14:paraId="55509B71" w14:textId="77777777" w:rsidR="00431167" w:rsidRPr="007D2B73" w:rsidRDefault="00431167" w:rsidP="00315B74">
            <w:pPr>
              <w:jc w:val="center"/>
              <w:rPr>
                <w:rFonts w:ascii="Times New Roman" w:hAnsi="Times New Roman" w:cs="Times New Roman"/>
              </w:rPr>
            </w:pPr>
            <w:r w:rsidRPr="007D2B73">
              <w:rPr>
                <w:rFonts w:ascii="Times New Roman" w:hAnsi="Times New Roman" w:cs="Times New Roman"/>
              </w:rPr>
              <w:t>86.9 (524)</w:t>
            </w:r>
          </w:p>
        </w:tc>
        <w:tc>
          <w:tcPr>
            <w:tcW w:w="2127" w:type="dxa"/>
            <w:tcBorders>
              <w:top w:val="nil"/>
              <w:left w:val="nil"/>
              <w:bottom w:val="single" w:sz="4" w:space="0" w:color="auto"/>
              <w:right w:val="single" w:sz="4" w:space="0" w:color="auto"/>
            </w:tcBorders>
            <w:vAlign w:val="center"/>
          </w:tcPr>
          <w:p w14:paraId="10682801" w14:textId="77777777" w:rsidR="00431167" w:rsidRPr="007D2B73" w:rsidRDefault="00431167" w:rsidP="00315B74">
            <w:pPr>
              <w:jc w:val="center"/>
              <w:rPr>
                <w:rFonts w:ascii="Times New Roman" w:hAnsi="Times New Roman" w:cs="Times New Roman"/>
              </w:rPr>
            </w:pPr>
            <w:r w:rsidRPr="007D2B73">
              <w:rPr>
                <w:rFonts w:ascii="Times New Roman" w:hAnsi="Times New Roman" w:cs="Times New Roman"/>
              </w:rPr>
              <w:t>88.3 (203)</w:t>
            </w:r>
          </w:p>
        </w:tc>
        <w:tc>
          <w:tcPr>
            <w:tcW w:w="1984" w:type="dxa"/>
            <w:tcBorders>
              <w:top w:val="nil"/>
              <w:left w:val="single" w:sz="4" w:space="0" w:color="auto"/>
              <w:bottom w:val="single" w:sz="4" w:space="0" w:color="auto"/>
              <w:right w:val="nil"/>
            </w:tcBorders>
          </w:tcPr>
          <w:p w14:paraId="06D35BB3" w14:textId="77777777" w:rsidR="00431167" w:rsidRPr="007D2B73" w:rsidRDefault="00431167" w:rsidP="00315B74">
            <w:pPr>
              <w:jc w:val="center"/>
              <w:rPr>
                <w:rFonts w:ascii="Times New Roman" w:hAnsi="Times New Roman" w:cs="Times New Roman"/>
              </w:rPr>
            </w:pPr>
            <w:r>
              <w:rPr>
                <w:rFonts w:ascii="Times New Roman" w:hAnsi="Times New Roman" w:cs="Times New Roman"/>
              </w:rPr>
              <w:t>40.7 (55)</w:t>
            </w:r>
          </w:p>
        </w:tc>
        <w:tc>
          <w:tcPr>
            <w:tcW w:w="1843" w:type="dxa"/>
            <w:tcBorders>
              <w:top w:val="nil"/>
              <w:left w:val="nil"/>
              <w:bottom w:val="single" w:sz="4" w:space="0" w:color="auto"/>
              <w:right w:val="nil"/>
            </w:tcBorders>
          </w:tcPr>
          <w:p w14:paraId="75719161" w14:textId="77777777" w:rsidR="00431167" w:rsidRPr="007D2B73" w:rsidRDefault="00431167" w:rsidP="00315B74">
            <w:pPr>
              <w:jc w:val="center"/>
              <w:rPr>
                <w:rFonts w:ascii="Times New Roman" w:hAnsi="Times New Roman" w:cs="Times New Roman"/>
              </w:rPr>
            </w:pPr>
            <w:r>
              <w:rPr>
                <w:rFonts w:ascii="Times New Roman" w:hAnsi="Times New Roman" w:cs="Times New Roman"/>
              </w:rPr>
              <w:t>68.3 (114)</w:t>
            </w:r>
          </w:p>
        </w:tc>
        <w:tc>
          <w:tcPr>
            <w:tcW w:w="2269" w:type="dxa"/>
            <w:tcBorders>
              <w:top w:val="nil"/>
              <w:left w:val="nil"/>
              <w:bottom w:val="single" w:sz="4" w:space="0" w:color="auto"/>
              <w:right w:val="nil"/>
            </w:tcBorders>
          </w:tcPr>
          <w:p w14:paraId="20E32EA6" w14:textId="77777777" w:rsidR="00431167" w:rsidRPr="007D2B73" w:rsidRDefault="00431167" w:rsidP="00315B74">
            <w:pPr>
              <w:jc w:val="center"/>
              <w:rPr>
                <w:rFonts w:ascii="Times New Roman" w:hAnsi="Times New Roman" w:cs="Times New Roman"/>
              </w:rPr>
            </w:pPr>
            <w:r>
              <w:rPr>
                <w:rFonts w:ascii="Times New Roman" w:hAnsi="Times New Roman" w:cs="Times New Roman"/>
              </w:rPr>
              <w:t>82.8 (512)</w:t>
            </w:r>
          </w:p>
        </w:tc>
      </w:tr>
    </w:tbl>
    <w:p w14:paraId="6E2293D6" w14:textId="77777777" w:rsidR="00431167" w:rsidRPr="00432021" w:rsidRDefault="00431167">
      <w:pPr>
        <w:rPr>
          <w:rFonts w:ascii="Times New Roman" w:hAnsi="Times New Roman" w:cs="Times New Roman"/>
        </w:rPr>
      </w:pPr>
    </w:p>
    <w:p w14:paraId="3F8E689C" w14:textId="77777777" w:rsidR="00315B74" w:rsidRDefault="00315B74"/>
    <w:sectPr w:rsidR="00315B74" w:rsidSect="00315B74">
      <w:pgSz w:w="20160" w:h="12240" w:orient="landscape"/>
      <w:pgMar w:top="1440" w:right="1440" w:bottom="1440" w:left="1440" w:header="709" w:footer="709" w:gutter="0"/>
      <w:lnNumType w:countBy="1" w:restart="continuous"/>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Howie Harshaw" w:date="2021-05-03T13:54:00Z" w:initials="HH">
    <w:p w14:paraId="16B2A705" w14:textId="27A1DE48" w:rsidR="006C73C2" w:rsidRDefault="006C73C2">
      <w:pPr>
        <w:pStyle w:val="CommentText"/>
      </w:pPr>
      <w:r>
        <w:rPr>
          <w:rStyle w:val="CommentReference"/>
        </w:rPr>
        <w:annotationRef/>
      </w:r>
      <w:r>
        <w:t>Question… as this paper is the sole assessment of Jonathan’s work, should he be the sole author, and should all pronouns be changed to first person singular?</w:t>
      </w:r>
    </w:p>
  </w:comment>
  <w:comment w:id="5" w:author="Colleen Cassady St. Clair [2]" w:date="2021-06-07T09:51:00Z" w:initials="CCSC">
    <w:p w14:paraId="30706430" w14:textId="36A863B8" w:rsidR="006C73C2" w:rsidRDefault="006C73C2">
      <w:pPr>
        <w:pStyle w:val="CommentText"/>
      </w:pPr>
      <w:r>
        <w:rPr>
          <w:rStyle w:val="CommentReference"/>
        </w:rPr>
        <w:annotationRef/>
      </w:r>
      <w:r>
        <w:t>Most small changes to wording are to increase clarity, reduce reader effort (via order of information), avoid value-laden words, and similar subtle stuff.</w:t>
      </w:r>
    </w:p>
  </w:comment>
  <w:comment w:id="31" w:author="Colleen Cassady St. Clair" w:date="2021-05-27T16:54:00Z" w:initials="CCSC">
    <w:p w14:paraId="7D923CC5" w14:textId="0007498B" w:rsidR="006C73C2" w:rsidRDefault="006C73C2">
      <w:pPr>
        <w:pStyle w:val="CommentText"/>
      </w:pPr>
      <w:r>
        <w:rPr>
          <w:rStyle w:val="CommentReference"/>
        </w:rPr>
        <w:annotationRef/>
      </w:r>
      <w:r>
        <w:t>What do you think of defining conflict and then using this term over negative?  I think you’ve had that preference all along and I’m onside with it, as long as we keep distinguishing what we measured from what we interpret.  We might need to add a sentence of explanation here if we go that route.</w:t>
      </w:r>
    </w:p>
  </w:comment>
  <w:comment w:id="56" w:author="Colleen Cassady St. Clair [2]" w:date="2021-06-07T09:49:00Z" w:initials="CCSC">
    <w:p w14:paraId="0F347ACF" w14:textId="2C86799F" w:rsidR="006C73C2" w:rsidRDefault="006C73C2">
      <w:pPr>
        <w:pStyle w:val="CommentText"/>
      </w:pPr>
      <w:r>
        <w:rPr>
          <w:rStyle w:val="CommentReference"/>
        </w:rPr>
        <w:annotationRef/>
      </w:r>
      <w:r>
        <w:t>Would you want to say it like this, similar to what has been described in bears.  I think this is your most interesting result.</w:t>
      </w:r>
    </w:p>
  </w:comment>
  <w:comment w:id="59" w:author="Colleen Cassady St. Clair" w:date="2021-05-27T16:59:00Z" w:initials="CCSC">
    <w:p w14:paraId="6B91B344" w14:textId="1FE60100" w:rsidR="006C73C2" w:rsidRDefault="006C73C2">
      <w:pPr>
        <w:pStyle w:val="CommentText"/>
      </w:pPr>
      <w:r>
        <w:rPr>
          <w:rStyle w:val="CommentReference"/>
        </w:rPr>
        <w:annotationRef/>
      </w:r>
      <w:r>
        <w:t xml:space="preserve">Best to avoid use of terms like vital, crucial etc. which are often flagged by referees. </w:t>
      </w:r>
    </w:p>
  </w:comment>
  <w:comment w:id="63" w:author="Colleen Cassady St. Clair" w:date="2021-05-27T17:19:00Z" w:initials="CCSC">
    <w:p w14:paraId="7C42580B" w14:textId="670A2246" w:rsidR="006C73C2" w:rsidRDefault="006C73C2">
      <w:pPr>
        <w:pStyle w:val="CommentText"/>
      </w:pPr>
      <w:r>
        <w:rPr>
          <w:rStyle w:val="CommentReference"/>
        </w:rPr>
        <w:annotationRef/>
      </w:r>
      <w:r>
        <w:t>The introduction is a quite long and might be shortened by as much as 30%.  But let’s reassess that after we’ve chosen a target journal because length is highly variable and social science journals tend to publish much longer introductions.</w:t>
      </w:r>
    </w:p>
  </w:comment>
  <w:comment w:id="64" w:author="Colleen Cassady St. Clair" w:date="2021-05-27T17:01:00Z" w:initials="CCSC">
    <w:p w14:paraId="437E5BD6" w14:textId="68CF1930" w:rsidR="006C73C2" w:rsidRDefault="006C73C2">
      <w:pPr>
        <w:pStyle w:val="CommentText"/>
      </w:pPr>
      <w:r>
        <w:rPr>
          <w:rStyle w:val="CommentReference"/>
        </w:rPr>
        <w:annotationRef/>
      </w:r>
      <w:r>
        <w:t xml:space="preserve">Could add a general reference here and add another to the next sentence.  So much is being written now about urban exploiters that you want to signal awareness of that literature right away. </w:t>
      </w:r>
    </w:p>
  </w:comment>
  <w:comment w:id="69" w:author="Colleen Cassady St. Clair [2]" w:date="2021-06-07T09:53:00Z" w:initials="CCSC">
    <w:p w14:paraId="36B1B117" w14:textId="45211E2B" w:rsidR="006C73C2" w:rsidRDefault="006C73C2">
      <w:pPr>
        <w:pStyle w:val="CommentText"/>
      </w:pPr>
      <w:r>
        <w:rPr>
          <w:rStyle w:val="CommentReference"/>
        </w:rPr>
        <w:annotationRef/>
      </w:r>
      <w:r>
        <w:t>Better to avoid that judgement here.</w:t>
      </w:r>
    </w:p>
  </w:comment>
  <w:comment w:id="86" w:author="Colleen Cassady St. Clair" w:date="2021-05-27T17:05:00Z" w:initials="CCSC">
    <w:p w14:paraId="4A863DFD" w14:textId="58DE2E8F" w:rsidR="006C73C2" w:rsidRDefault="006C73C2">
      <w:pPr>
        <w:pStyle w:val="CommentText"/>
      </w:pPr>
      <w:r>
        <w:rPr>
          <w:rStyle w:val="CommentReference"/>
        </w:rPr>
        <w:annotationRef/>
      </w:r>
      <w:r>
        <w:t>This position avoids the need to break the sentence up with commas before and after the independent clause ‘in part’</w:t>
      </w:r>
    </w:p>
  </w:comment>
  <w:comment w:id="91" w:author="Colleen Cassady St. Clair" w:date="2021-05-27T17:06:00Z" w:initials="CCSC">
    <w:p w14:paraId="238EAAAE" w14:textId="5D0E41A1" w:rsidR="006C73C2" w:rsidRDefault="006C73C2">
      <w:pPr>
        <w:pStyle w:val="CommentText"/>
      </w:pPr>
      <w:r>
        <w:rPr>
          <w:rStyle w:val="CommentReference"/>
        </w:rPr>
        <w:annotationRef/>
      </w:r>
      <w:r>
        <w:t xml:space="preserve">In general, try to limit references to three unless your point is to emphasize the diversity of studies supporting a particular point. Link references to the specific factual parts of a sentence whenever possible. </w:t>
      </w:r>
    </w:p>
  </w:comment>
  <w:comment w:id="93" w:author="Howie Harshaw" w:date="2021-05-03T13:57:00Z" w:initials="HH">
    <w:p w14:paraId="6777B32B" w14:textId="15C19F8A" w:rsidR="006C73C2" w:rsidRDefault="006C73C2">
      <w:pPr>
        <w:pStyle w:val="CommentText"/>
      </w:pPr>
      <w:r>
        <w:rPr>
          <w:rStyle w:val="CommentReference"/>
        </w:rPr>
        <w:annotationRef/>
      </w:r>
      <w:r>
        <w:t>Awkward phrasing</w:t>
      </w:r>
    </w:p>
  </w:comment>
  <w:comment w:id="97" w:author="Colleen Cassady St. Clair" w:date="2021-05-27T17:08:00Z" w:initials="CCSC">
    <w:p w14:paraId="4DAE81C5" w14:textId="1D74975F" w:rsidR="006C73C2" w:rsidRDefault="006C73C2">
      <w:pPr>
        <w:pStyle w:val="CommentText"/>
      </w:pPr>
      <w:r>
        <w:rPr>
          <w:rStyle w:val="CommentReference"/>
        </w:rPr>
        <w:annotationRef/>
      </w:r>
      <w:r>
        <w:t>Best to avoid this phrasing that implies prediction of intention</w:t>
      </w:r>
    </w:p>
  </w:comment>
  <w:comment w:id="138" w:author="Colleen Cassady St. Clair" w:date="2021-05-27T17:11:00Z" w:initials="CCSC">
    <w:p w14:paraId="2AEA4DB6" w14:textId="4FED94DB" w:rsidR="006C73C2" w:rsidRDefault="006C73C2">
      <w:pPr>
        <w:pStyle w:val="CommentText"/>
      </w:pPr>
      <w:r>
        <w:rPr>
          <w:rStyle w:val="CommentReference"/>
        </w:rPr>
        <w:annotationRef/>
      </w:r>
      <w:r>
        <w:t>Did all four studies produce such a similar result?</w:t>
      </w:r>
    </w:p>
  </w:comment>
  <w:comment w:id="139" w:author="Colleen Cassady St. Clair [2]" w:date="2021-06-07T09:58:00Z" w:initials="CCSC">
    <w:p w14:paraId="1B7852C3" w14:textId="297D3920" w:rsidR="006C73C2" w:rsidRDefault="006C73C2">
      <w:pPr>
        <w:pStyle w:val="CommentText"/>
      </w:pPr>
      <w:r>
        <w:rPr>
          <w:rStyle w:val="CommentReference"/>
        </w:rPr>
        <w:annotationRef/>
      </w:r>
      <w:r>
        <w:t>Here’s the turning point, rather than ‘despite’ above</w:t>
      </w:r>
    </w:p>
  </w:comment>
  <w:comment w:id="147" w:author="Colleen Cassady St. Clair [2]" w:date="2021-06-07T09:59:00Z" w:initials="CCSC">
    <w:p w14:paraId="3F097638" w14:textId="45221881" w:rsidR="006C73C2" w:rsidRDefault="006C73C2">
      <w:pPr>
        <w:pStyle w:val="CommentText"/>
      </w:pPr>
      <w:r>
        <w:rPr>
          <w:rStyle w:val="CommentReference"/>
        </w:rPr>
        <w:annotationRef/>
      </w:r>
      <w:r>
        <w:t>Include a 2020 or 2021 ref if possible</w:t>
      </w:r>
    </w:p>
  </w:comment>
  <w:comment w:id="149" w:author="Colleen Cassady St. Clair [2]" w:date="2021-06-07T10:01:00Z" w:initials="CCSC">
    <w:p w14:paraId="533DA758" w14:textId="14B65A0D" w:rsidR="006C73C2" w:rsidRDefault="006C73C2">
      <w:pPr>
        <w:pStyle w:val="CommentText"/>
      </w:pPr>
      <w:r>
        <w:rPr>
          <w:rStyle w:val="CommentReference"/>
        </w:rPr>
        <w:annotationRef/>
      </w:r>
      <w:r>
        <w:t xml:space="preserve">I’d maintain this </w:t>
      </w:r>
      <w:r>
        <w:t>focus  given the fact that you’ve already reached a focus on coyotes.</w:t>
      </w:r>
    </w:p>
  </w:comment>
  <w:comment w:id="161" w:author="Colleen Cassady St. Clair" w:date="2021-05-27T17:15:00Z" w:initials="CCSC">
    <w:p w14:paraId="0D96B691" w14:textId="291E7889" w:rsidR="006C73C2" w:rsidRDefault="006C73C2">
      <w:pPr>
        <w:pStyle w:val="CommentText"/>
      </w:pPr>
      <w:r>
        <w:rPr>
          <w:rStyle w:val="CommentReference"/>
        </w:rPr>
        <w:annotationRef/>
      </w:r>
      <w:r>
        <w:t xml:space="preserve">Seems </w:t>
      </w:r>
      <w:r>
        <w:t>unncessary</w:t>
      </w:r>
    </w:p>
  </w:comment>
  <w:comment w:id="168" w:author="Colleen Cassady St. Clair [2]" w:date="2021-06-07T10:02:00Z" w:initials="CCSC">
    <w:p w14:paraId="597551AF" w14:textId="0D1F1E56" w:rsidR="006C73C2" w:rsidRDefault="006C73C2">
      <w:pPr>
        <w:pStyle w:val="CommentText"/>
      </w:pPr>
      <w:r>
        <w:rPr>
          <w:rStyle w:val="CommentReference"/>
        </w:rPr>
        <w:annotationRef/>
      </w:r>
      <w:r>
        <w:t>This reference isn’t complete in lit cited, but I suggest emphasizing journal articles (much easier to get).</w:t>
      </w:r>
    </w:p>
  </w:comment>
  <w:comment w:id="170" w:author="Colleen Cassady St. Clair" w:date="2021-05-27T17:15:00Z" w:initials="CCSC">
    <w:p w14:paraId="031EE5AB" w14:textId="66659193" w:rsidR="006C73C2" w:rsidRDefault="006C73C2">
      <w:pPr>
        <w:pStyle w:val="CommentText"/>
      </w:pPr>
      <w:r>
        <w:rPr>
          <w:rStyle w:val="CommentReference"/>
        </w:rPr>
        <w:annotationRef/>
      </w:r>
      <w:r>
        <w:t>I think both of these are about parasites, so best to put them after that word and use a different reference for property damage.  No change needed if both references addressed both these issues.</w:t>
      </w:r>
    </w:p>
  </w:comment>
  <w:comment w:id="181" w:author="Colleen Cassady St. Clair" w:date="2021-05-27T17:25:00Z" w:initials="CCSC">
    <w:p w14:paraId="711B7AED" w14:textId="190622F3" w:rsidR="006C73C2" w:rsidRDefault="006C73C2">
      <w:pPr>
        <w:pStyle w:val="CommentText"/>
      </w:pPr>
      <w:r>
        <w:rPr>
          <w:rStyle w:val="CommentReference"/>
        </w:rPr>
        <w:annotationRef/>
      </w:r>
      <w:r>
        <w:t>I find this to be quite an indirect way of setting up your study and wonder if we could improve the directness like this.</w:t>
      </w:r>
    </w:p>
  </w:comment>
  <w:comment w:id="205" w:author="Colleen Cassady St. Clair [2]" w:date="2021-06-07T10:07:00Z" w:initials="CCSC">
    <w:p w14:paraId="5B9D80C8" w14:textId="6224589C" w:rsidR="006C73C2" w:rsidRDefault="006C73C2">
      <w:pPr>
        <w:pStyle w:val="CommentText"/>
      </w:pPr>
      <w:r>
        <w:rPr>
          <w:rStyle w:val="CommentReference"/>
        </w:rPr>
        <w:annotationRef/>
      </w:r>
      <w:r>
        <w:t>Do the references still work?</w:t>
      </w:r>
    </w:p>
  </w:comment>
  <w:comment w:id="227" w:author="Colleen Cassady St. Clair [2]" w:date="2021-06-07T10:10:00Z" w:initials="CCSC">
    <w:p w14:paraId="3BE47820" w14:textId="0A87F725" w:rsidR="006C73C2" w:rsidRDefault="006C73C2">
      <w:pPr>
        <w:pStyle w:val="CommentText"/>
      </w:pPr>
      <w:r>
        <w:rPr>
          <w:rStyle w:val="CommentReference"/>
        </w:rPr>
        <w:annotationRef/>
      </w:r>
      <w:r>
        <w:t xml:space="preserve">Actually, I think context often does include spatial and temporal variables, but can’t be explained by those alone. </w:t>
      </w:r>
    </w:p>
  </w:comment>
  <w:comment w:id="241" w:author="Colleen Cassady St. Clair [2]" w:date="2021-06-07T10:12:00Z" w:initials="CCSC">
    <w:p w14:paraId="2D52468E" w14:textId="246D8E89" w:rsidR="006C73C2" w:rsidRDefault="006C73C2">
      <w:pPr>
        <w:pStyle w:val="CommentText"/>
      </w:pPr>
      <w:r>
        <w:rPr>
          <w:rStyle w:val="CommentReference"/>
        </w:rPr>
        <w:annotationRef/>
      </w:r>
      <w:r>
        <w:t>Seems jargon or vague in this context</w:t>
      </w:r>
    </w:p>
  </w:comment>
  <w:comment w:id="245" w:author="Colleen Cassady St. Clair [2]" w:date="2021-06-07T10:13:00Z" w:initials="CCSC">
    <w:p w14:paraId="1EE1DB9E" w14:textId="429CD6FF" w:rsidR="006C73C2" w:rsidRDefault="006C73C2">
      <w:pPr>
        <w:pStyle w:val="CommentText"/>
      </w:pPr>
      <w:r>
        <w:rPr>
          <w:rStyle w:val="CommentReference"/>
        </w:rPr>
        <w:annotationRef/>
      </w:r>
      <w:r>
        <w:t>I would make this more general and brief and save these details for interpretation in the discussion to avoid giving your paper an overly colloquial feel.</w:t>
      </w:r>
    </w:p>
  </w:comment>
  <w:comment w:id="246" w:author="Colleen Cassady St. Clair [2]" w:date="2021-06-07T10:24:00Z" w:initials="CCSC">
    <w:p w14:paraId="0BDEE45D" w14:textId="0DA63997" w:rsidR="006C73C2" w:rsidRDefault="006C73C2">
      <w:pPr>
        <w:pStyle w:val="CommentText"/>
      </w:pPr>
      <w:r>
        <w:rPr>
          <w:rStyle w:val="CommentReference"/>
        </w:rPr>
        <w:annotationRef/>
      </w:r>
      <w:r>
        <w:t>This paragraph was much too long so I tried to strip it down to the basic facts.  Strive to write with more economy because all science journal will require more of that than you’d imagine to be possible!</w:t>
      </w:r>
    </w:p>
  </w:comment>
  <w:comment w:id="276" w:author="Colleen Cassady St. Clair [2]" w:date="2021-06-07T10:23:00Z" w:initials="CCSC">
    <w:p w14:paraId="04F71D49" w14:textId="5BBD2915" w:rsidR="006C73C2" w:rsidRDefault="006C73C2">
      <w:pPr>
        <w:pStyle w:val="CommentText"/>
      </w:pPr>
      <w:r>
        <w:rPr>
          <w:rStyle w:val="CommentReference"/>
        </w:rPr>
        <w:annotationRef/>
      </w:r>
      <w:r>
        <w:t xml:space="preserve">I’m not sure these terms quite work here.  I think it would be better to describe this more generally and define such terms in the methods if they are needed. </w:t>
      </w:r>
    </w:p>
  </w:comment>
  <w:comment w:id="286" w:author="Colleen Cassady St. Clair [2]" w:date="2021-06-07T10:28:00Z" w:initials="CCSC">
    <w:p w14:paraId="4F383F68" w14:textId="51EE0899" w:rsidR="006C73C2" w:rsidRDefault="006C73C2">
      <w:pPr>
        <w:pStyle w:val="CommentText"/>
      </w:pPr>
      <w:r>
        <w:rPr>
          <w:rStyle w:val="CommentReference"/>
        </w:rPr>
        <w:annotationRef/>
      </w:r>
      <w:r>
        <w:t>Do these references work above?  Always phrase as hypothesis then prediction, not the reverse, to assist reader comprehension.</w:t>
      </w:r>
    </w:p>
  </w:comment>
  <w:comment w:id="291" w:author="Colleen Cassady St. Clair [2]" w:date="2021-06-07T10:30:00Z" w:initials="CCSC">
    <w:p w14:paraId="1BB574EE" w14:textId="73CDA3D3" w:rsidR="006C73C2" w:rsidRDefault="006C73C2">
      <w:pPr>
        <w:pStyle w:val="CommentText"/>
      </w:pPr>
      <w:r>
        <w:rPr>
          <w:rStyle w:val="CommentReference"/>
        </w:rPr>
        <w:annotationRef/>
      </w:r>
      <w:r>
        <w:t>Do you really tease this apart in your results?</w:t>
      </w:r>
    </w:p>
  </w:comment>
  <w:comment w:id="294" w:author="Colleen Cassady St. Clair [2]" w:date="2021-06-07T10:31:00Z" w:initials="CCSC">
    <w:p w14:paraId="3269E976" w14:textId="41FFAFB5" w:rsidR="006C73C2" w:rsidRDefault="006C73C2">
      <w:pPr>
        <w:pStyle w:val="CommentText"/>
      </w:pPr>
      <w:r>
        <w:rPr>
          <w:rStyle w:val="CommentReference"/>
        </w:rPr>
        <w:annotationRef/>
      </w:r>
      <w:r>
        <w:t>Tuck references in above.</w:t>
      </w:r>
    </w:p>
  </w:comment>
  <w:comment w:id="305" w:author="Colleen Cassady St. Clair [2]" w:date="2021-06-07T10:38:00Z" w:initials="CCSC">
    <w:p w14:paraId="34DE65C6" w14:textId="507D0208" w:rsidR="006C73C2" w:rsidRDefault="006C73C2">
      <w:pPr>
        <w:pStyle w:val="CommentText"/>
      </w:pPr>
      <w:r>
        <w:rPr>
          <w:rStyle w:val="CommentReference"/>
        </w:rPr>
        <w:annotationRef/>
      </w:r>
      <w:r>
        <w:t>Fits better below</w:t>
      </w:r>
    </w:p>
  </w:comment>
  <w:comment w:id="308" w:author="Colleen Cassady St. Clair [2]" w:date="2021-06-07T10:39:00Z" w:initials="CCSC">
    <w:p w14:paraId="0F10BEA2" w14:textId="6170157F" w:rsidR="006C73C2" w:rsidRDefault="006C73C2">
      <w:pPr>
        <w:pStyle w:val="CommentText"/>
      </w:pPr>
      <w:r>
        <w:rPr>
          <w:rStyle w:val="CommentReference"/>
        </w:rPr>
        <w:annotationRef/>
      </w:r>
      <w:r>
        <w:t>The map should be the first figure.</w:t>
      </w:r>
    </w:p>
  </w:comment>
  <w:comment w:id="327" w:author="Colleen Cassady St. Clair [2]" w:date="2021-06-07T10:40:00Z" w:initials="CCSC">
    <w:p w14:paraId="469C4E08" w14:textId="609B21FD" w:rsidR="006C73C2" w:rsidRDefault="006C73C2">
      <w:pPr>
        <w:pStyle w:val="CommentText"/>
      </w:pPr>
      <w:r>
        <w:rPr>
          <w:rStyle w:val="CommentReference"/>
        </w:rPr>
        <w:annotationRef/>
      </w:r>
      <w:r>
        <w:t>Points would have to be smaller to be useful for more than just showing how extensive this is.  I wonder if very small points and a heat map would be more helpful.  Good thing to discuss.</w:t>
      </w:r>
    </w:p>
  </w:comment>
  <w:comment w:id="330" w:author="Colleen Cassady St. Clair [2]" w:date="2021-06-07T10:49:00Z" w:initials="CCSC">
    <w:p w14:paraId="280C9365" w14:textId="77B031BF" w:rsidR="006C73C2" w:rsidRDefault="006C73C2">
      <w:pPr>
        <w:pStyle w:val="CommentText"/>
      </w:pPr>
      <w:r>
        <w:rPr>
          <w:rStyle w:val="CommentReference"/>
        </w:rPr>
        <w:annotationRef/>
      </w:r>
      <w:r>
        <w:t xml:space="preserve">I would find it interesting to know more about how clustered reports are in time and space as hotspots.  I think this will exceed the scope of your work (you have plenty as it), but it might be worth putting on a list of potential follow up.  That might take the form of a cluster analysis (similar to what’s done for kill sites), asking and answering similar to your broad question, what are the spatial, seasonal, and contextual correlates of clusters of reports, which would be defined as occurring within some spatial and temporal limits. </w:t>
      </w:r>
    </w:p>
  </w:comment>
  <w:comment w:id="331" w:author="Colleen Cassady St. Clair [2]" w:date="2021-06-07T10:54:00Z" w:initials="CCSC">
    <w:p w14:paraId="59D6F1DA" w14:textId="6C17F712" w:rsidR="006C73C2" w:rsidRDefault="006C73C2">
      <w:pPr>
        <w:pStyle w:val="CommentText"/>
      </w:pPr>
      <w:r>
        <w:rPr>
          <w:rStyle w:val="CommentReference"/>
        </w:rPr>
        <w:annotationRef/>
      </w:r>
      <w:r>
        <w:t>Okay, now I’m not sure which is which as map vs. reports!  Anyway, be sure to cite those in the right order.</w:t>
      </w:r>
    </w:p>
  </w:comment>
  <w:comment w:id="333" w:author="Colleen Cassady St. Clair [2]" w:date="2021-06-07T10:55:00Z" w:initials="CCSC">
    <w:p w14:paraId="00C3DFEA" w14:textId="41195104" w:rsidR="006C73C2" w:rsidRDefault="006C73C2">
      <w:pPr>
        <w:pStyle w:val="CommentText"/>
      </w:pPr>
      <w:r>
        <w:rPr>
          <w:rStyle w:val="CommentReference"/>
        </w:rPr>
        <w:annotationRef/>
      </w:r>
      <w:r>
        <w:t xml:space="preserve"> Did you also include land cover type in the RSF?</w:t>
      </w:r>
    </w:p>
  </w:comment>
  <w:comment w:id="346" w:author="Colleen Cassady St. Clair [2]" w:date="2021-06-07T10:59:00Z" w:initials="CCSC">
    <w:p w14:paraId="43317DAE" w14:textId="6DD042ED" w:rsidR="006C73C2" w:rsidRDefault="006C73C2">
      <w:pPr>
        <w:pStyle w:val="CommentText"/>
      </w:pPr>
      <w:r>
        <w:rPr>
          <w:rStyle w:val="CommentReference"/>
        </w:rPr>
        <w:annotationRef/>
      </w:r>
      <w:r>
        <w:t>Save this for the discussion I think.</w:t>
      </w:r>
    </w:p>
  </w:comment>
  <w:comment w:id="352" w:author="Colleen Cassady St. Clair [2]" w:date="2021-06-07T11:10:00Z" w:initials="CCSC">
    <w:p w14:paraId="6A5A28B8" w14:textId="4C76E664" w:rsidR="006C73C2" w:rsidRDefault="006C73C2">
      <w:pPr>
        <w:pStyle w:val="CommentText"/>
      </w:pPr>
      <w:r>
        <w:rPr>
          <w:rStyle w:val="CommentReference"/>
        </w:rPr>
        <w:annotationRef/>
      </w:r>
      <w:r>
        <w:t>I think this needs to be more different from the sub-heading above.</w:t>
      </w:r>
    </w:p>
  </w:comment>
  <w:comment w:id="381" w:author="Colleen Cassady St. Clair [2]" w:date="2021-06-07T11:12:00Z" w:initials="CCSC">
    <w:p w14:paraId="565B6BBA" w14:textId="4624B26A" w:rsidR="006C73C2" w:rsidRDefault="006C73C2">
      <w:pPr>
        <w:pStyle w:val="CommentText"/>
      </w:pPr>
      <w:r>
        <w:rPr>
          <w:rStyle w:val="CommentReference"/>
        </w:rPr>
        <w:annotationRef/>
      </w:r>
      <w:r>
        <w:t>I don’t think you need a new paragraph here.</w:t>
      </w:r>
    </w:p>
  </w:comment>
  <w:comment w:id="395" w:author="Colleen Cassady St. Clair [2]" w:date="2021-06-07T15:10:00Z" w:initials="CCSC">
    <w:p w14:paraId="418EF36D" w14:textId="15104B10" w:rsidR="006C73C2" w:rsidRDefault="006C73C2">
      <w:pPr>
        <w:pStyle w:val="CommentText"/>
      </w:pPr>
      <w:r>
        <w:rPr>
          <w:rStyle w:val="CommentReference"/>
        </w:rPr>
        <w:annotationRef/>
      </w:r>
      <w:r>
        <w:t>Need to make this really explicit if it is to be our response variable.</w:t>
      </w:r>
    </w:p>
  </w:comment>
  <w:comment w:id="406" w:author="Colleen Cassady St. Clair [2]" w:date="2021-06-07T11:27:00Z" w:initials="CCSC">
    <w:p w14:paraId="58B4EE04" w14:textId="01358EEC" w:rsidR="006C73C2" w:rsidRDefault="006C73C2">
      <w:pPr>
        <w:pStyle w:val="CommentText"/>
      </w:pPr>
      <w:r>
        <w:rPr>
          <w:rStyle w:val="CommentReference"/>
        </w:rPr>
        <w:annotationRef/>
      </w:r>
      <w:r>
        <w:t>Is this what you mean below? I think this is the place for this information.</w:t>
      </w:r>
    </w:p>
  </w:comment>
  <w:comment w:id="435" w:author="Colleen Cassady St. Clair [2]" w:date="2021-06-07T11:15:00Z" w:initials="CCSC">
    <w:p w14:paraId="75435617" w14:textId="0F9AC508" w:rsidR="006C73C2" w:rsidRDefault="006C73C2">
      <w:pPr>
        <w:pStyle w:val="CommentText"/>
      </w:pPr>
      <w:r>
        <w:rPr>
          <w:rStyle w:val="CommentReference"/>
        </w:rPr>
        <w:annotationRef/>
      </w:r>
      <w:r>
        <w:t xml:space="preserve">I think an adjusted version of figure 11 could be cited here.  It plus a companion table could give a lot of the information that follows below. </w:t>
      </w:r>
    </w:p>
  </w:comment>
  <w:comment w:id="439" w:author="Colleen Cassady St. Clair [2]" w:date="2021-06-07T11:13:00Z" w:initials="CCSC">
    <w:p w14:paraId="63EEAD67" w14:textId="77564BB0" w:rsidR="006C73C2" w:rsidRDefault="006C73C2">
      <w:pPr>
        <w:pStyle w:val="CommentText"/>
      </w:pPr>
      <w:r>
        <w:rPr>
          <w:rStyle w:val="CommentReference"/>
        </w:rPr>
        <w:annotationRef/>
      </w:r>
      <w:r>
        <w:t xml:space="preserve">Limit this kind of information in methods by providing enough to generate relevance in the introduction and saving the rest for interpretation in the discussion.  This section of your methods bogs down with what feels like 2-3 times too much details. </w:t>
      </w:r>
    </w:p>
  </w:comment>
  <w:comment w:id="443" w:author="Colleen Cassady St. Clair [2]" w:date="2021-06-07T11:19:00Z" w:initials="CCSC">
    <w:p w14:paraId="7ED31675" w14:textId="70A92C38" w:rsidR="006C73C2" w:rsidRDefault="006C73C2">
      <w:pPr>
        <w:pStyle w:val="CommentText"/>
      </w:pPr>
      <w:r>
        <w:rPr>
          <w:rStyle w:val="CommentReference"/>
        </w:rPr>
        <w:annotationRef/>
      </w:r>
      <w:r>
        <w:t xml:space="preserve">Can you provide an SI table that gives all the words you associated with each category? </w:t>
      </w:r>
    </w:p>
  </w:comment>
  <w:comment w:id="457" w:author="Colleen Cassady St. Clair [2]" w:date="2021-06-07T11:22:00Z" w:initials="CCSC">
    <w:p w14:paraId="65E6F9BD" w14:textId="1AF0F75F" w:rsidR="006C73C2" w:rsidRDefault="006C73C2">
      <w:pPr>
        <w:pStyle w:val="CommentText"/>
      </w:pPr>
      <w:r>
        <w:rPr>
          <w:rStyle w:val="CommentReference"/>
        </w:rPr>
        <w:annotationRef/>
      </w:r>
      <w:r>
        <w:t>To maintain use of sub-headings</w:t>
      </w:r>
    </w:p>
  </w:comment>
  <w:comment w:id="460" w:author="Colleen Cassady St. Clair [2]" w:date="2021-06-07T11:23:00Z" w:initials="CCSC">
    <w:p w14:paraId="483E8AEF" w14:textId="77777777" w:rsidR="006C73C2" w:rsidRDefault="006C73C2" w:rsidP="00CB1B30">
      <w:pPr>
        <w:pStyle w:val="CommentText"/>
      </w:pPr>
      <w:r>
        <w:rPr>
          <w:rStyle w:val="CommentReference"/>
        </w:rPr>
        <w:annotationRef/>
      </w:r>
      <w:r>
        <w:t>As for your oral presentations, I think you should use the variables names throughout the methods and results and provide this interpretation as a separate step only in the discussion and abstract.</w:t>
      </w:r>
    </w:p>
  </w:comment>
  <w:comment w:id="466" w:author="Colleen Cassady St. Clair [2]" w:date="2021-06-07T11:25:00Z" w:initials="CCSC">
    <w:p w14:paraId="27D3A56D" w14:textId="14FF980B" w:rsidR="006C73C2" w:rsidRDefault="006C73C2">
      <w:pPr>
        <w:pStyle w:val="CommentText"/>
      </w:pPr>
      <w:r>
        <w:rPr>
          <w:rStyle w:val="CommentReference"/>
        </w:rPr>
        <w:annotationRef/>
      </w:r>
      <w:r>
        <w:t>Avoid repeating this kind of information.</w:t>
      </w:r>
    </w:p>
  </w:comment>
  <w:comment w:id="471" w:author="Colleen Cassady St. Clair [2]" w:date="2021-06-07T11:29:00Z" w:initials="CCSC">
    <w:p w14:paraId="0017669C" w14:textId="33AC53A0" w:rsidR="006C73C2" w:rsidRDefault="006C73C2">
      <w:pPr>
        <w:pStyle w:val="CommentText"/>
      </w:pPr>
      <w:r>
        <w:rPr>
          <w:rStyle w:val="CommentReference"/>
        </w:rPr>
        <w:annotationRef/>
      </w:r>
      <w:r>
        <w:t>No new paragraph.</w:t>
      </w:r>
    </w:p>
  </w:comment>
  <w:comment w:id="472" w:author="Colleen Cassady St. Clair [2]" w:date="2021-06-07T11:29:00Z" w:initials="CCSC">
    <w:p w14:paraId="63F453E7" w14:textId="61A140B5" w:rsidR="006C73C2" w:rsidRDefault="006C73C2">
      <w:pPr>
        <w:pStyle w:val="CommentText"/>
      </w:pPr>
      <w:r>
        <w:rPr>
          <w:rStyle w:val="CommentReference"/>
        </w:rPr>
        <w:annotationRef/>
      </w:r>
      <w:r>
        <w:t xml:space="preserve">Note different description above; be sure these are similar. </w:t>
      </w:r>
    </w:p>
  </w:comment>
  <w:comment w:id="481" w:author="Colleen Cassady St. Clair [2]" w:date="2021-06-07T11:38:00Z" w:initials="CCSC">
    <w:p w14:paraId="1B2969ED" w14:textId="72E49BEB" w:rsidR="006C73C2" w:rsidRDefault="006C73C2">
      <w:pPr>
        <w:pStyle w:val="CommentText"/>
      </w:pPr>
      <w:r>
        <w:rPr>
          <w:rStyle w:val="CommentReference"/>
        </w:rPr>
        <w:annotationRef/>
      </w:r>
      <w:r>
        <w:t>If you think it’s really important to name these, you could do so in the table with an asterisk and explanation; I think it’s too much clutter here.</w:t>
      </w:r>
    </w:p>
  </w:comment>
  <w:comment w:id="484" w:author="Colleen Cassady St. Clair [2]" w:date="2021-06-07T11:32:00Z" w:initials="CCSC">
    <w:p w14:paraId="06A64601" w14:textId="740B5004" w:rsidR="006C73C2" w:rsidRDefault="006C73C2">
      <w:pPr>
        <w:pStyle w:val="CommentText"/>
      </w:pPr>
      <w:r>
        <w:rPr>
          <w:rStyle w:val="CommentReference"/>
        </w:rPr>
        <w:annotationRef/>
      </w:r>
      <w:r>
        <w:t>No new paragraph.</w:t>
      </w:r>
    </w:p>
  </w:comment>
  <w:comment w:id="489" w:author="Colleen Cassady St. Clair [2]" w:date="2021-06-07T11:35:00Z" w:initials="CCSC">
    <w:p w14:paraId="7F9AB123" w14:textId="06577AB6" w:rsidR="006C73C2" w:rsidRDefault="006C73C2">
      <w:pPr>
        <w:pStyle w:val="CommentText"/>
      </w:pPr>
      <w:r>
        <w:rPr>
          <w:rStyle w:val="CommentReference"/>
        </w:rPr>
        <w:annotationRef/>
      </w:r>
      <w:r>
        <w:t xml:space="preserve">This term is fine if you prefer it to coyote boldness; be sure to check entire MS for consistency though </w:t>
      </w:r>
    </w:p>
  </w:comment>
  <w:comment w:id="493" w:author="Colleen Cassady St. Clair [2]" w:date="2021-06-07T11:39:00Z" w:initials="CCSC">
    <w:p w14:paraId="1F25B697" w14:textId="52C72928" w:rsidR="006C73C2" w:rsidRDefault="006C73C2">
      <w:pPr>
        <w:pStyle w:val="CommentText"/>
      </w:pPr>
      <w:r>
        <w:rPr>
          <w:rStyle w:val="CommentReference"/>
        </w:rPr>
        <w:annotationRef/>
      </w:r>
      <w:r>
        <w:t>You said this above but you could remove it there and put it here if you’d rather.</w:t>
      </w:r>
    </w:p>
  </w:comment>
  <w:comment w:id="496" w:author="Colleen Cassady St. Clair [2]" w:date="2021-06-07T11:42:00Z" w:initials="CCSC">
    <w:p w14:paraId="01B74256" w14:textId="721A1A28" w:rsidR="006C73C2" w:rsidRDefault="006C73C2">
      <w:pPr>
        <w:pStyle w:val="CommentText"/>
      </w:pPr>
      <w:r>
        <w:rPr>
          <w:rStyle w:val="CommentReference"/>
        </w:rPr>
        <w:annotationRef/>
      </w:r>
      <w:r>
        <w:t xml:space="preserve">Might still be the same spatial paragraph; reassess length after changes above. </w:t>
      </w:r>
    </w:p>
  </w:comment>
  <w:comment w:id="498" w:author="Colleen Cassady St. Clair [2]" w:date="2021-06-07T11:41:00Z" w:initials="CCSC">
    <w:p w14:paraId="2ED9580A" w14:textId="1A5E0BD0" w:rsidR="006C73C2" w:rsidRDefault="006C73C2">
      <w:pPr>
        <w:pStyle w:val="CommentText"/>
      </w:pPr>
      <w:r>
        <w:rPr>
          <w:rStyle w:val="CommentReference"/>
        </w:rPr>
        <w:annotationRef/>
      </w:r>
      <w:r>
        <w:t xml:space="preserve">Didn’t you say this above?  It might be a better point to make in the limitations section of your discussion. </w:t>
      </w:r>
    </w:p>
  </w:comment>
  <w:comment w:id="501" w:author="Colleen Cassady St. Clair [2]" w:date="2021-06-07T11:41:00Z" w:initials="CCSC">
    <w:p w14:paraId="56B809E8" w14:textId="63A1ACC1" w:rsidR="006C73C2" w:rsidRDefault="006C73C2">
      <w:pPr>
        <w:pStyle w:val="CommentText"/>
      </w:pPr>
      <w:r>
        <w:rPr>
          <w:rStyle w:val="CommentReference"/>
        </w:rPr>
        <w:annotationRef/>
      </w:r>
      <w:r>
        <w:t xml:space="preserve">You could acknowledge this precedent in the introduction, but you don’t want to imply that this author is responsible for your results. </w:t>
      </w:r>
    </w:p>
  </w:comment>
  <w:comment w:id="504" w:author="Colleen Cassady St. Clair [2]" w:date="2021-06-07T11:46:00Z" w:initials="CCSC">
    <w:p w14:paraId="0960DAB9" w14:textId="15887D56" w:rsidR="006C73C2" w:rsidRDefault="006C73C2">
      <w:pPr>
        <w:pStyle w:val="CommentText"/>
      </w:pPr>
      <w:r>
        <w:rPr>
          <w:rStyle w:val="CommentReference"/>
        </w:rPr>
        <w:annotationRef/>
      </w:r>
      <w:r>
        <w:t>As for the spatial stuff, try to get all the temporal analysis methods into a single paragraph.</w:t>
      </w:r>
    </w:p>
  </w:comment>
  <w:comment w:id="507" w:author="Colleen Cassady St. Clair [2]" w:date="2021-06-07T11:43:00Z" w:initials="CCSC">
    <w:p w14:paraId="30808693" w14:textId="10996822" w:rsidR="006C73C2" w:rsidRDefault="006C73C2">
      <w:pPr>
        <w:pStyle w:val="CommentText"/>
      </w:pPr>
      <w:r>
        <w:rPr>
          <w:rStyle w:val="CommentReference"/>
        </w:rPr>
        <w:annotationRef/>
      </w:r>
      <w:r>
        <w:t>Maybe these are the two best terms: coyote responses and human perceptions</w:t>
      </w:r>
    </w:p>
  </w:comment>
  <w:comment w:id="516" w:author="Colleen Cassady St. Clair [2]" w:date="2021-06-07T11:45:00Z" w:initials="CCSC">
    <w:p w14:paraId="10980E97" w14:textId="08608436" w:rsidR="006C73C2" w:rsidRDefault="006C73C2">
      <w:pPr>
        <w:pStyle w:val="CommentText"/>
      </w:pPr>
      <w:r>
        <w:rPr>
          <w:rStyle w:val="CommentReference"/>
        </w:rPr>
        <w:annotationRef/>
      </w:r>
      <w:r>
        <w:t xml:space="preserve">Save this for results. </w:t>
      </w:r>
    </w:p>
  </w:comment>
  <w:comment w:id="520" w:author="Colleen Cassady St. Clair [2]" w:date="2021-06-07T11:46:00Z" w:initials="CCSC">
    <w:p w14:paraId="50629BB7" w14:textId="0A9F3012" w:rsidR="006C73C2" w:rsidRDefault="006C73C2">
      <w:pPr>
        <w:pStyle w:val="CommentText"/>
      </w:pPr>
      <w:r>
        <w:rPr>
          <w:rStyle w:val="CommentReference"/>
        </w:rPr>
        <w:annotationRef/>
      </w:r>
      <w:r>
        <w:t>I believe you said this above; be really careful to avoid redundancy.</w:t>
      </w:r>
    </w:p>
  </w:comment>
  <w:comment w:id="522" w:author="Colleen Cassady St. Clair [2]" w:date="2021-06-07T13:52:00Z" w:initials="CCSC">
    <w:p w14:paraId="43514D34" w14:textId="1E1AE8C0" w:rsidR="006C73C2" w:rsidRDefault="006C73C2">
      <w:pPr>
        <w:pStyle w:val="CommentText"/>
      </w:pPr>
      <w:r>
        <w:rPr>
          <w:rStyle w:val="CommentReference"/>
        </w:rPr>
        <w:annotationRef/>
      </w:r>
      <w:r>
        <w:t xml:space="preserve">I’m trying to make this whole section briefer and easier to understand, but be on the lookout for evidence that I’ve misunderstood! </w:t>
      </w:r>
    </w:p>
  </w:comment>
  <w:comment w:id="534" w:author="Colleen Cassady St. Clair [2]" w:date="2021-06-07T13:50:00Z" w:initials="CCSC">
    <w:p w14:paraId="39C81379" w14:textId="6A8860F0" w:rsidR="006C73C2" w:rsidRDefault="006C73C2">
      <w:pPr>
        <w:pStyle w:val="CommentText"/>
      </w:pPr>
      <w:r>
        <w:rPr>
          <w:rStyle w:val="CommentReference"/>
        </w:rPr>
        <w:annotationRef/>
      </w:r>
      <w:r>
        <w:t>It might help to make this really explicit.</w:t>
      </w:r>
    </w:p>
  </w:comment>
  <w:comment w:id="570" w:author="Colleen Cassady St. Clair [2]" w:date="2021-06-07T12:07:00Z" w:initials="CCSC">
    <w:p w14:paraId="7C7DD791" w14:textId="142A17C0" w:rsidR="006C73C2" w:rsidRDefault="006C73C2">
      <w:pPr>
        <w:pStyle w:val="CommentText"/>
      </w:pPr>
      <w:r>
        <w:rPr>
          <w:rStyle w:val="CommentReference"/>
        </w:rPr>
        <w:annotationRef/>
      </w:r>
      <w:r>
        <w:t xml:space="preserve">You could specify these details just once for each of the spatial, temporal and contextual analyses.  I think this is the best place for this, but it might also occur in the first paragraph after ‘statistical analyses’). </w:t>
      </w:r>
    </w:p>
  </w:comment>
  <w:comment w:id="582" w:author="Colleen Cassady St. Clair [2]" w:date="2021-06-07T12:06:00Z" w:initials="CCSC">
    <w:p w14:paraId="45E900F3" w14:textId="18F9036D" w:rsidR="006C73C2" w:rsidRDefault="006C73C2">
      <w:pPr>
        <w:pStyle w:val="CommentText"/>
      </w:pPr>
      <w:r>
        <w:rPr>
          <w:rStyle w:val="CommentReference"/>
        </w:rPr>
        <w:annotationRef/>
      </w:r>
      <w:r>
        <w:t xml:space="preserve">No new paragraph here. </w:t>
      </w:r>
    </w:p>
  </w:comment>
  <w:comment w:id="583" w:author="Colleen Cassady St. Clair [2]" w:date="2021-06-07T13:41:00Z" w:initials="CCSC">
    <w:p w14:paraId="495E7653" w14:textId="0FE7D49F" w:rsidR="006C73C2" w:rsidRDefault="006C73C2">
      <w:pPr>
        <w:pStyle w:val="CommentText"/>
      </w:pPr>
      <w:r>
        <w:rPr>
          <w:rStyle w:val="CommentReference"/>
        </w:rPr>
        <w:annotationRef/>
      </w:r>
      <w:r>
        <w:t>This seems to contradict the preceding sentence!</w:t>
      </w:r>
    </w:p>
  </w:comment>
  <w:comment w:id="584" w:author="Howie Harshaw" w:date="2021-05-03T14:01:00Z" w:initials="HH">
    <w:p w14:paraId="4B321C9D" w14:textId="4DE2499F" w:rsidR="006C73C2" w:rsidRDefault="006C73C2">
      <w:pPr>
        <w:pStyle w:val="CommentText"/>
      </w:pPr>
      <w:r>
        <w:rPr>
          <w:rStyle w:val="CommentReference"/>
        </w:rPr>
        <w:annotationRef/>
      </w:r>
      <w:r>
        <w:t>Many of the results that are reported as text are also captured in Tables. Is this repetitive?</w:t>
      </w:r>
    </w:p>
  </w:comment>
  <w:comment w:id="585" w:author="Colleen Cassady St. Clair [2]" w:date="2021-06-07T12:10:00Z" w:initials="CCSC">
    <w:p w14:paraId="04415705" w14:textId="22A879F6" w:rsidR="006C73C2" w:rsidRDefault="006C73C2">
      <w:pPr>
        <w:pStyle w:val="CommentText"/>
      </w:pPr>
      <w:r>
        <w:rPr>
          <w:rStyle w:val="CommentReference"/>
        </w:rPr>
        <w:annotationRef/>
      </w:r>
      <w:r>
        <w:t xml:space="preserve">It’s best to avoid sub-sections of a single paragraph. I think you could eliminate the sub-headings and just use careful topical sentences. I also wonder if you should follow the same organization as the methods; give all the spatial stuff (including distribution of responses and perceptions) then the temporal stuff, then the contextual stuff.  I think this would flow better. </w:t>
      </w:r>
    </w:p>
  </w:comment>
  <w:comment w:id="592" w:author="Colleen Cassady St. Clair [2]" w:date="2021-06-07T12:18:00Z" w:initials="CCSC">
    <w:p w14:paraId="23E32491" w14:textId="38D951C9" w:rsidR="006C73C2" w:rsidRDefault="006C73C2">
      <w:pPr>
        <w:pStyle w:val="CommentText"/>
      </w:pPr>
      <w:r>
        <w:rPr>
          <w:rStyle w:val="CommentReference"/>
        </w:rPr>
        <w:annotationRef/>
      </w:r>
      <w:r>
        <w:t xml:space="preserve">Be sure your core results are expressed in words, not only in the figures. </w:t>
      </w:r>
    </w:p>
  </w:comment>
  <w:comment w:id="597" w:author="Colleen Cassady St. Clair [2]" w:date="2021-06-07T12:15:00Z" w:initials="CCSC">
    <w:p w14:paraId="080CF75A" w14:textId="56DFD1C4" w:rsidR="006C73C2" w:rsidRDefault="006C73C2">
      <w:pPr>
        <w:pStyle w:val="CommentText"/>
      </w:pPr>
      <w:r>
        <w:rPr>
          <w:rStyle w:val="CommentReference"/>
        </w:rPr>
        <w:annotationRef/>
      </w:r>
      <w:r>
        <w:t>These are approximately redundant, but not quite.  Could you use a second (right) axis on the figure to denote the proportion of these habitat types (the info in Table 1) in figure 3?  Can you conduct individual x2 to determine which of these pairs differ?  Also, reverse the order in the figure so observed is first, as per convention.</w:t>
      </w:r>
    </w:p>
  </w:comment>
  <w:comment w:id="601" w:author="Colleen Cassady St. Clair [2]" w:date="2021-06-07T12:23:00Z" w:initials="CCSC">
    <w:p w14:paraId="69435128" w14:textId="5A0E7CB2" w:rsidR="006C73C2" w:rsidRDefault="006C73C2">
      <w:pPr>
        <w:pStyle w:val="CommentText"/>
      </w:pPr>
      <w:r>
        <w:rPr>
          <w:rStyle w:val="CommentReference"/>
        </w:rPr>
        <w:annotationRef/>
      </w:r>
      <w:r>
        <w:t xml:space="preserve">Because these were standardized, road distance appears to be the strongest predictor.  You might list them in rank order and indicate that you have done so. </w:t>
      </w:r>
    </w:p>
  </w:comment>
  <w:comment w:id="602" w:author="Colleen Cassady St. Clair [2]" w:date="2021-06-07T12:25:00Z" w:initials="CCSC">
    <w:p w14:paraId="51E759FD" w14:textId="0632EBB5" w:rsidR="006C73C2" w:rsidRDefault="006C73C2">
      <w:pPr>
        <w:pStyle w:val="CommentText"/>
      </w:pPr>
      <w:r>
        <w:rPr>
          <w:rStyle w:val="CommentReference"/>
        </w:rPr>
        <w:annotationRef/>
      </w:r>
      <w:r>
        <w:t xml:space="preserve">Do I remember a version of this where you grouped the months into the coyote seasons on top of the individual months.  That seems helpful.  Then you could homogenize this and the following sentence, saying that report frequency was highest in the dispersal season, peaked in November, and was lowest during the pup-rearing season. </w:t>
      </w:r>
    </w:p>
  </w:comment>
  <w:comment w:id="603" w:author="Howie Harshaw" w:date="2021-05-03T14:00:00Z" w:initials="HH">
    <w:p w14:paraId="34BCB480" w14:textId="3FB977EA" w:rsidR="006C73C2" w:rsidRDefault="006C73C2">
      <w:pPr>
        <w:pStyle w:val="CommentText"/>
      </w:pPr>
      <w:r>
        <w:rPr>
          <w:rStyle w:val="CommentReference"/>
        </w:rPr>
        <w:annotationRef/>
      </w:r>
      <w:r>
        <w:t>I am not sure what this means. Can you re-word for clarity?</w:t>
      </w:r>
    </w:p>
  </w:comment>
  <w:comment w:id="604" w:author="Colleen Cassady St. Clair [2]" w:date="2021-06-07T12:28:00Z" w:initials="CCSC">
    <w:p w14:paraId="4EFC54DB" w14:textId="3F3D8DA2" w:rsidR="006C73C2" w:rsidRDefault="006C73C2">
      <w:pPr>
        <w:pStyle w:val="CommentText"/>
      </w:pPr>
      <w:r>
        <w:rPr>
          <w:rStyle w:val="CommentReference"/>
        </w:rPr>
        <w:annotationRef/>
      </w:r>
      <w:r>
        <w:t xml:space="preserve">In the discussion, offer a sentence about lesser reporting in 2016-2017 when the website was not promoted as actively. </w:t>
      </w:r>
    </w:p>
  </w:comment>
  <w:comment w:id="606" w:author="Colleen Cassady St. Clair [2]" w:date="2021-06-07T12:32:00Z" w:initials="CCSC">
    <w:p w14:paraId="4B766A19" w14:textId="2D1BF5E3" w:rsidR="006C73C2" w:rsidRDefault="006C73C2">
      <w:pPr>
        <w:pStyle w:val="CommentText"/>
      </w:pPr>
      <w:r>
        <w:rPr>
          <w:rStyle w:val="CommentReference"/>
        </w:rPr>
        <w:annotationRef/>
      </w:r>
      <w:r>
        <w:t xml:space="preserve">I think better flow might be achieved if you start with the information in Figure 7, which shows how coyote responses and human perceptions relate to the spatial categories you presented above. </w:t>
      </w:r>
    </w:p>
  </w:comment>
  <w:comment w:id="607" w:author="Colleen Cassady St. Clair [2]" w:date="2021-06-07T12:30:00Z" w:initials="CCSC">
    <w:p w14:paraId="1EB903D6" w14:textId="40ED9D41" w:rsidR="006C73C2" w:rsidRDefault="006C73C2">
      <w:pPr>
        <w:pStyle w:val="CommentText"/>
      </w:pPr>
      <w:r>
        <w:rPr>
          <w:rStyle w:val="CommentReference"/>
        </w:rPr>
        <w:annotationRef/>
      </w:r>
      <w:r>
        <w:t>It seems this should follow a description of the report contents.</w:t>
      </w:r>
    </w:p>
  </w:comment>
  <w:comment w:id="608" w:author="Howie Harshaw" w:date="2021-05-03T14:02:00Z" w:initials="HH">
    <w:p w14:paraId="3C838DD6" w14:textId="79270729" w:rsidR="006C73C2" w:rsidRDefault="006C73C2">
      <w:pPr>
        <w:pStyle w:val="CommentText"/>
      </w:pPr>
      <w:r>
        <w:rPr>
          <w:rStyle w:val="CommentReference"/>
        </w:rPr>
        <w:annotationRef/>
      </w:r>
      <w:r>
        <w:t>Interesting and useful for the Big Picture.</w:t>
      </w:r>
    </w:p>
  </w:comment>
  <w:comment w:id="609" w:author="Colleen Cassady St. Clair [2]" w:date="2021-06-07T12:31:00Z" w:initials="CCSC">
    <w:p w14:paraId="170E428C" w14:textId="510E8FD7" w:rsidR="006C73C2" w:rsidRDefault="006C73C2">
      <w:pPr>
        <w:pStyle w:val="CommentText"/>
      </w:pPr>
      <w:r>
        <w:rPr>
          <w:rStyle w:val="CommentReference"/>
        </w:rPr>
        <w:annotationRef/>
      </w:r>
      <w:r>
        <w:t xml:space="preserve">Can you summarize some part of this in a figure? </w:t>
      </w:r>
    </w:p>
  </w:comment>
  <w:comment w:id="641" w:author="Colleen Cassady St. Clair [2]" w:date="2021-06-07T13:15:00Z" w:initials="CCSC">
    <w:p w14:paraId="2479BB36" w14:textId="19816625" w:rsidR="006C73C2" w:rsidRDefault="006C73C2" w:rsidP="00C87F42">
      <w:pPr>
        <w:pStyle w:val="CommentText"/>
      </w:pPr>
      <w:r>
        <w:rPr>
          <w:rStyle w:val="CommentReference"/>
        </w:rPr>
        <w:annotationRef/>
      </w:r>
      <w:r>
        <w:t xml:space="preserve">An alternative approach to this analysis would be to use an ANOVA type design with </w:t>
      </w:r>
      <w:r>
        <w:t>posthoc tests to say whether or not coyote responses were generally bolder for negative, relative to neutral reports and neutral relative to positive.  Let’s leave this as is and see what referees say.</w:t>
      </w:r>
    </w:p>
    <w:p w14:paraId="19B0974E" w14:textId="26A94961" w:rsidR="006C73C2" w:rsidRDefault="006C73C2">
      <w:pPr>
        <w:pStyle w:val="CommentText"/>
      </w:pPr>
    </w:p>
  </w:comment>
  <w:comment w:id="646" w:author="Colleen Cassady St. Clair [2]" w:date="2021-06-07T13:16:00Z" w:initials="CCSC">
    <w:p w14:paraId="748085F9" w14:textId="1160DE5C" w:rsidR="006C73C2" w:rsidRDefault="006C73C2">
      <w:pPr>
        <w:pStyle w:val="CommentText"/>
      </w:pPr>
      <w:r>
        <w:rPr>
          <w:rStyle w:val="CommentReference"/>
        </w:rPr>
        <w:annotationRef/>
      </w:r>
      <w:r>
        <w:t xml:space="preserve">Not sure what you mean here; maybe this instead: </w:t>
      </w:r>
    </w:p>
    <w:p w14:paraId="4C3F38ED" w14:textId="1408DBFE" w:rsidR="006C73C2" w:rsidRDefault="006C73C2">
      <w:pPr>
        <w:pStyle w:val="CommentText"/>
      </w:pPr>
      <w:r>
        <w:t xml:space="preserve">… </w:t>
      </w:r>
      <w:r>
        <w:t>although negative perceptions were associated with all categories of coyote responses.</w:t>
      </w:r>
    </w:p>
  </w:comment>
  <w:comment w:id="667" w:author="Colleen Cassady St. Clair [2]" w:date="2021-06-07T13:18:00Z" w:initials="CCSC">
    <w:p w14:paraId="26247D26" w14:textId="4D7E511F" w:rsidR="006C73C2" w:rsidRDefault="006C73C2">
      <w:pPr>
        <w:pStyle w:val="CommentText"/>
      </w:pPr>
      <w:r>
        <w:rPr>
          <w:rStyle w:val="CommentReference"/>
        </w:rPr>
        <w:annotationRef/>
      </w:r>
      <w:r>
        <w:t>I think you should include all these models in an SI</w:t>
      </w:r>
    </w:p>
  </w:comment>
  <w:comment w:id="669" w:author="Colleen Cassady St. Clair [2]" w:date="2021-06-07T13:21:00Z" w:initials="CCSC">
    <w:p w14:paraId="43DDEBA8" w14:textId="351F101B" w:rsidR="006C73C2" w:rsidRDefault="006C73C2">
      <w:pPr>
        <w:pStyle w:val="CommentText"/>
      </w:pPr>
      <w:r>
        <w:rPr>
          <w:rStyle w:val="CommentReference"/>
        </w:rPr>
        <w:annotationRef/>
      </w:r>
      <w:r>
        <w:t>Not sure why you need a best scale with a proximity metric with distance decay</w:t>
      </w:r>
    </w:p>
  </w:comment>
  <w:comment w:id="674" w:author="Colleen Cassady St. Clair [2]" w:date="2021-06-07T14:42:00Z" w:initials="CCSC">
    <w:p w14:paraId="438DE1C6" w14:textId="0CC4849C" w:rsidR="006C73C2" w:rsidRDefault="006C73C2">
      <w:pPr>
        <w:pStyle w:val="CommentText"/>
      </w:pPr>
      <w:r>
        <w:rPr>
          <w:rStyle w:val="CommentReference"/>
        </w:rPr>
        <w:annotationRef/>
      </w:r>
      <w:r>
        <w:t>A world of pain will result from repeatedly confusing the response variable with its interpretation….</w:t>
      </w:r>
    </w:p>
  </w:comment>
  <w:comment w:id="678" w:author="Colleen Cassady St. Clair [2]" w:date="2021-06-07T13:25:00Z" w:initials="CCSC">
    <w:p w14:paraId="32CC6504" w14:textId="761AD4E5" w:rsidR="006C73C2" w:rsidRDefault="006C73C2">
      <w:pPr>
        <w:pStyle w:val="CommentText"/>
      </w:pPr>
      <w:r>
        <w:rPr>
          <w:rStyle w:val="CommentReference"/>
        </w:rPr>
        <w:annotationRef/>
      </w:r>
      <w:r>
        <w:t>Confusing term; seems like negative perception</w:t>
      </w:r>
    </w:p>
  </w:comment>
  <w:comment w:id="683" w:author="Colleen Cassady St. Clair [2]" w:date="2021-06-07T13:22:00Z" w:initials="CCSC">
    <w:p w14:paraId="7BBFFBDE" w14:textId="06FA989D" w:rsidR="006C73C2" w:rsidRDefault="006C73C2">
      <w:pPr>
        <w:pStyle w:val="CommentText"/>
      </w:pPr>
      <w:r>
        <w:rPr>
          <w:rStyle w:val="CommentReference"/>
        </w:rPr>
        <w:annotationRef/>
      </w:r>
      <w:r>
        <w:t xml:space="preserve">That seems like an utter failure as an analytical approach! What was the total number of models? </w:t>
      </w:r>
    </w:p>
  </w:comment>
  <w:comment w:id="716" w:author="Colleen Cassady St. Clair [2]" w:date="2021-06-07T13:32:00Z" w:initials="CCSC">
    <w:p w14:paraId="3B07E7E5" w14:textId="4C648B90" w:rsidR="006C73C2" w:rsidRDefault="006C73C2">
      <w:pPr>
        <w:pStyle w:val="CommentText"/>
      </w:pPr>
      <w:r>
        <w:rPr>
          <w:rStyle w:val="CommentReference"/>
        </w:rPr>
        <w:annotationRef/>
      </w:r>
      <w:r>
        <w:t>I wonder if a good solution for this conservative problem would be to plot both 95 and 99% CI.  Is there any precedent and tidy method for that in the literature you’ve consulted?</w:t>
      </w:r>
    </w:p>
  </w:comment>
  <w:comment w:id="720" w:author="Howie Harshaw" w:date="2021-05-03T14:02:00Z" w:initials="HH">
    <w:p w14:paraId="65B8F550" w14:textId="6D910F59" w:rsidR="006C73C2" w:rsidRDefault="006C73C2">
      <w:pPr>
        <w:pStyle w:val="CommentText"/>
      </w:pPr>
      <w:r>
        <w:rPr>
          <w:rStyle w:val="CommentReference"/>
        </w:rPr>
        <w:annotationRef/>
      </w:r>
      <w:r>
        <w:t>Interesting. If the data only covered this past year, I might suspect this was due to more people being around during the day in residential areas. But the data cover 10 years. I wonder if people are more likely to be active during daylight hours… and thus more likely to encounter a coyote?</w:t>
      </w:r>
    </w:p>
  </w:comment>
  <w:comment w:id="721" w:author="Colleen Cassady St. Clair [2]" w:date="2021-06-07T13:34:00Z" w:initials="CCSC">
    <w:p w14:paraId="2E1B3C60" w14:textId="0ACFA2FE" w:rsidR="006C73C2" w:rsidRDefault="006C73C2">
      <w:pPr>
        <w:pStyle w:val="CommentText"/>
      </w:pPr>
      <w:r>
        <w:rPr>
          <w:rStyle w:val="CommentReference"/>
        </w:rPr>
        <w:annotationRef/>
      </w:r>
      <w:r>
        <w:t>I’d delete this more confusing sentence, but didn’t want to eliminate Howie’s comment.</w:t>
      </w:r>
    </w:p>
  </w:comment>
  <w:comment w:id="725" w:author="Colleen Cassady St. Clair [2]" w:date="2021-06-07T13:37:00Z" w:initials="CCSC">
    <w:p w14:paraId="1E4B1AFB" w14:textId="7CDEDFC9" w:rsidR="006C73C2" w:rsidRDefault="006C73C2">
      <w:pPr>
        <w:pStyle w:val="CommentText"/>
      </w:pPr>
      <w:r>
        <w:rPr>
          <w:rStyle w:val="CommentReference"/>
        </w:rPr>
        <w:annotationRef/>
      </w:r>
      <w:r>
        <w:t xml:space="preserve">Can you provide a test for this?  As before, I </w:t>
      </w:r>
      <w:r>
        <w:t>favour retention of the monthly data in graphs, but with grouping there by coyote season and presentation of text and statistics with that emphasis as well.  That seems more comparable with the literature.</w:t>
      </w:r>
    </w:p>
  </w:comment>
  <w:comment w:id="722" w:author="Howie Harshaw" w:date="2021-05-03T14:12:00Z" w:initials="HH">
    <w:p w14:paraId="4862D3B1" w14:textId="63AA9E62" w:rsidR="006C73C2" w:rsidRDefault="006C73C2">
      <w:pPr>
        <w:pStyle w:val="CommentText"/>
      </w:pPr>
      <w:r>
        <w:rPr>
          <w:rStyle w:val="CommentReference"/>
        </w:rPr>
        <w:annotationRef/>
      </w:r>
      <w:r>
        <w:t>Seems likely that people are also more active during these months. Would be interesting to measure.</w:t>
      </w:r>
    </w:p>
  </w:comment>
  <w:comment w:id="728" w:author="Colleen Cassady St. Clair [2]" w:date="2021-06-07T13:40:00Z" w:initials="CCSC">
    <w:p w14:paraId="4A8C4EB0" w14:textId="40295267" w:rsidR="006C73C2" w:rsidRDefault="006C73C2">
      <w:pPr>
        <w:pStyle w:val="CommentText"/>
      </w:pPr>
      <w:r>
        <w:rPr>
          <w:rStyle w:val="CommentReference"/>
        </w:rPr>
        <w:annotationRef/>
      </w:r>
      <w:r>
        <w:t xml:space="preserve">I suggest making these two panels of a single table. </w:t>
      </w:r>
    </w:p>
  </w:comment>
  <w:comment w:id="731" w:author="Colleen Cassady St. Clair [2]" w:date="2021-06-07T13:58:00Z" w:initials="CCSC">
    <w:p w14:paraId="470455D7" w14:textId="5D5CD169" w:rsidR="006C73C2" w:rsidRDefault="006C73C2">
      <w:pPr>
        <w:pStyle w:val="CommentText"/>
      </w:pPr>
      <w:r>
        <w:rPr>
          <w:rStyle w:val="CommentReference"/>
        </w:rPr>
        <w:annotationRef/>
      </w:r>
      <w:r>
        <w:t xml:space="preserve">I really like the efficiency of this figure. </w:t>
      </w:r>
    </w:p>
  </w:comment>
  <w:comment w:id="732" w:author="Colleen Cassady St. Clair [2]" w:date="2021-06-07T13:58:00Z" w:initials="CCSC">
    <w:p w14:paraId="4F984FCC" w14:textId="266A0DAB" w:rsidR="006C73C2" w:rsidRDefault="006C73C2">
      <w:pPr>
        <w:pStyle w:val="CommentText"/>
      </w:pPr>
      <w:r>
        <w:rPr>
          <w:rStyle w:val="CommentReference"/>
        </w:rPr>
        <w:annotationRef/>
      </w:r>
      <w:r>
        <w:t>Once you nail down this term, be sure to use it very consistently.  I don’t think this is what I anticipated in the methods with the changes I suggested there.</w:t>
      </w:r>
    </w:p>
  </w:comment>
  <w:comment w:id="733" w:author="Colleen Cassady St. Clair [2]" w:date="2021-06-07T13:55:00Z" w:initials="CCSC">
    <w:p w14:paraId="214603F9" w14:textId="73470BFF" w:rsidR="006C73C2" w:rsidRDefault="006C73C2">
      <w:pPr>
        <w:pStyle w:val="CommentText"/>
      </w:pPr>
      <w:r>
        <w:rPr>
          <w:rStyle w:val="CommentReference"/>
        </w:rPr>
        <w:annotationRef/>
      </w:r>
      <w:r>
        <w:t xml:space="preserve">Be sure to name these four categorical variables in </w:t>
      </w:r>
      <w:r>
        <w:t xml:space="preserve">he same order every time and use that order in the figure.  I think usually you usually put vulnerable individuals first, but activity might more logical as you do in the figure. </w:t>
      </w:r>
    </w:p>
  </w:comment>
  <w:comment w:id="736" w:author="Colleen Cassady St. Clair [2]" w:date="2021-06-07T14:33:00Z" w:initials="CCSC">
    <w:p w14:paraId="1EFE28EB" w14:textId="01EA683A" w:rsidR="006C73C2" w:rsidRDefault="006C73C2">
      <w:pPr>
        <w:pStyle w:val="CommentText"/>
      </w:pPr>
      <w:r>
        <w:rPr>
          <w:rStyle w:val="CommentReference"/>
        </w:rPr>
        <w:annotationRef/>
      </w:r>
      <w:r>
        <w:t>It’s ideal to add a sentence of the broader phenomenon and purpose</w:t>
      </w:r>
    </w:p>
  </w:comment>
  <w:comment w:id="740" w:author="Colleen Cassady St. Clair [2]" w:date="2021-06-07T14:36:00Z" w:initials="CCSC">
    <w:p w14:paraId="7929E491" w14:textId="7ECF28F5" w:rsidR="006C73C2" w:rsidRDefault="006C73C2">
      <w:pPr>
        <w:pStyle w:val="CommentText"/>
      </w:pPr>
      <w:r>
        <w:rPr>
          <w:rStyle w:val="CommentReference"/>
        </w:rPr>
        <w:annotationRef/>
      </w:r>
      <w:r>
        <w:t>Critical that readers know that report was the unit of analysis.  Some readers will start reading here.</w:t>
      </w:r>
    </w:p>
  </w:comment>
  <w:comment w:id="743" w:author="Howie Harshaw" w:date="2021-05-03T14:44:00Z" w:initials="HH">
    <w:p w14:paraId="76BBA7D0" w14:textId="738FEB72" w:rsidR="006C73C2" w:rsidRDefault="006C73C2">
      <w:pPr>
        <w:pStyle w:val="CommentText"/>
      </w:pPr>
      <w:r>
        <w:rPr>
          <w:rStyle w:val="CommentReference"/>
        </w:rPr>
        <w:annotationRef/>
      </w:r>
      <w:r>
        <w:t>This is a great Figure. It might be more useful to move this to near the beginning of the Methods section.</w:t>
      </w:r>
    </w:p>
  </w:comment>
  <w:comment w:id="744" w:author="Colleen Cassady St. Clair [2]" w:date="2021-06-07T14:34:00Z" w:initials="CCSC">
    <w:p w14:paraId="1E2E6C0A" w14:textId="230C6C42" w:rsidR="006C73C2" w:rsidRDefault="006C73C2">
      <w:pPr>
        <w:pStyle w:val="CommentText"/>
      </w:pPr>
      <w:r>
        <w:rPr>
          <w:rStyle w:val="CommentReference"/>
        </w:rPr>
        <w:annotationRef/>
      </w:r>
      <w:r>
        <w:t xml:space="preserve">I think so too; you could use this in each of the methods and results section to build the rationale, methods, results, and discussion. </w:t>
      </w:r>
    </w:p>
  </w:comment>
  <w:comment w:id="747" w:author="Colleen Cassady St. Clair [2]" w:date="2021-06-07T14:38:00Z" w:initials="CCSC">
    <w:p w14:paraId="6E0C83FA" w14:textId="6BA23AC9" w:rsidR="006C73C2" w:rsidRDefault="006C73C2">
      <w:pPr>
        <w:pStyle w:val="CommentText"/>
      </w:pPr>
      <w:r>
        <w:rPr>
          <w:rStyle w:val="CommentReference"/>
        </w:rPr>
        <w:annotationRef/>
      </w:r>
      <w:r>
        <w:t xml:space="preserve">I think you should offer one synthetic comment from each of your five results paragraphs. Careful thought will be needed to identify your most important results. Here’s my crack at that. Notice how I target the same patterns you did but with (I hope) simpler wording. </w:t>
      </w:r>
    </w:p>
  </w:comment>
  <w:comment w:id="772" w:author="Howie Harshaw" w:date="2021-05-03T14:45:00Z" w:initials="HH">
    <w:p w14:paraId="49343871" w14:textId="597FFCBF" w:rsidR="006C73C2" w:rsidRDefault="006C73C2">
      <w:pPr>
        <w:pStyle w:val="CommentText"/>
      </w:pPr>
      <w:r>
        <w:rPr>
          <w:rStyle w:val="CommentReference"/>
        </w:rPr>
        <w:annotationRef/>
      </w:r>
      <w:r>
        <w:t>Seems awkwardly phrased. What about: “…We found that coyote responses were more likely to be perceived as conflict in modified open areas or mowed areas but less likely to be a conflict in areas with…”?</w:t>
      </w:r>
    </w:p>
  </w:comment>
  <w:comment w:id="773" w:author="Colleen Cassady St. Clair [2]" w:date="2021-06-07T14:39:00Z" w:initials="CCSC">
    <w:p w14:paraId="1C618986" w14:textId="770D5CD2" w:rsidR="006C73C2" w:rsidRDefault="006C73C2">
      <w:pPr>
        <w:pStyle w:val="CommentText"/>
      </w:pPr>
      <w:r>
        <w:rPr>
          <w:rStyle w:val="CommentReference"/>
        </w:rPr>
        <w:annotationRef/>
      </w:r>
      <w:r>
        <w:t xml:space="preserve">Howie’s confusion about responses vs perceptions indicate how easily others will confuse these and how we need to keep working to streamline the language and then use it very consistently.  I’ve left this sentence in to retain the comment, but it could be deleted when you’ve digested that. </w:t>
      </w:r>
    </w:p>
  </w:comment>
  <w:comment w:id="791" w:author="Howie Harshaw" w:date="2021-05-03T14:13:00Z" w:initials="HH">
    <w:p w14:paraId="1FBC3947" w14:textId="23935491" w:rsidR="006C73C2" w:rsidRDefault="006C73C2">
      <w:pPr>
        <w:pStyle w:val="CommentText"/>
      </w:pPr>
      <w:r>
        <w:rPr>
          <w:rStyle w:val="CommentReference"/>
        </w:rPr>
        <w:annotationRef/>
      </w:r>
      <w:r>
        <w:t>Phrasing seems awkward. What about… “Coyote responses to humans were significantly more likely to result in conflict…</w:t>
      </w:r>
      <w:r>
        <w:t>” ?</w:t>
      </w:r>
    </w:p>
  </w:comment>
  <w:comment w:id="792" w:author="Colleen Cassady St. Clair [2]" w:date="2021-06-07T14:52:00Z" w:initials="CCSC">
    <w:p w14:paraId="69BC7F3D" w14:textId="30C6EF28" w:rsidR="006C73C2" w:rsidRDefault="006C73C2">
      <w:pPr>
        <w:pStyle w:val="CommentText"/>
      </w:pPr>
      <w:r>
        <w:rPr>
          <w:rStyle w:val="CommentReference"/>
        </w:rPr>
        <w:annotationRef/>
      </w:r>
      <w:r>
        <w:t xml:space="preserve">There’s a lot of information about the complexity and length of your paper contained in this persistent confusion. We’ll need to really work on the clarity and consistency of labels and their use.  </w:t>
      </w:r>
    </w:p>
  </w:comment>
  <w:comment w:id="790" w:author="Colleen Cassady St. Clair [2]" w:date="2021-06-07T15:13:00Z" w:initials="CCSC">
    <w:p w14:paraId="41DC2BC1" w14:textId="3A67B9C0" w:rsidR="006C73C2" w:rsidRDefault="006C73C2">
      <w:pPr>
        <w:pStyle w:val="CommentText"/>
      </w:pPr>
      <w:r>
        <w:rPr>
          <w:rStyle w:val="CommentReference"/>
        </w:rPr>
        <w:annotationRef/>
      </w:r>
      <w:r>
        <w:t>Consider how much simpler bolder is than this phrase</w:t>
      </w:r>
    </w:p>
  </w:comment>
  <w:comment w:id="805" w:author="Howie Harshaw" w:date="2021-05-03T14:15:00Z" w:initials="HH">
    <w:p w14:paraId="09D1BCF2" w14:textId="23802FAE" w:rsidR="006C73C2" w:rsidRDefault="006C73C2">
      <w:pPr>
        <w:pStyle w:val="CommentText"/>
      </w:pPr>
      <w:r>
        <w:rPr>
          <w:rStyle w:val="CommentReference"/>
        </w:rPr>
        <w:annotationRef/>
      </w:r>
      <w:r>
        <w:t>It isn’t, but this seems to verge on tautology. If boldness is a measure of risk tolerance, it would be worthwhile to introduce and discuss this in the introduction. Does/could boldness indicate other things too (e.g., illness)? If so, how to parse out risk tolerance?</w:t>
      </w:r>
    </w:p>
  </w:comment>
  <w:comment w:id="804" w:author="Colleen Cassady St. Clair [2]" w:date="2021-06-07T15:20:00Z" w:initials="CCSC">
    <w:p w14:paraId="7E21EC22" w14:textId="71F7CCCE" w:rsidR="006C73C2" w:rsidRDefault="006C73C2">
      <w:pPr>
        <w:pStyle w:val="CommentText"/>
      </w:pPr>
      <w:r>
        <w:rPr>
          <w:rStyle w:val="CommentReference"/>
        </w:rPr>
        <w:annotationRef/>
      </w:r>
      <w:r>
        <w:t>Delete this part, which I didn’t do to retain the comment</w:t>
      </w:r>
    </w:p>
  </w:comment>
  <w:comment w:id="815" w:author="Colleen Cassady St. Clair [2]" w:date="2021-06-07T15:29:00Z" w:initials="CCSC">
    <w:p w14:paraId="6246115D" w14:textId="2E975642" w:rsidR="001C2871" w:rsidRDefault="001C2871">
      <w:pPr>
        <w:pStyle w:val="CommentText"/>
      </w:pPr>
      <w:r>
        <w:rPr>
          <w:rStyle w:val="CommentReference"/>
        </w:rPr>
        <w:annotationRef/>
      </w:r>
      <w:r>
        <w:t>It’s helpfully orienting for readers to begin by restating a result.</w:t>
      </w:r>
    </w:p>
  </w:comment>
  <w:comment w:id="826" w:author="Colleen Cassady St. Clair [2]" w:date="2021-06-07T15:30:00Z" w:initials="CCSC">
    <w:p w14:paraId="42EDF99B" w14:textId="46BE1F8E" w:rsidR="001C2871" w:rsidRDefault="001C2871">
      <w:pPr>
        <w:pStyle w:val="CommentText"/>
      </w:pPr>
      <w:r>
        <w:rPr>
          <w:rStyle w:val="CommentReference"/>
        </w:rPr>
        <w:annotationRef/>
      </w:r>
      <w:r>
        <w:t xml:space="preserve">Be careful to define your term and then use it with relentless consistency </w:t>
      </w:r>
    </w:p>
  </w:comment>
  <w:comment w:id="861" w:author="Colleen Cassady St. Clair [2]" w:date="2021-06-07T15:36:00Z" w:initials="CCSC">
    <w:p w14:paraId="5A31496F" w14:textId="36122410" w:rsidR="00603501" w:rsidRDefault="00603501">
      <w:pPr>
        <w:pStyle w:val="CommentText"/>
      </w:pPr>
      <w:r>
        <w:rPr>
          <w:rStyle w:val="CommentReference"/>
        </w:rPr>
        <w:annotationRef/>
      </w:r>
      <w:r>
        <w:t>Comprehension within sentences is increased if you put the familiar information first, then the new information.</w:t>
      </w:r>
    </w:p>
  </w:comment>
  <w:comment w:id="867" w:author="Colleen Cassady St. Clair [2]" w:date="2021-06-07T15:40:00Z" w:initials="CCSC">
    <w:p w14:paraId="66AC595F" w14:textId="45034833" w:rsidR="00603501" w:rsidRDefault="00603501">
      <w:pPr>
        <w:pStyle w:val="CommentText"/>
      </w:pPr>
      <w:r>
        <w:rPr>
          <w:rStyle w:val="CommentReference"/>
        </w:rPr>
        <w:annotationRef/>
      </w:r>
      <w:r>
        <w:t>I’m surprised there isn’t more literature making this point.</w:t>
      </w:r>
    </w:p>
  </w:comment>
  <w:comment w:id="887" w:author="Howie Harshaw" w:date="2021-05-03T14:18:00Z" w:initials="HH">
    <w:p w14:paraId="5F22C490" w14:textId="77777777" w:rsidR="006C73C2" w:rsidRDefault="006C73C2">
      <w:pPr>
        <w:pStyle w:val="CommentText"/>
      </w:pPr>
      <w:r>
        <w:rPr>
          <w:rStyle w:val="CommentReference"/>
        </w:rPr>
        <w:annotationRef/>
      </w:r>
      <w:r>
        <w:t xml:space="preserve">These explanations make sense (hmmm an urban/rural difference in boldness/risk tolerance?)… </w:t>
      </w:r>
      <w:r>
        <w:t>but they do get me wondering about urban coyote population characteristics. Any idea whether the population of Edmonton coyotes has increased over the past 10 years? If they have, could this have implications for coyote behaviour (e.g., competition) and the likelihood of human-coyote interaction: more (and bolder) coyotes… more likely to be encountered and reported; population pressures leading to dispersal of coyotes to new areas of city… more likely to be encountered and reported?</w:t>
      </w:r>
    </w:p>
    <w:p w14:paraId="2CFBEAFE" w14:textId="77777777" w:rsidR="006C73C2" w:rsidRDefault="006C73C2">
      <w:pPr>
        <w:pStyle w:val="CommentText"/>
      </w:pPr>
    </w:p>
    <w:p w14:paraId="5DF08921" w14:textId="744CDB2E" w:rsidR="006C73C2" w:rsidRDefault="006C73C2">
      <w:pPr>
        <w:pStyle w:val="CommentText"/>
      </w:pPr>
      <w:r>
        <w:t>I am not suggesting that your explanations and the variables/measures that you have examined are insufficient. Rather, I wonder if/how possible population changes might mediate/moderate these interactions?</w:t>
      </w:r>
    </w:p>
  </w:comment>
  <w:comment w:id="888" w:author="Colleen Cassady St. Clair [2]" w:date="2021-06-07T15:46:00Z" w:initials="CCSC">
    <w:p w14:paraId="40CC6B11" w14:textId="0E452182" w:rsidR="007C7CBF" w:rsidRDefault="007C7CBF">
      <w:pPr>
        <w:pStyle w:val="CommentText"/>
      </w:pPr>
      <w:r>
        <w:rPr>
          <w:rStyle w:val="CommentReference"/>
        </w:rPr>
        <w:annotationRef/>
      </w:r>
      <w:r>
        <w:t>Howie is quite right that increased density is expected to increase boldness and I think you’d easily find literature to support this</w:t>
      </w:r>
    </w:p>
  </w:comment>
  <w:comment w:id="909" w:author="Colleen Cassady St. Clair [2]" w:date="2021-06-07T15:55:00Z" w:initials="CCSC">
    <w:p w14:paraId="2942A840" w14:textId="2B7BF79A" w:rsidR="007C7CBF" w:rsidRDefault="007C7CBF">
      <w:pPr>
        <w:pStyle w:val="CommentText"/>
      </w:pPr>
      <w:r>
        <w:rPr>
          <w:rStyle w:val="CommentReference"/>
        </w:rPr>
        <w:annotationRef/>
      </w:r>
      <w:r>
        <w:t xml:space="preserve">Can’t quite remember the ref, but there is a pair of these with Tom Smith and Steve </w:t>
      </w:r>
      <w:r>
        <w:t>Hererro from about 2003-05.  One has a nice figure of this mutual habituation.</w:t>
      </w:r>
    </w:p>
  </w:comment>
  <w:comment w:id="913" w:author="Colleen Cassady St. Clair [2]" w:date="2021-06-07T15:56:00Z" w:initials="CCSC">
    <w:p w14:paraId="6C5E6511" w14:textId="0E36A04F" w:rsidR="00DE1533" w:rsidRDefault="00DE1533">
      <w:pPr>
        <w:pStyle w:val="CommentText"/>
      </w:pPr>
      <w:r>
        <w:rPr>
          <w:rStyle w:val="CommentReference"/>
        </w:rPr>
        <w:annotationRef/>
      </w:r>
      <w:r>
        <w:t xml:space="preserve">You have three paragraphs on these contextual variables; I’d reduce that to one if you could or two at the most. </w:t>
      </w:r>
    </w:p>
  </w:comment>
  <w:comment w:id="928" w:author="Colleen Cassady St. Clair [2]" w:date="2021-06-07T16:07:00Z" w:initials="CCSC">
    <w:p w14:paraId="39DCD661" w14:textId="1116EB9E" w:rsidR="00D94115" w:rsidRDefault="00D94115">
      <w:pPr>
        <w:pStyle w:val="CommentText"/>
      </w:pPr>
      <w:r>
        <w:rPr>
          <w:rStyle w:val="CommentReference"/>
        </w:rPr>
        <w:annotationRef/>
      </w:r>
      <w:r>
        <w:t xml:space="preserve">I agree with Howie that there is a bit too much detail here.  Can you reduce the rest of this paragraph to a couple of sentences? </w:t>
      </w:r>
    </w:p>
  </w:comment>
  <w:comment w:id="929" w:author="Howie Harshaw" w:date="2021-05-03T14:24:00Z" w:initials="HH">
    <w:p w14:paraId="791A4CDF" w14:textId="50C658AD" w:rsidR="006C73C2" w:rsidRDefault="006C73C2">
      <w:pPr>
        <w:pStyle w:val="CommentText"/>
      </w:pPr>
      <w:r>
        <w:rPr>
          <w:rStyle w:val="CommentReference"/>
        </w:rPr>
        <w:annotationRef/>
      </w:r>
      <w:r>
        <w:t>Is inclusion of results here necessary?</w:t>
      </w:r>
    </w:p>
  </w:comment>
  <w:comment w:id="945" w:author="Colleen Cassady St. Clair [2]" w:date="2021-06-07T16:01:00Z" w:initials="CCSC">
    <w:p w14:paraId="01A9E120" w14:textId="7E43EE11" w:rsidR="00DE1533" w:rsidRDefault="00DE1533">
      <w:pPr>
        <w:pStyle w:val="CommentText"/>
      </w:pPr>
      <w:r>
        <w:rPr>
          <w:rStyle w:val="CommentReference"/>
        </w:rPr>
        <w:annotationRef/>
      </w:r>
      <w:r>
        <w:t>If you agree with me, I’d remove this term as a description of data throughout the MS, though you could retain it for interpretation somewhere in the discussion.</w:t>
      </w:r>
    </w:p>
  </w:comment>
  <w:comment w:id="959" w:author="Colleen Cassady St. Clair [2]" w:date="2021-06-07T16:09:00Z" w:initials="CCSC">
    <w:p w14:paraId="620024B5" w14:textId="0B802416" w:rsidR="00D94115" w:rsidRDefault="00D94115">
      <w:pPr>
        <w:pStyle w:val="CommentText"/>
      </w:pPr>
      <w:r>
        <w:rPr>
          <w:rStyle w:val="CommentReference"/>
        </w:rPr>
        <w:annotationRef/>
      </w:r>
      <w:r>
        <w:t>Is there nothing more recent on this?</w:t>
      </w:r>
    </w:p>
  </w:comment>
  <w:comment w:id="968" w:author="Colleen Cassady St. Clair [2]" w:date="2021-06-07T16:14:00Z" w:initials="CCSC">
    <w:p w14:paraId="58F78581" w14:textId="6DAF5C50" w:rsidR="00D94115" w:rsidRDefault="00D94115">
      <w:pPr>
        <w:pStyle w:val="CommentText"/>
      </w:pPr>
      <w:r>
        <w:rPr>
          <w:rStyle w:val="CommentReference"/>
        </w:rPr>
        <w:annotationRef/>
      </w:r>
      <w:r>
        <w:t>Might merit mention.</w:t>
      </w:r>
    </w:p>
  </w:comment>
  <w:comment w:id="973" w:author="Colleen Cassady St. Clair [2]" w:date="2021-06-07T16:32:00Z" w:initials="CCSC">
    <w:p w14:paraId="7DCC8F46" w14:textId="5BFF6F4E" w:rsidR="00620B91" w:rsidRDefault="00620B91">
      <w:pPr>
        <w:pStyle w:val="CommentText"/>
      </w:pPr>
      <w:r>
        <w:rPr>
          <w:rStyle w:val="CommentReference"/>
        </w:rPr>
        <w:annotationRef/>
      </w:r>
      <w:r>
        <w:t xml:space="preserve">Here’s an alternative to shorten this paragraph, which is much too long. </w:t>
      </w:r>
    </w:p>
  </w:comment>
  <w:comment w:id="984" w:author="Colleen Cassady St. Clair [2]" w:date="2021-06-07T17:31:00Z" w:initials="CCSC">
    <w:p w14:paraId="6F96C067" w14:textId="79932A18" w:rsidR="00743F36" w:rsidRDefault="00743F36">
      <w:pPr>
        <w:pStyle w:val="CommentText"/>
      </w:pPr>
      <w:r>
        <w:rPr>
          <w:rStyle w:val="CommentReference"/>
        </w:rPr>
        <w:annotationRef/>
      </w:r>
      <w:r>
        <w:t>Did you include these anywhere?</w:t>
      </w:r>
    </w:p>
  </w:comment>
  <w:comment w:id="1002" w:author="Colleen Cassady St. Clair [2]" w:date="2021-06-07T17:32:00Z" w:initials="CCSC">
    <w:p w14:paraId="3C9BACEE" w14:textId="4726063B" w:rsidR="00743F36" w:rsidRDefault="00743F36">
      <w:pPr>
        <w:pStyle w:val="CommentText"/>
      </w:pPr>
      <w:r>
        <w:rPr>
          <w:rStyle w:val="CommentReference"/>
        </w:rPr>
        <w:annotationRef/>
      </w:r>
      <w:r>
        <w:t xml:space="preserve">Probably the rest could be deleted. </w:t>
      </w:r>
    </w:p>
  </w:comment>
  <w:comment w:id="1005" w:author="Howie Harshaw" w:date="2021-05-03T14:25:00Z" w:initials="HH">
    <w:p w14:paraId="18070255" w14:textId="24082CEF" w:rsidR="006C73C2" w:rsidRDefault="006C73C2">
      <w:pPr>
        <w:pStyle w:val="CommentText"/>
      </w:pPr>
      <w:r>
        <w:rPr>
          <w:rStyle w:val="CommentReference"/>
        </w:rPr>
        <w:annotationRef/>
      </w:r>
      <w:r>
        <w:t>Are people in cars perceived by coyotes the same way as people on foot? Seems to me a car and a person would be different and elicit a different response. I wonder also about speed of movement. Cars/bicycles can move quickly across the landscape… could this deter coyote interaction?</w:t>
      </w:r>
    </w:p>
  </w:comment>
  <w:comment w:id="1006" w:author="Howie Harshaw" w:date="2021-05-03T14:27:00Z" w:initials="HH">
    <w:p w14:paraId="67B8C38D" w14:textId="5EE101A7" w:rsidR="006C73C2" w:rsidRDefault="006C73C2">
      <w:pPr>
        <w:pStyle w:val="CommentText"/>
      </w:pPr>
      <w:r>
        <w:rPr>
          <w:rStyle w:val="CommentReference"/>
        </w:rPr>
        <w:annotationRef/>
      </w:r>
      <w:r>
        <w:t>This section is well-written and developed.</w:t>
      </w:r>
    </w:p>
  </w:comment>
  <w:comment w:id="1016" w:author="Colleen Cassady St. Clair [2]" w:date="2021-06-07T18:17:00Z" w:initials="CCSC">
    <w:p w14:paraId="387F1B54" w14:textId="6AB7AC44" w:rsidR="00414B9D" w:rsidRDefault="00414B9D">
      <w:pPr>
        <w:pStyle w:val="CommentText"/>
      </w:pPr>
      <w:r>
        <w:rPr>
          <w:rStyle w:val="CommentReference"/>
        </w:rPr>
        <w:annotationRef/>
      </w:r>
      <w:r>
        <w:t>I’ve made several suggestions to identify the specific limitations and ways of overcoming them, over a subjective assessment of value. I think that’ll better support the paper in review.</w:t>
      </w:r>
    </w:p>
  </w:comment>
  <w:comment w:id="1071" w:author="Colleen Cassady St. Clair [2]" w:date="2021-06-07T18:19:00Z" w:initials="CCSC">
    <w:p w14:paraId="7BC43A13" w14:textId="4D0AB196" w:rsidR="00414B9D" w:rsidRDefault="00414B9D">
      <w:pPr>
        <w:pStyle w:val="CommentText"/>
      </w:pPr>
      <w:r>
        <w:rPr>
          <w:rStyle w:val="CommentReference"/>
        </w:rPr>
        <w:annotationRef/>
      </w:r>
      <w:r>
        <w:t>Let’s show how these are consistent with those actions, but avoid suggesting our results direct them.</w:t>
      </w:r>
    </w:p>
  </w:comment>
  <w:comment w:id="1090" w:author="Howie Harshaw" w:date="2021-05-03T14:28:00Z" w:initials="HH">
    <w:p w14:paraId="7DA6E0DB" w14:textId="1600ADD4" w:rsidR="006C73C2" w:rsidRDefault="006C73C2">
      <w:pPr>
        <w:pStyle w:val="CommentText"/>
      </w:pPr>
      <w:r>
        <w:rPr>
          <w:rStyle w:val="CommentReference"/>
        </w:rPr>
        <w:annotationRef/>
      </w:r>
      <w:r>
        <w:t>It isn’t too clear what is being recommended here. How could public education reduce conflicts with pets? Are there particular messages that you have in mind? I wonder if another approach might be to limit the presence of pets in open areas (or at lese the ones with high numbers of coyote sightings)? I suppose this would depend on what the “official” response to coyotes is… if they are vermin, then eradicate and/or make things inconvenient for the coyotes. If coyotes are seen as a natural part of the “wildlife mix” of urban/peri-urban areas who have been directly affected by urbanization… then limiting dog opportunities could be an option.</w:t>
      </w:r>
    </w:p>
  </w:comment>
  <w:comment w:id="1091" w:author="Howie Harshaw" w:date="2021-05-03T14:32:00Z" w:initials="HH">
    <w:p w14:paraId="4759D437" w14:textId="1B2017C7" w:rsidR="006C73C2" w:rsidRDefault="006C73C2">
      <w:pPr>
        <w:pStyle w:val="CommentText"/>
      </w:pPr>
      <w:r>
        <w:rPr>
          <w:rStyle w:val="CommentReference"/>
        </w:rPr>
        <w:annotationRef/>
      </w:r>
      <w:r>
        <w:t>Not sure… is ‘aversive conditioning’ better than ‘hazing’ in this context?</w:t>
      </w:r>
    </w:p>
  </w:comment>
  <w:comment w:id="1143" w:author="Colleen Cassady St. Clair [2]" w:date="2021-06-07T18:34:00Z" w:initials="CCSC">
    <w:p w14:paraId="61A160C2" w14:textId="6209A7A2" w:rsidR="002D3130" w:rsidRDefault="002D3130">
      <w:pPr>
        <w:pStyle w:val="CommentText"/>
      </w:pPr>
      <w:r>
        <w:rPr>
          <w:rStyle w:val="CommentReference"/>
        </w:rPr>
        <w:annotationRef/>
      </w:r>
      <w:r>
        <w:t xml:space="preserve">At some point, be sure to check the literature for new papers and then review the entire lit cited carefully to be sure everything named in the paper is cited here and everything cited here is mentioned above.  Tedious, but important!  </w:t>
      </w:r>
    </w:p>
  </w:comment>
  <w:comment w:id="1144" w:author="Colleen Cassady St. Clair [2]" w:date="2021-06-07T14:01:00Z" w:initials="CCSC">
    <w:p w14:paraId="2D228151" w14:textId="07E3F735" w:rsidR="006C73C2" w:rsidRDefault="006C73C2">
      <w:pPr>
        <w:pStyle w:val="CommentText"/>
      </w:pPr>
      <w:r>
        <w:rPr>
          <w:rStyle w:val="CommentReference"/>
        </w:rPr>
        <w:annotationRef/>
      </w:r>
      <w:r>
        <w:t xml:space="preserve">There are some oddities in your lit cited that usually stem from the export settings for the source.  Be sure to go through the whole thing to format correctly and consistently and make changes in your software to avoid making the same corrections repeatedly. </w:t>
      </w:r>
    </w:p>
  </w:comment>
  <w:comment w:id="1145" w:author="Colleen Cassady St. Clair [2]" w:date="2021-06-07T14:03:00Z" w:initials="CCSC">
    <w:p w14:paraId="3D74598B" w14:textId="108B38E2" w:rsidR="006C73C2" w:rsidRDefault="006C73C2">
      <w:pPr>
        <w:pStyle w:val="CommentText"/>
      </w:pPr>
      <w:r>
        <w:rPr>
          <w:rStyle w:val="CommentReference"/>
        </w:rPr>
        <w:annotationRef/>
      </w:r>
      <w:r>
        <w:t>Lots with missing information</w:t>
      </w:r>
    </w:p>
  </w:comment>
  <w:comment w:id="1146" w:author="Colleen Cassady St. Clair [2]" w:date="2021-06-07T18:35:00Z" w:initials="CCSC">
    <w:p w14:paraId="5390715B" w14:textId="2B2C7360" w:rsidR="002D3130" w:rsidRDefault="002D3130">
      <w:pPr>
        <w:pStyle w:val="CommentText"/>
      </w:pPr>
      <w:r>
        <w:rPr>
          <w:rStyle w:val="CommentReference"/>
        </w:rPr>
        <w:annotationRef/>
      </w:r>
      <w:r>
        <w:t xml:space="preserve">Be sure to review your table titles for consistency of presentation with similar detail among table titles and figure captions. </w:t>
      </w:r>
    </w:p>
  </w:comment>
  <w:comment w:id="1148" w:author="Colleen Cassady St. Clair [2]" w:date="2021-06-07T18:37:00Z" w:initials="CCSC">
    <w:p w14:paraId="54D23CF7" w14:textId="33B6FAF3" w:rsidR="002D3130" w:rsidRDefault="002D3130">
      <w:pPr>
        <w:pStyle w:val="CommentText"/>
      </w:pPr>
      <w:r>
        <w:rPr>
          <w:rStyle w:val="CommentReference"/>
        </w:rPr>
        <w:annotationRef/>
      </w:r>
      <w:r>
        <w:t xml:space="preserve">Do you indicate somewhere in the results that about 11% of the reports describe </w:t>
      </w:r>
      <w:r>
        <w:t xml:space="preserve">behaviour we considered to be bold or conflict indicated if you prefer that term throughout. </w:t>
      </w:r>
    </w:p>
  </w:comment>
  <w:comment w:id="1149" w:author="Colleen Cassady St. Clair [2]" w:date="2021-06-07T18:38:00Z" w:initials="CCSC">
    <w:p w14:paraId="6CA7D91A" w14:textId="514FF99F" w:rsidR="002D3130" w:rsidRDefault="002D3130">
      <w:pPr>
        <w:pStyle w:val="CommentText"/>
      </w:pPr>
      <w:r>
        <w:rPr>
          <w:rStyle w:val="CommentReference"/>
        </w:rPr>
        <w:annotationRef/>
      </w:r>
      <w:r>
        <w:t>Is ‘available’ a better term?</w:t>
      </w:r>
    </w:p>
  </w:comment>
  <w:comment w:id="1153" w:author="Colleen Cassady St. Clair [2]" w:date="2021-06-07T18:40:00Z" w:initials="CCSC">
    <w:p w14:paraId="0403B03D" w14:textId="2783728F" w:rsidR="002D3130" w:rsidRDefault="002D3130">
      <w:pPr>
        <w:pStyle w:val="CommentText"/>
      </w:pPr>
      <w:r>
        <w:rPr>
          <w:rStyle w:val="CommentReference"/>
        </w:rPr>
        <w:annotationRef/>
      </w:r>
      <w:r>
        <w:t>What do you mean by reclassified?  Shouldn’t you just use one classification system?</w:t>
      </w:r>
    </w:p>
  </w:comment>
  <w:comment w:id="1154" w:author="Colleen Cassady St. Clair [2]" w:date="2021-06-07T18:40:00Z" w:initials="CCSC">
    <w:p w14:paraId="631901F4" w14:textId="5DBE4A62" w:rsidR="002D3130" w:rsidRDefault="002D3130">
      <w:pPr>
        <w:pStyle w:val="CommentText"/>
      </w:pPr>
      <w:r>
        <w:rPr>
          <w:rStyle w:val="CommentReference"/>
        </w:rPr>
        <w:annotationRef/>
      </w:r>
      <w:r>
        <w:t xml:space="preserve">I suggest putting observed first (still with the darker bars).  I wonder if you should express these as percentages on the left axis (different from my earlier suggestion) and give the total sample size in the caption. </w:t>
      </w:r>
    </w:p>
  </w:comment>
  <w:comment w:id="1155" w:author="Colleen Cassady St. Clair [2]" w:date="2021-06-07T18:42:00Z" w:initials="CCSC">
    <w:p w14:paraId="2A4AAFA5" w14:textId="41552584" w:rsidR="002D3130" w:rsidRDefault="002D3130">
      <w:pPr>
        <w:pStyle w:val="CommentText"/>
      </w:pPr>
      <w:r>
        <w:rPr>
          <w:rStyle w:val="CommentReference"/>
        </w:rPr>
        <w:annotationRef/>
      </w:r>
      <w:r>
        <w:t>I’d prefer to see this divided by coyote season as I think you did in an oral version.</w:t>
      </w:r>
    </w:p>
  </w:comment>
  <w:comment w:id="1156" w:author="Colleen Cassady St. Clair [2]" w:date="2021-06-07T18:42:00Z" w:initials="CCSC">
    <w:p w14:paraId="43E13882" w14:textId="6F761E77" w:rsidR="002D3130" w:rsidRDefault="002D3130">
      <w:pPr>
        <w:pStyle w:val="CommentText"/>
      </w:pPr>
      <w:r>
        <w:rPr>
          <w:rStyle w:val="CommentReference"/>
        </w:rPr>
        <w:annotationRef/>
      </w:r>
      <w:r>
        <w:t>I really like this figure, but it seems the caption needs a bit more information.</w:t>
      </w:r>
    </w:p>
  </w:comment>
  <w:comment w:id="1162" w:author="Colleen Cassady St. Clair [2]" w:date="2021-06-07T18:44:00Z" w:initials="CCSC">
    <w:p w14:paraId="76AB02E2" w14:textId="20321EBD" w:rsidR="002D3130" w:rsidRDefault="002D3130">
      <w:pPr>
        <w:pStyle w:val="CommentText"/>
      </w:pPr>
      <w:r>
        <w:rPr>
          <w:rStyle w:val="CommentReference"/>
        </w:rPr>
        <w:annotationRef/>
      </w:r>
      <w:r>
        <w:t>Also a really nice figure.</w:t>
      </w:r>
    </w:p>
  </w:comment>
  <w:comment w:id="1170" w:author="Colleen Cassady St. Clair [2]" w:date="2021-06-07T18:47:00Z" w:initials="CCSC">
    <w:p w14:paraId="7F1F8F9C" w14:textId="78A192DB" w:rsidR="00935ECD" w:rsidRDefault="00935ECD">
      <w:pPr>
        <w:pStyle w:val="CommentText"/>
      </w:pPr>
      <w:r>
        <w:rPr>
          <w:rStyle w:val="CommentReference"/>
        </w:rPr>
        <w:annotationRef/>
      </w:r>
      <w:r>
        <w:t xml:space="preserve">This is another very clever figure. </w:t>
      </w:r>
    </w:p>
  </w:comment>
  <w:comment w:id="1171" w:author="Colleen Cassady St. Clair [2]" w:date="2021-06-07T14:35:00Z" w:initials="CCSC">
    <w:p w14:paraId="4CDC24AF" w14:textId="56A98D6F" w:rsidR="006C73C2" w:rsidRDefault="006C73C2">
      <w:pPr>
        <w:pStyle w:val="CommentText"/>
      </w:pPr>
      <w:r>
        <w:rPr>
          <w:rStyle w:val="CommentReference"/>
        </w:rPr>
        <w:annotationRef/>
      </w:r>
      <w:r>
        <w:t xml:space="preserve">Use past tense for everything describing your methods and results. </w:t>
      </w:r>
      <w:r w:rsidR="00935ECD">
        <w:t>Otherwise, I really like your effort here to summarize all the steps of your analysis. However, I think some tweaking will be needed as you refine the language in the rest of the document.  ‘</w:t>
      </w:r>
      <w:r w:rsidR="00935ECD">
        <w:t xml:space="preserve">negative coyote responses’ is very confusing for coyote responses to humans that increase with more conflict-prone </w:t>
      </w:r>
      <w:r w:rsidR="00935ECD">
        <w:t xml:space="preserve">behaviour.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6B2A705" w15:done="0"/>
  <w15:commentEx w15:paraId="30706430" w15:done="0"/>
  <w15:commentEx w15:paraId="7D923CC5" w15:done="0"/>
  <w15:commentEx w15:paraId="0F347ACF" w15:done="0"/>
  <w15:commentEx w15:paraId="6B91B344" w15:done="0"/>
  <w15:commentEx w15:paraId="7C42580B" w15:done="0"/>
  <w15:commentEx w15:paraId="437E5BD6" w15:done="0"/>
  <w15:commentEx w15:paraId="36B1B117" w15:done="0"/>
  <w15:commentEx w15:paraId="4A863DFD" w15:done="0"/>
  <w15:commentEx w15:paraId="238EAAAE" w15:done="0"/>
  <w15:commentEx w15:paraId="6777B32B" w15:done="0"/>
  <w15:commentEx w15:paraId="4DAE81C5" w15:done="0"/>
  <w15:commentEx w15:paraId="2AEA4DB6" w15:done="0"/>
  <w15:commentEx w15:paraId="1B7852C3" w15:done="0"/>
  <w15:commentEx w15:paraId="3F097638" w15:done="0"/>
  <w15:commentEx w15:paraId="533DA758" w15:done="0"/>
  <w15:commentEx w15:paraId="0D96B691" w15:done="0"/>
  <w15:commentEx w15:paraId="597551AF" w15:done="0"/>
  <w15:commentEx w15:paraId="031EE5AB" w15:done="0"/>
  <w15:commentEx w15:paraId="711B7AED" w15:done="0"/>
  <w15:commentEx w15:paraId="5B9D80C8" w15:done="0"/>
  <w15:commentEx w15:paraId="3BE47820" w15:done="0"/>
  <w15:commentEx w15:paraId="2D52468E" w15:done="0"/>
  <w15:commentEx w15:paraId="1EE1DB9E" w15:done="0"/>
  <w15:commentEx w15:paraId="0BDEE45D" w15:done="0"/>
  <w15:commentEx w15:paraId="04F71D49" w15:done="0"/>
  <w15:commentEx w15:paraId="4F383F68" w15:done="0"/>
  <w15:commentEx w15:paraId="1BB574EE" w15:done="0"/>
  <w15:commentEx w15:paraId="3269E976" w15:done="0"/>
  <w15:commentEx w15:paraId="34DE65C6" w15:done="0"/>
  <w15:commentEx w15:paraId="0F10BEA2" w15:done="0"/>
  <w15:commentEx w15:paraId="469C4E08" w15:done="0"/>
  <w15:commentEx w15:paraId="280C9365" w15:done="0"/>
  <w15:commentEx w15:paraId="59D6F1DA" w15:done="0"/>
  <w15:commentEx w15:paraId="00C3DFEA" w15:done="0"/>
  <w15:commentEx w15:paraId="43317DAE" w15:done="0"/>
  <w15:commentEx w15:paraId="6A5A28B8" w15:done="0"/>
  <w15:commentEx w15:paraId="565B6BBA" w15:done="0"/>
  <w15:commentEx w15:paraId="418EF36D" w15:done="0"/>
  <w15:commentEx w15:paraId="58B4EE04" w15:done="0"/>
  <w15:commentEx w15:paraId="75435617" w15:done="0"/>
  <w15:commentEx w15:paraId="63EEAD67" w15:done="0"/>
  <w15:commentEx w15:paraId="7ED31675" w15:done="0"/>
  <w15:commentEx w15:paraId="65E6F9BD" w15:done="0"/>
  <w15:commentEx w15:paraId="483E8AEF" w15:done="0"/>
  <w15:commentEx w15:paraId="27D3A56D" w15:done="0"/>
  <w15:commentEx w15:paraId="0017669C" w15:done="0"/>
  <w15:commentEx w15:paraId="63F453E7" w15:done="0"/>
  <w15:commentEx w15:paraId="1B2969ED" w15:done="0"/>
  <w15:commentEx w15:paraId="06A64601" w15:done="0"/>
  <w15:commentEx w15:paraId="7F9AB123" w15:done="0"/>
  <w15:commentEx w15:paraId="1F25B697" w15:done="0"/>
  <w15:commentEx w15:paraId="01B74256" w15:done="0"/>
  <w15:commentEx w15:paraId="2ED9580A" w15:done="0"/>
  <w15:commentEx w15:paraId="56B809E8" w15:done="0"/>
  <w15:commentEx w15:paraId="0960DAB9" w15:done="0"/>
  <w15:commentEx w15:paraId="30808693" w15:done="0"/>
  <w15:commentEx w15:paraId="10980E97" w15:done="0"/>
  <w15:commentEx w15:paraId="50629BB7" w15:done="0"/>
  <w15:commentEx w15:paraId="43514D34" w15:done="0"/>
  <w15:commentEx w15:paraId="39C81379" w15:done="0"/>
  <w15:commentEx w15:paraId="7C7DD791" w15:done="0"/>
  <w15:commentEx w15:paraId="45E900F3" w15:done="0"/>
  <w15:commentEx w15:paraId="495E7653" w15:done="0"/>
  <w15:commentEx w15:paraId="4B321C9D" w15:done="0"/>
  <w15:commentEx w15:paraId="04415705" w15:done="0"/>
  <w15:commentEx w15:paraId="23E32491" w15:done="0"/>
  <w15:commentEx w15:paraId="080CF75A" w15:done="0"/>
  <w15:commentEx w15:paraId="69435128" w15:done="0"/>
  <w15:commentEx w15:paraId="51E759FD" w15:done="0"/>
  <w15:commentEx w15:paraId="34BCB480" w15:done="0"/>
  <w15:commentEx w15:paraId="4EFC54DB" w15:done="0"/>
  <w15:commentEx w15:paraId="4B766A19" w15:done="0"/>
  <w15:commentEx w15:paraId="1EB903D6" w15:done="0"/>
  <w15:commentEx w15:paraId="3C838DD6" w15:done="0"/>
  <w15:commentEx w15:paraId="170E428C" w15:done="0"/>
  <w15:commentEx w15:paraId="19B0974E" w15:done="0"/>
  <w15:commentEx w15:paraId="4C3F38ED" w15:done="0"/>
  <w15:commentEx w15:paraId="26247D26" w15:done="0"/>
  <w15:commentEx w15:paraId="43DDEBA8" w15:done="0"/>
  <w15:commentEx w15:paraId="438DE1C6" w15:done="0"/>
  <w15:commentEx w15:paraId="32CC6504" w15:done="0"/>
  <w15:commentEx w15:paraId="7BBFFBDE" w15:done="0"/>
  <w15:commentEx w15:paraId="3B07E7E5" w15:done="0"/>
  <w15:commentEx w15:paraId="65B8F550" w15:done="0"/>
  <w15:commentEx w15:paraId="2E1B3C60" w15:paraIdParent="65B8F550" w15:done="0"/>
  <w15:commentEx w15:paraId="1E4B1AFB" w15:done="0"/>
  <w15:commentEx w15:paraId="4862D3B1" w15:done="0"/>
  <w15:commentEx w15:paraId="4A8C4EB0" w15:done="0"/>
  <w15:commentEx w15:paraId="470455D7" w15:done="0"/>
  <w15:commentEx w15:paraId="4F984FCC" w15:done="0"/>
  <w15:commentEx w15:paraId="214603F9" w15:done="0"/>
  <w15:commentEx w15:paraId="1EFE28EB" w15:done="0"/>
  <w15:commentEx w15:paraId="7929E491" w15:done="0"/>
  <w15:commentEx w15:paraId="76BBA7D0" w15:done="0"/>
  <w15:commentEx w15:paraId="1E2E6C0A" w15:paraIdParent="76BBA7D0" w15:done="0"/>
  <w15:commentEx w15:paraId="6E0C83FA" w15:done="0"/>
  <w15:commentEx w15:paraId="49343871" w15:done="0"/>
  <w15:commentEx w15:paraId="1C618986" w15:paraIdParent="49343871" w15:done="0"/>
  <w15:commentEx w15:paraId="1FBC3947" w15:done="0"/>
  <w15:commentEx w15:paraId="69BC7F3D" w15:paraIdParent="1FBC3947" w15:done="0"/>
  <w15:commentEx w15:paraId="41DC2BC1" w15:done="0"/>
  <w15:commentEx w15:paraId="09D1BCF2" w15:done="0"/>
  <w15:commentEx w15:paraId="7E21EC22" w15:done="0"/>
  <w15:commentEx w15:paraId="6246115D" w15:done="0"/>
  <w15:commentEx w15:paraId="42EDF99B" w15:done="0"/>
  <w15:commentEx w15:paraId="5A31496F" w15:done="0"/>
  <w15:commentEx w15:paraId="66AC595F" w15:done="0"/>
  <w15:commentEx w15:paraId="5DF08921" w15:done="0"/>
  <w15:commentEx w15:paraId="40CC6B11" w15:paraIdParent="5DF08921" w15:done="0"/>
  <w15:commentEx w15:paraId="2942A840" w15:done="0"/>
  <w15:commentEx w15:paraId="6C5E6511" w15:done="0"/>
  <w15:commentEx w15:paraId="39DCD661" w15:done="0"/>
  <w15:commentEx w15:paraId="791A4CDF" w15:done="0"/>
  <w15:commentEx w15:paraId="01A9E120" w15:done="0"/>
  <w15:commentEx w15:paraId="620024B5" w15:done="0"/>
  <w15:commentEx w15:paraId="58F78581" w15:done="0"/>
  <w15:commentEx w15:paraId="7DCC8F46" w15:done="0"/>
  <w15:commentEx w15:paraId="6F96C067" w15:done="0"/>
  <w15:commentEx w15:paraId="3C9BACEE" w15:done="0"/>
  <w15:commentEx w15:paraId="18070255" w15:done="0"/>
  <w15:commentEx w15:paraId="67B8C38D" w15:done="0"/>
  <w15:commentEx w15:paraId="387F1B54" w15:done="0"/>
  <w15:commentEx w15:paraId="7BC43A13" w15:done="0"/>
  <w15:commentEx w15:paraId="7DA6E0DB" w15:done="0"/>
  <w15:commentEx w15:paraId="4759D437" w15:done="0"/>
  <w15:commentEx w15:paraId="61A160C2" w15:done="0"/>
  <w15:commentEx w15:paraId="2D228151" w15:done="0"/>
  <w15:commentEx w15:paraId="3D74598B" w15:done="0"/>
  <w15:commentEx w15:paraId="5390715B" w15:done="0"/>
  <w15:commentEx w15:paraId="54D23CF7" w15:done="0"/>
  <w15:commentEx w15:paraId="6CA7D91A" w15:done="0"/>
  <w15:commentEx w15:paraId="0403B03D" w15:done="0"/>
  <w15:commentEx w15:paraId="631901F4" w15:done="0"/>
  <w15:commentEx w15:paraId="2A4AAFA5" w15:done="0"/>
  <w15:commentEx w15:paraId="43E13882" w15:done="0"/>
  <w15:commentEx w15:paraId="76AB02E2" w15:done="0"/>
  <w15:commentEx w15:paraId="7F1F8F9C" w15:done="0"/>
  <w15:commentEx w15:paraId="4CDC24A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3A7F21" w16cex:dateUtc="2021-05-03T19:54:00Z"/>
  <w16cex:commentExtensible w16cex:durableId="25A26155" w16cex:dateUtc="2021-06-07T15:51:00Z"/>
  <w16cex:commentExtensible w16cex:durableId="245A4D44" w16cex:dateUtc="2021-05-27T22:54:00Z"/>
  <w16cex:commentExtensible w16cex:durableId="25A26157" w16cex:dateUtc="2021-06-07T15:49:00Z"/>
  <w16cex:commentExtensible w16cex:durableId="245A4E6E" w16cex:dateUtc="2021-05-27T22:59:00Z"/>
  <w16cex:commentExtensible w16cex:durableId="245A532B" w16cex:dateUtc="2021-05-27T23:19:00Z"/>
  <w16cex:commentExtensible w16cex:durableId="245A4ED6" w16cex:dateUtc="2021-05-27T23:01:00Z"/>
  <w16cex:commentExtensible w16cex:durableId="25A2615B" w16cex:dateUtc="2021-06-07T15:53:00Z"/>
  <w16cex:commentExtensible w16cex:durableId="245A4FC3" w16cex:dateUtc="2021-05-27T23:05:00Z"/>
  <w16cex:commentExtensible w16cex:durableId="245A5016" w16cex:dateUtc="2021-05-27T23:06:00Z"/>
  <w16cex:commentExtensible w16cex:durableId="243A7FE7" w16cex:dateUtc="2021-05-03T19:57:00Z"/>
  <w16cex:commentExtensible w16cex:durableId="245A508A" w16cex:dateUtc="2021-05-27T23:08:00Z"/>
  <w16cex:commentExtensible w16cex:durableId="245A5158" w16cex:dateUtc="2021-05-27T23:11:00Z"/>
  <w16cex:commentExtensible w16cex:durableId="25A26161" w16cex:dateUtc="2021-06-07T15:58:00Z"/>
  <w16cex:commentExtensible w16cex:durableId="25A26162" w16cex:dateUtc="2021-06-07T15:59:00Z"/>
  <w16cex:commentExtensible w16cex:durableId="25A26163" w16cex:dateUtc="2021-06-07T16:01:00Z"/>
  <w16cex:commentExtensible w16cex:durableId="245A5224" w16cex:dateUtc="2021-05-27T23:15:00Z"/>
  <w16cex:commentExtensible w16cex:durableId="25A26165" w16cex:dateUtc="2021-06-07T16:02:00Z"/>
  <w16cex:commentExtensible w16cex:durableId="245A5243" w16cex:dateUtc="2021-05-27T23:15:00Z"/>
  <w16cex:commentExtensible w16cex:durableId="245A547B" w16cex:dateUtc="2021-05-27T23:25:00Z"/>
  <w16cex:commentExtensible w16cex:durableId="25A26168" w16cex:dateUtc="2021-06-07T16:07:00Z"/>
  <w16cex:commentExtensible w16cex:durableId="25A26169" w16cex:dateUtc="2021-06-07T16:10:00Z"/>
  <w16cex:commentExtensible w16cex:durableId="25A2616A" w16cex:dateUtc="2021-06-07T16:12:00Z"/>
  <w16cex:commentExtensible w16cex:durableId="25A2616B" w16cex:dateUtc="2021-06-07T16:13:00Z"/>
  <w16cex:commentExtensible w16cex:durableId="25A2616C" w16cex:dateUtc="2021-06-07T16:24:00Z"/>
  <w16cex:commentExtensible w16cex:durableId="25A2616D" w16cex:dateUtc="2021-06-07T16:23:00Z"/>
  <w16cex:commentExtensible w16cex:durableId="25A2616E" w16cex:dateUtc="2021-06-07T16:28:00Z"/>
  <w16cex:commentExtensible w16cex:durableId="25A2616F" w16cex:dateUtc="2021-06-07T16:30:00Z"/>
  <w16cex:commentExtensible w16cex:durableId="25A26170" w16cex:dateUtc="2021-06-07T16:31:00Z"/>
  <w16cex:commentExtensible w16cex:durableId="25A26171" w16cex:dateUtc="2021-06-07T16:38:00Z"/>
  <w16cex:commentExtensible w16cex:durableId="25A26172" w16cex:dateUtc="2021-06-07T16:39:00Z"/>
  <w16cex:commentExtensible w16cex:durableId="25A26173" w16cex:dateUtc="2021-06-07T16:40:00Z"/>
  <w16cex:commentExtensible w16cex:durableId="25A26174" w16cex:dateUtc="2021-06-07T16:49:00Z"/>
  <w16cex:commentExtensible w16cex:durableId="25A26175" w16cex:dateUtc="2021-06-07T16:54:00Z"/>
  <w16cex:commentExtensible w16cex:durableId="25A26176" w16cex:dateUtc="2021-06-07T16:55:00Z"/>
  <w16cex:commentExtensible w16cex:durableId="25A26177" w16cex:dateUtc="2021-06-07T16:59:00Z"/>
  <w16cex:commentExtensible w16cex:durableId="25A26178" w16cex:dateUtc="2021-06-07T17:10:00Z"/>
  <w16cex:commentExtensible w16cex:durableId="25A26179" w16cex:dateUtc="2021-06-07T17:12:00Z"/>
  <w16cex:commentExtensible w16cex:durableId="25A2617A" w16cex:dateUtc="2021-06-07T21:10:00Z"/>
  <w16cex:commentExtensible w16cex:durableId="25A2617B" w16cex:dateUtc="2021-06-07T17:27:00Z"/>
  <w16cex:commentExtensible w16cex:durableId="25A2617C" w16cex:dateUtc="2021-06-07T17:15:00Z"/>
  <w16cex:commentExtensible w16cex:durableId="25A2617D" w16cex:dateUtc="2021-06-07T17:13:00Z"/>
  <w16cex:commentExtensible w16cex:durableId="25A2617E" w16cex:dateUtc="2021-06-07T17:19:00Z"/>
  <w16cex:commentExtensible w16cex:durableId="25A2617F" w16cex:dateUtc="2021-06-07T17:22:00Z"/>
  <w16cex:commentExtensible w16cex:durableId="25A26180" w16cex:dateUtc="2021-06-07T17:23:00Z"/>
  <w16cex:commentExtensible w16cex:durableId="25A26181" w16cex:dateUtc="2021-06-07T17:25:00Z"/>
  <w16cex:commentExtensible w16cex:durableId="25A26182" w16cex:dateUtc="2021-06-07T17:29:00Z"/>
  <w16cex:commentExtensible w16cex:durableId="25A26183" w16cex:dateUtc="2021-06-07T17:29:00Z"/>
  <w16cex:commentExtensible w16cex:durableId="25A26184" w16cex:dateUtc="2021-06-07T17:38:00Z"/>
  <w16cex:commentExtensible w16cex:durableId="25A26185" w16cex:dateUtc="2021-06-07T17:32:00Z"/>
  <w16cex:commentExtensible w16cex:durableId="25A26186" w16cex:dateUtc="2021-06-07T17:35:00Z"/>
  <w16cex:commentExtensible w16cex:durableId="25A26187" w16cex:dateUtc="2021-06-07T17:39:00Z"/>
  <w16cex:commentExtensible w16cex:durableId="25A26188" w16cex:dateUtc="2021-06-07T17:42:00Z"/>
  <w16cex:commentExtensible w16cex:durableId="25A26189" w16cex:dateUtc="2021-06-07T17:41:00Z"/>
  <w16cex:commentExtensible w16cex:durableId="25A2618A" w16cex:dateUtc="2021-06-07T17:41:00Z"/>
  <w16cex:commentExtensible w16cex:durableId="25A2618B" w16cex:dateUtc="2021-06-07T17:46:00Z"/>
  <w16cex:commentExtensible w16cex:durableId="25A2618C" w16cex:dateUtc="2021-06-07T17:43:00Z"/>
  <w16cex:commentExtensible w16cex:durableId="25A2618D" w16cex:dateUtc="2021-06-07T17:45:00Z"/>
  <w16cex:commentExtensible w16cex:durableId="25A2618E" w16cex:dateUtc="2021-06-07T17:46:00Z"/>
  <w16cex:commentExtensible w16cex:durableId="25A2618F" w16cex:dateUtc="2021-06-07T19:52:00Z"/>
  <w16cex:commentExtensible w16cex:durableId="25A26190" w16cex:dateUtc="2021-06-07T19:50:00Z"/>
  <w16cex:commentExtensible w16cex:durableId="25A26191" w16cex:dateUtc="2021-06-07T18:07:00Z"/>
  <w16cex:commentExtensible w16cex:durableId="25A26192" w16cex:dateUtc="2021-06-07T18:06:00Z"/>
  <w16cex:commentExtensible w16cex:durableId="25A26193" w16cex:dateUtc="2021-06-07T19:41:00Z"/>
  <w16cex:commentExtensible w16cex:durableId="243A80AF" w16cex:dateUtc="2021-05-03T20:01:00Z"/>
  <w16cex:commentExtensible w16cex:durableId="25A26195" w16cex:dateUtc="2021-06-07T18:10:00Z"/>
  <w16cex:commentExtensible w16cex:durableId="25A26196" w16cex:dateUtc="2021-06-07T18:18:00Z"/>
  <w16cex:commentExtensible w16cex:durableId="25A26197" w16cex:dateUtc="2021-06-07T18:15:00Z"/>
  <w16cex:commentExtensible w16cex:durableId="25A26198" w16cex:dateUtc="2021-06-07T18:23:00Z"/>
  <w16cex:commentExtensible w16cex:durableId="25A26199" w16cex:dateUtc="2021-06-07T18:25:00Z"/>
  <w16cex:commentExtensible w16cex:durableId="243A807D" w16cex:dateUtc="2021-05-03T20:00:00Z"/>
  <w16cex:commentExtensible w16cex:durableId="25A2619B" w16cex:dateUtc="2021-06-07T18:28:00Z"/>
  <w16cex:commentExtensible w16cex:durableId="25A2619C" w16cex:dateUtc="2021-06-07T18:32:00Z"/>
  <w16cex:commentExtensible w16cex:durableId="25A2619D" w16cex:dateUtc="2021-06-07T18:30:00Z"/>
  <w16cex:commentExtensible w16cex:durableId="243A80EB" w16cex:dateUtc="2021-05-03T20:02:00Z"/>
  <w16cex:commentExtensible w16cex:durableId="25A2619F" w16cex:dateUtc="2021-06-07T18:31:00Z"/>
  <w16cex:commentExtensible w16cex:durableId="25A261A0" w16cex:dateUtc="2021-06-07T19:15:00Z"/>
  <w16cex:commentExtensible w16cex:durableId="25A261A1" w16cex:dateUtc="2021-06-07T19:16:00Z"/>
  <w16cex:commentExtensible w16cex:durableId="25A261A2" w16cex:dateUtc="2021-06-07T19:18:00Z"/>
  <w16cex:commentExtensible w16cex:durableId="25A261A3" w16cex:dateUtc="2021-06-07T19:21:00Z"/>
  <w16cex:commentExtensible w16cex:durableId="25A261A4" w16cex:dateUtc="2021-06-07T20:42:00Z"/>
  <w16cex:commentExtensible w16cex:durableId="25A261A5" w16cex:dateUtc="2021-06-07T19:25:00Z"/>
  <w16cex:commentExtensible w16cex:durableId="25A261A6" w16cex:dateUtc="2021-06-07T19:22:00Z"/>
  <w16cex:commentExtensible w16cex:durableId="25A261A7" w16cex:dateUtc="2021-06-07T19:32:00Z"/>
  <w16cex:commentExtensible w16cex:durableId="243A8113" w16cex:dateUtc="2021-05-03T20:02:00Z"/>
  <w16cex:commentExtensible w16cex:durableId="25A261A9" w16cex:dateUtc="2021-06-07T19:34:00Z"/>
  <w16cex:commentExtensible w16cex:durableId="25A261AA" w16cex:dateUtc="2021-06-07T19:37:00Z"/>
  <w16cex:commentExtensible w16cex:durableId="243A8366" w16cex:dateUtc="2021-05-03T20:12:00Z"/>
  <w16cex:commentExtensible w16cex:durableId="25A261AC" w16cex:dateUtc="2021-06-07T19:40:00Z"/>
  <w16cex:commentExtensible w16cex:durableId="25A261AD" w16cex:dateUtc="2021-06-07T19:58:00Z"/>
  <w16cex:commentExtensible w16cex:durableId="25A261AE" w16cex:dateUtc="2021-06-07T19:58:00Z"/>
  <w16cex:commentExtensible w16cex:durableId="25A261AF" w16cex:dateUtc="2021-06-07T19:55:00Z"/>
  <w16cex:commentExtensible w16cex:durableId="25A261B0" w16cex:dateUtc="2021-06-07T20:33:00Z"/>
  <w16cex:commentExtensible w16cex:durableId="25A261B1" w16cex:dateUtc="2021-06-07T20:36:00Z"/>
  <w16cex:commentExtensible w16cex:durableId="243A8ACB" w16cex:dateUtc="2021-05-03T20:44:00Z"/>
  <w16cex:commentExtensible w16cex:durableId="25A261B3" w16cex:dateUtc="2021-06-07T20:34:00Z"/>
  <w16cex:commentExtensible w16cex:durableId="25A261B4" w16cex:dateUtc="2021-06-07T20:38:00Z"/>
  <w16cex:commentExtensible w16cex:durableId="243A8AF6" w16cex:dateUtc="2021-05-03T20:45:00Z"/>
  <w16cex:commentExtensible w16cex:durableId="25A261B6" w16cex:dateUtc="2021-06-07T20:39:00Z"/>
  <w16cex:commentExtensible w16cex:durableId="243A839E" w16cex:dateUtc="2021-05-03T20:13:00Z"/>
  <w16cex:commentExtensible w16cex:durableId="25A261B8" w16cex:dateUtc="2021-06-07T20:52:00Z"/>
  <w16cex:commentExtensible w16cex:durableId="25A261B9" w16cex:dateUtc="2021-06-07T21:13:00Z"/>
  <w16cex:commentExtensible w16cex:durableId="243A83F7" w16cex:dateUtc="2021-05-03T20:15:00Z"/>
  <w16cex:commentExtensible w16cex:durableId="25A261BB" w16cex:dateUtc="2021-06-07T21:20:00Z"/>
  <w16cex:commentExtensible w16cex:durableId="25A261BC" w16cex:dateUtc="2021-06-07T21:29:00Z"/>
  <w16cex:commentExtensible w16cex:durableId="25A261BD" w16cex:dateUtc="2021-06-07T21:30:00Z"/>
  <w16cex:commentExtensible w16cex:durableId="25A261BE" w16cex:dateUtc="2021-06-07T21:36:00Z"/>
  <w16cex:commentExtensible w16cex:durableId="25A261BF" w16cex:dateUtc="2021-06-07T21:40:00Z"/>
  <w16cex:commentExtensible w16cex:durableId="243A84CE" w16cex:dateUtc="2021-05-03T20:18:00Z"/>
  <w16cex:commentExtensible w16cex:durableId="25A261C1" w16cex:dateUtc="2021-06-07T21:46:00Z"/>
  <w16cex:commentExtensible w16cex:durableId="25A261C2" w16cex:dateUtc="2021-06-07T21:55:00Z"/>
  <w16cex:commentExtensible w16cex:durableId="25A261C3" w16cex:dateUtc="2021-06-07T21:56:00Z"/>
  <w16cex:commentExtensible w16cex:durableId="25A261C4" w16cex:dateUtc="2021-06-07T22:07:00Z"/>
  <w16cex:commentExtensible w16cex:durableId="243A8637" w16cex:dateUtc="2021-05-03T20:24:00Z"/>
  <w16cex:commentExtensible w16cex:durableId="25A261C6" w16cex:dateUtc="2021-06-07T22:01:00Z"/>
  <w16cex:commentExtensible w16cex:durableId="25A261C7" w16cex:dateUtc="2021-06-07T22:09:00Z"/>
  <w16cex:commentExtensible w16cex:durableId="25A261C8" w16cex:dateUtc="2021-06-07T22:14:00Z"/>
  <w16cex:commentExtensible w16cex:durableId="25A261C9" w16cex:dateUtc="2021-06-07T22:32:00Z"/>
  <w16cex:commentExtensible w16cex:durableId="25A261CA" w16cex:dateUtc="2021-06-07T23:31:00Z"/>
  <w16cex:commentExtensible w16cex:durableId="25A261CB" w16cex:dateUtc="2021-06-07T23:32:00Z"/>
  <w16cex:commentExtensible w16cex:durableId="243A8665" w16cex:dateUtc="2021-05-03T20:25:00Z"/>
  <w16cex:commentExtensible w16cex:durableId="243A86D5" w16cex:dateUtc="2021-05-03T20:27:00Z"/>
  <w16cex:commentExtensible w16cex:durableId="25A261CE" w16cex:dateUtc="2021-06-08T00:17:00Z"/>
  <w16cex:commentExtensible w16cex:durableId="25A261CF" w16cex:dateUtc="2021-06-08T00:19:00Z"/>
  <w16cex:commentExtensible w16cex:durableId="243A8700" w16cex:dateUtc="2021-05-03T20:28:00Z"/>
  <w16cex:commentExtensible w16cex:durableId="243A87EF" w16cex:dateUtc="2021-05-03T20:32:00Z"/>
  <w16cex:commentExtensible w16cex:durableId="25A261D2" w16cex:dateUtc="2021-06-08T00:34:00Z"/>
  <w16cex:commentExtensible w16cex:durableId="25A261D3" w16cex:dateUtc="2021-06-07T20:01:00Z"/>
  <w16cex:commentExtensible w16cex:durableId="25A261D4" w16cex:dateUtc="2021-06-07T20:03:00Z"/>
  <w16cex:commentExtensible w16cex:durableId="25A261D5" w16cex:dateUtc="2021-06-08T00:35:00Z"/>
  <w16cex:commentExtensible w16cex:durableId="25A261D6" w16cex:dateUtc="2021-06-08T00:37:00Z"/>
  <w16cex:commentExtensible w16cex:durableId="25A261D7" w16cex:dateUtc="2021-06-08T00:38:00Z"/>
  <w16cex:commentExtensible w16cex:durableId="25A261D8" w16cex:dateUtc="2021-06-08T00:40:00Z"/>
  <w16cex:commentExtensible w16cex:durableId="25A261D9" w16cex:dateUtc="2021-06-08T00:40:00Z"/>
  <w16cex:commentExtensible w16cex:durableId="25A261DA" w16cex:dateUtc="2021-06-08T00:42:00Z"/>
  <w16cex:commentExtensible w16cex:durableId="25A261DB" w16cex:dateUtc="2021-06-08T00:42:00Z"/>
  <w16cex:commentExtensible w16cex:durableId="25A261DC" w16cex:dateUtc="2021-06-08T00:44:00Z"/>
  <w16cex:commentExtensible w16cex:durableId="25A261DD" w16cex:dateUtc="2021-06-08T00:47:00Z"/>
  <w16cex:commentExtensible w16cex:durableId="25A261DE" w16cex:dateUtc="2021-06-07T20:3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6B2A705" w16cid:durableId="243A7F21"/>
  <w16cid:commentId w16cid:paraId="30706430" w16cid:durableId="25A26155"/>
  <w16cid:commentId w16cid:paraId="7D923CC5" w16cid:durableId="245A4D44"/>
  <w16cid:commentId w16cid:paraId="0F347ACF" w16cid:durableId="25A26157"/>
  <w16cid:commentId w16cid:paraId="6B91B344" w16cid:durableId="245A4E6E"/>
  <w16cid:commentId w16cid:paraId="7C42580B" w16cid:durableId="245A532B"/>
  <w16cid:commentId w16cid:paraId="437E5BD6" w16cid:durableId="245A4ED6"/>
  <w16cid:commentId w16cid:paraId="36B1B117" w16cid:durableId="25A2615B"/>
  <w16cid:commentId w16cid:paraId="4A863DFD" w16cid:durableId="245A4FC3"/>
  <w16cid:commentId w16cid:paraId="238EAAAE" w16cid:durableId="245A5016"/>
  <w16cid:commentId w16cid:paraId="6777B32B" w16cid:durableId="243A7FE7"/>
  <w16cid:commentId w16cid:paraId="4DAE81C5" w16cid:durableId="245A508A"/>
  <w16cid:commentId w16cid:paraId="2AEA4DB6" w16cid:durableId="245A5158"/>
  <w16cid:commentId w16cid:paraId="1B7852C3" w16cid:durableId="25A26161"/>
  <w16cid:commentId w16cid:paraId="3F097638" w16cid:durableId="25A26162"/>
  <w16cid:commentId w16cid:paraId="533DA758" w16cid:durableId="25A26163"/>
  <w16cid:commentId w16cid:paraId="0D96B691" w16cid:durableId="245A5224"/>
  <w16cid:commentId w16cid:paraId="597551AF" w16cid:durableId="25A26165"/>
  <w16cid:commentId w16cid:paraId="031EE5AB" w16cid:durableId="245A5243"/>
  <w16cid:commentId w16cid:paraId="711B7AED" w16cid:durableId="245A547B"/>
  <w16cid:commentId w16cid:paraId="5B9D80C8" w16cid:durableId="25A26168"/>
  <w16cid:commentId w16cid:paraId="3BE47820" w16cid:durableId="25A26169"/>
  <w16cid:commentId w16cid:paraId="2D52468E" w16cid:durableId="25A2616A"/>
  <w16cid:commentId w16cid:paraId="1EE1DB9E" w16cid:durableId="25A2616B"/>
  <w16cid:commentId w16cid:paraId="0BDEE45D" w16cid:durableId="25A2616C"/>
  <w16cid:commentId w16cid:paraId="04F71D49" w16cid:durableId="25A2616D"/>
  <w16cid:commentId w16cid:paraId="4F383F68" w16cid:durableId="25A2616E"/>
  <w16cid:commentId w16cid:paraId="1BB574EE" w16cid:durableId="25A2616F"/>
  <w16cid:commentId w16cid:paraId="3269E976" w16cid:durableId="25A26170"/>
  <w16cid:commentId w16cid:paraId="34DE65C6" w16cid:durableId="25A26171"/>
  <w16cid:commentId w16cid:paraId="0F10BEA2" w16cid:durableId="25A26172"/>
  <w16cid:commentId w16cid:paraId="469C4E08" w16cid:durableId="25A26173"/>
  <w16cid:commentId w16cid:paraId="280C9365" w16cid:durableId="25A26174"/>
  <w16cid:commentId w16cid:paraId="59D6F1DA" w16cid:durableId="25A26175"/>
  <w16cid:commentId w16cid:paraId="00C3DFEA" w16cid:durableId="25A26176"/>
  <w16cid:commentId w16cid:paraId="43317DAE" w16cid:durableId="25A26177"/>
  <w16cid:commentId w16cid:paraId="6A5A28B8" w16cid:durableId="25A26178"/>
  <w16cid:commentId w16cid:paraId="565B6BBA" w16cid:durableId="25A26179"/>
  <w16cid:commentId w16cid:paraId="418EF36D" w16cid:durableId="25A2617A"/>
  <w16cid:commentId w16cid:paraId="58B4EE04" w16cid:durableId="25A2617B"/>
  <w16cid:commentId w16cid:paraId="75435617" w16cid:durableId="25A2617C"/>
  <w16cid:commentId w16cid:paraId="63EEAD67" w16cid:durableId="25A2617D"/>
  <w16cid:commentId w16cid:paraId="7ED31675" w16cid:durableId="25A2617E"/>
  <w16cid:commentId w16cid:paraId="65E6F9BD" w16cid:durableId="25A2617F"/>
  <w16cid:commentId w16cid:paraId="483E8AEF" w16cid:durableId="25A26180"/>
  <w16cid:commentId w16cid:paraId="27D3A56D" w16cid:durableId="25A26181"/>
  <w16cid:commentId w16cid:paraId="0017669C" w16cid:durableId="25A26182"/>
  <w16cid:commentId w16cid:paraId="63F453E7" w16cid:durableId="25A26183"/>
  <w16cid:commentId w16cid:paraId="1B2969ED" w16cid:durableId="25A26184"/>
  <w16cid:commentId w16cid:paraId="06A64601" w16cid:durableId="25A26185"/>
  <w16cid:commentId w16cid:paraId="7F9AB123" w16cid:durableId="25A26186"/>
  <w16cid:commentId w16cid:paraId="1F25B697" w16cid:durableId="25A26187"/>
  <w16cid:commentId w16cid:paraId="01B74256" w16cid:durableId="25A26188"/>
  <w16cid:commentId w16cid:paraId="2ED9580A" w16cid:durableId="25A26189"/>
  <w16cid:commentId w16cid:paraId="56B809E8" w16cid:durableId="25A2618A"/>
  <w16cid:commentId w16cid:paraId="0960DAB9" w16cid:durableId="25A2618B"/>
  <w16cid:commentId w16cid:paraId="30808693" w16cid:durableId="25A2618C"/>
  <w16cid:commentId w16cid:paraId="10980E97" w16cid:durableId="25A2618D"/>
  <w16cid:commentId w16cid:paraId="50629BB7" w16cid:durableId="25A2618E"/>
  <w16cid:commentId w16cid:paraId="43514D34" w16cid:durableId="25A2618F"/>
  <w16cid:commentId w16cid:paraId="39C81379" w16cid:durableId="25A26190"/>
  <w16cid:commentId w16cid:paraId="7C7DD791" w16cid:durableId="25A26191"/>
  <w16cid:commentId w16cid:paraId="45E900F3" w16cid:durableId="25A26192"/>
  <w16cid:commentId w16cid:paraId="495E7653" w16cid:durableId="25A26193"/>
  <w16cid:commentId w16cid:paraId="4B321C9D" w16cid:durableId="243A80AF"/>
  <w16cid:commentId w16cid:paraId="04415705" w16cid:durableId="25A26195"/>
  <w16cid:commentId w16cid:paraId="23E32491" w16cid:durableId="25A26196"/>
  <w16cid:commentId w16cid:paraId="080CF75A" w16cid:durableId="25A26197"/>
  <w16cid:commentId w16cid:paraId="69435128" w16cid:durableId="25A26198"/>
  <w16cid:commentId w16cid:paraId="51E759FD" w16cid:durableId="25A26199"/>
  <w16cid:commentId w16cid:paraId="34BCB480" w16cid:durableId="243A807D"/>
  <w16cid:commentId w16cid:paraId="4EFC54DB" w16cid:durableId="25A2619B"/>
  <w16cid:commentId w16cid:paraId="4B766A19" w16cid:durableId="25A2619C"/>
  <w16cid:commentId w16cid:paraId="1EB903D6" w16cid:durableId="25A2619D"/>
  <w16cid:commentId w16cid:paraId="3C838DD6" w16cid:durableId="243A80EB"/>
  <w16cid:commentId w16cid:paraId="170E428C" w16cid:durableId="25A2619F"/>
  <w16cid:commentId w16cid:paraId="19B0974E" w16cid:durableId="25A261A0"/>
  <w16cid:commentId w16cid:paraId="4C3F38ED" w16cid:durableId="25A261A1"/>
  <w16cid:commentId w16cid:paraId="26247D26" w16cid:durableId="25A261A2"/>
  <w16cid:commentId w16cid:paraId="43DDEBA8" w16cid:durableId="25A261A3"/>
  <w16cid:commentId w16cid:paraId="438DE1C6" w16cid:durableId="25A261A4"/>
  <w16cid:commentId w16cid:paraId="32CC6504" w16cid:durableId="25A261A5"/>
  <w16cid:commentId w16cid:paraId="7BBFFBDE" w16cid:durableId="25A261A6"/>
  <w16cid:commentId w16cid:paraId="3B07E7E5" w16cid:durableId="25A261A7"/>
  <w16cid:commentId w16cid:paraId="65B8F550" w16cid:durableId="243A8113"/>
  <w16cid:commentId w16cid:paraId="2E1B3C60" w16cid:durableId="25A261A9"/>
  <w16cid:commentId w16cid:paraId="1E4B1AFB" w16cid:durableId="25A261AA"/>
  <w16cid:commentId w16cid:paraId="4862D3B1" w16cid:durableId="243A8366"/>
  <w16cid:commentId w16cid:paraId="4A8C4EB0" w16cid:durableId="25A261AC"/>
  <w16cid:commentId w16cid:paraId="470455D7" w16cid:durableId="25A261AD"/>
  <w16cid:commentId w16cid:paraId="4F984FCC" w16cid:durableId="25A261AE"/>
  <w16cid:commentId w16cid:paraId="214603F9" w16cid:durableId="25A261AF"/>
  <w16cid:commentId w16cid:paraId="1EFE28EB" w16cid:durableId="25A261B0"/>
  <w16cid:commentId w16cid:paraId="7929E491" w16cid:durableId="25A261B1"/>
  <w16cid:commentId w16cid:paraId="76BBA7D0" w16cid:durableId="243A8ACB"/>
  <w16cid:commentId w16cid:paraId="1E2E6C0A" w16cid:durableId="25A261B3"/>
  <w16cid:commentId w16cid:paraId="6E0C83FA" w16cid:durableId="25A261B4"/>
  <w16cid:commentId w16cid:paraId="49343871" w16cid:durableId="243A8AF6"/>
  <w16cid:commentId w16cid:paraId="1C618986" w16cid:durableId="25A261B6"/>
  <w16cid:commentId w16cid:paraId="1FBC3947" w16cid:durableId="243A839E"/>
  <w16cid:commentId w16cid:paraId="69BC7F3D" w16cid:durableId="25A261B8"/>
  <w16cid:commentId w16cid:paraId="41DC2BC1" w16cid:durableId="25A261B9"/>
  <w16cid:commentId w16cid:paraId="09D1BCF2" w16cid:durableId="243A83F7"/>
  <w16cid:commentId w16cid:paraId="7E21EC22" w16cid:durableId="25A261BB"/>
  <w16cid:commentId w16cid:paraId="6246115D" w16cid:durableId="25A261BC"/>
  <w16cid:commentId w16cid:paraId="42EDF99B" w16cid:durableId="25A261BD"/>
  <w16cid:commentId w16cid:paraId="5A31496F" w16cid:durableId="25A261BE"/>
  <w16cid:commentId w16cid:paraId="66AC595F" w16cid:durableId="25A261BF"/>
  <w16cid:commentId w16cid:paraId="5DF08921" w16cid:durableId="243A84CE"/>
  <w16cid:commentId w16cid:paraId="40CC6B11" w16cid:durableId="25A261C1"/>
  <w16cid:commentId w16cid:paraId="2942A840" w16cid:durableId="25A261C2"/>
  <w16cid:commentId w16cid:paraId="6C5E6511" w16cid:durableId="25A261C3"/>
  <w16cid:commentId w16cid:paraId="39DCD661" w16cid:durableId="25A261C4"/>
  <w16cid:commentId w16cid:paraId="791A4CDF" w16cid:durableId="243A8637"/>
  <w16cid:commentId w16cid:paraId="01A9E120" w16cid:durableId="25A261C6"/>
  <w16cid:commentId w16cid:paraId="620024B5" w16cid:durableId="25A261C7"/>
  <w16cid:commentId w16cid:paraId="58F78581" w16cid:durableId="25A261C8"/>
  <w16cid:commentId w16cid:paraId="7DCC8F46" w16cid:durableId="25A261C9"/>
  <w16cid:commentId w16cid:paraId="6F96C067" w16cid:durableId="25A261CA"/>
  <w16cid:commentId w16cid:paraId="3C9BACEE" w16cid:durableId="25A261CB"/>
  <w16cid:commentId w16cid:paraId="18070255" w16cid:durableId="243A8665"/>
  <w16cid:commentId w16cid:paraId="67B8C38D" w16cid:durableId="243A86D5"/>
  <w16cid:commentId w16cid:paraId="387F1B54" w16cid:durableId="25A261CE"/>
  <w16cid:commentId w16cid:paraId="7BC43A13" w16cid:durableId="25A261CF"/>
  <w16cid:commentId w16cid:paraId="7DA6E0DB" w16cid:durableId="243A8700"/>
  <w16cid:commentId w16cid:paraId="4759D437" w16cid:durableId="243A87EF"/>
  <w16cid:commentId w16cid:paraId="61A160C2" w16cid:durableId="25A261D2"/>
  <w16cid:commentId w16cid:paraId="2D228151" w16cid:durableId="25A261D3"/>
  <w16cid:commentId w16cid:paraId="3D74598B" w16cid:durableId="25A261D4"/>
  <w16cid:commentId w16cid:paraId="5390715B" w16cid:durableId="25A261D5"/>
  <w16cid:commentId w16cid:paraId="54D23CF7" w16cid:durableId="25A261D6"/>
  <w16cid:commentId w16cid:paraId="6CA7D91A" w16cid:durableId="25A261D7"/>
  <w16cid:commentId w16cid:paraId="0403B03D" w16cid:durableId="25A261D8"/>
  <w16cid:commentId w16cid:paraId="631901F4" w16cid:durableId="25A261D9"/>
  <w16cid:commentId w16cid:paraId="2A4AAFA5" w16cid:durableId="25A261DA"/>
  <w16cid:commentId w16cid:paraId="43E13882" w16cid:durableId="25A261DB"/>
  <w16cid:commentId w16cid:paraId="76AB02E2" w16cid:durableId="25A261DC"/>
  <w16cid:commentId w16cid:paraId="7F1F8F9C" w16cid:durableId="25A261DD"/>
  <w16cid:commentId w16cid:paraId="4CDC24AF" w16cid:durableId="25A261DE"/>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E904973"/>
    <w:multiLevelType w:val="hybridMultilevel"/>
    <w:tmpl w:val="FA063E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7820A77"/>
    <w:multiLevelType w:val="hybridMultilevel"/>
    <w:tmpl w:val="4CE2D1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56D7A8C"/>
    <w:multiLevelType w:val="hybridMultilevel"/>
    <w:tmpl w:val="285EE3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EF771B2"/>
    <w:multiLevelType w:val="hybridMultilevel"/>
    <w:tmpl w:val="2DF0D3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6AC560E4"/>
    <w:multiLevelType w:val="hybridMultilevel"/>
    <w:tmpl w:val="AD7AD1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2"/>
  </w:num>
  <w:num w:numId="4">
    <w:abstractNumId w:val="4"/>
  </w:num>
  <w:num w:numId="5">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olleen Cassady St. Clair">
    <w15:presenceInfo w15:providerId="Windows Live" w15:userId="b0d1d0a75abf59f1"/>
  </w15:person>
  <w15:person w15:author="Colleen Cassady St. Clair [2]">
    <w15:presenceInfo w15:providerId="None" w15:userId="Colleen Cassady St. Clai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s>
  <w:rsids>
    <w:rsidRoot w:val="00431167"/>
    <w:rsid w:val="00003290"/>
    <w:rsid w:val="00006BEB"/>
    <w:rsid w:val="00006DDE"/>
    <w:rsid w:val="00012731"/>
    <w:rsid w:val="0001335D"/>
    <w:rsid w:val="00015B2F"/>
    <w:rsid w:val="00022299"/>
    <w:rsid w:val="00027DC5"/>
    <w:rsid w:val="00030E28"/>
    <w:rsid w:val="000404B5"/>
    <w:rsid w:val="0006137D"/>
    <w:rsid w:val="00087058"/>
    <w:rsid w:val="00087078"/>
    <w:rsid w:val="00090E92"/>
    <w:rsid w:val="000A2740"/>
    <w:rsid w:val="000B1CD1"/>
    <w:rsid w:val="000B1FA0"/>
    <w:rsid w:val="000C23B3"/>
    <w:rsid w:val="000C44C8"/>
    <w:rsid w:val="00100AD0"/>
    <w:rsid w:val="00100ECD"/>
    <w:rsid w:val="00103245"/>
    <w:rsid w:val="0012289B"/>
    <w:rsid w:val="00133402"/>
    <w:rsid w:val="0014740A"/>
    <w:rsid w:val="001533E9"/>
    <w:rsid w:val="00160732"/>
    <w:rsid w:val="0017335A"/>
    <w:rsid w:val="00173D2C"/>
    <w:rsid w:val="00180CB9"/>
    <w:rsid w:val="00183D03"/>
    <w:rsid w:val="00184C51"/>
    <w:rsid w:val="00186625"/>
    <w:rsid w:val="001C1BD8"/>
    <w:rsid w:val="001C2871"/>
    <w:rsid w:val="001C2FB8"/>
    <w:rsid w:val="001C4FDE"/>
    <w:rsid w:val="001D4961"/>
    <w:rsid w:val="001D5A54"/>
    <w:rsid w:val="001D5CD8"/>
    <w:rsid w:val="001E175F"/>
    <w:rsid w:val="001F0056"/>
    <w:rsid w:val="002070EC"/>
    <w:rsid w:val="00223AF5"/>
    <w:rsid w:val="00235EBB"/>
    <w:rsid w:val="00251893"/>
    <w:rsid w:val="00264BF5"/>
    <w:rsid w:val="002742F7"/>
    <w:rsid w:val="0027483C"/>
    <w:rsid w:val="002772BB"/>
    <w:rsid w:val="00283CE0"/>
    <w:rsid w:val="002C250B"/>
    <w:rsid w:val="002D2B41"/>
    <w:rsid w:val="002D3130"/>
    <w:rsid w:val="002E37FB"/>
    <w:rsid w:val="002E7536"/>
    <w:rsid w:val="002F44C8"/>
    <w:rsid w:val="002F7A32"/>
    <w:rsid w:val="0030168C"/>
    <w:rsid w:val="00305B45"/>
    <w:rsid w:val="00305F9C"/>
    <w:rsid w:val="00315B74"/>
    <w:rsid w:val="0032681F"/>
    <w:rsid w:val="00327ECF"/>
    <w:rsid w:val="00342515"/>
    <w:rsid w:val="00343A49"/>
    <w:rsid w:val="00357A03"/>
    <w:rsid w:val="00366F47"/>
    <w:rsid w:val="00367607"/>
    <w:rsid w:val="00371468"/>
    <w:rsid w:val="00392AF3"/>
    <w:rsid w:val="00393A65"/>
    <w:rsid w:val="0039691F"/>
    <w:rsid w:val="003A4167"/>
    <w:rsid w:val="003B1D73"/>
    <w:rsid w:val="003B250F"/>
    <w:rsid w:val="003B7646"/>
    <w:rsid w:val="003C4457"/>
    <w:rsid w:val="003D0673"/>
    <w:rsid w:val="003D2CA8"/>
    <w:rsid w:val="003E4F90"/>
    <w:rsid w:val="003F7404"/>
    <w:rsid w:val="00414B9D"/>
    <w:rsid w:val="00425726"/>
    <w:rsid w:val="004304BA"/>
    <w:rsid w:val="00431167"/>
    <w:rsid w:val="00444BA6"/>
    <w:rsid w:val="004508AE"/>
    <w:rsid w:val="00454692"/>
    <w:rsid w:val="00455CC3"/>
    <w:rsid w:val="00474FFB"/>
    <w:rsid w:val="0049490C"/>
    <w:rsid w:val="004A2B36"/>
    <w:rsid w:val="004C695F"/>
    <w:rsid w:val="004D5C9B"/>
    <w:rsid w:val="004F591B"/>
    <w:rsid w:val="00507DC4"/>
    <w:rsid w:val="00511A0B"/>
    <w:rsid w:val="00512222"/>
    <w:rsid w:val="0051544D"/>
    <w:rsid w:val="0051625B"/>
    <w:rsid w:val="00525DAE"/>
    <w:rsid w:val="00554102"/>
    <w:rsid w:val="00564D61"/>
    <w:rsid w:val="00571FCD"/>
    <w:rsid w:val="00582EEA"/>
    <w:rsid w:val="00597305"/>
    <w:rsid w:val="00597AEC"/>
    <w:rsid w:val="005C6B3E"/>
    <w:rsid w:val="005D165A"/>
    <w:rsid w:val="005D5348"/>
    <w:rsid w:val="005F28A7"/>
    <w:rsid w:val="005F3FC9"/>
    <w:rsid w:val="0060182C"/>
    <w:rsid w:val="00603501"/>
    <w:rsid w:val="00607E2D"/>
    <w:rsid w:val="006168DA"/>
    <w:rsid w:val="00620B91"/>
    <w:rsid w:val="00627C5F"/>
    <w:rsid w:val="006337D1"/>
    <w:rsid w:val="00672F14"/>
    <w:rsid w:val="0067343F"/>
    <w:rsid w:val="006962A4"/>
    <w:rsid w:val="006A0164"/>
    <w:rsid w:val="006B16C7"/>
    <w:rsid w:val="006B27B1"/>
    <w:rsid w:val="006B2D89"/>
    <w:rsid w:val="006C73C2"/>
    <w:rsid w:val="006D2216"/>
    <w:rsid w:val="006D42E0"/>
    <w:rsid w:val="006E0B2B"/>
    <w:rsid w:val="006E0FBA"/>
    <w:rsid w:val="00705945"/>
    <w:rsid w:val="00711DCB"/>
    <w:rsid w:val="00712E03"/>
    <w:rsid w:val="00743F36"/>
    <w:rsid w:val="00750C17"/>
    <w:rsid w:val="00750D63"/>
    <w:rsid w:val="00760631"/>
    <w:rsid w:val="00764D8A"/>
    <w:rsid w:val="00773CDF"/>
    <w:rsid w:val="00790927"/>
    <w:rsid w:val="007A2910"/>
    <w:rsid w:val="007A748D"/>
    <w:rsid w:val="007C2647"/>
    <w:rsid w:val="007C7CBF"/>
    <w:rsid w:val="007D4CFF"/>
    <w:rsid w:val="007D609B"/>
    <w:rsid w:val="007E4BE1"/>
    <w:rsid w:val="007E6AD2"/>
    <w:rsid w:val="00802475"/>
    <w:rsid w:val="008031B0"/>
    <w:rsid w:val="00804B7B"/>
    <w:rsid w:val="008124FB"/>
    <w:rsid w:val="0083508C"/>
    <w:rsid w:val="00854B98"/>
    <w:rsid w:val="00857BA1"/>
    <w:rsid w:val="00872630"/>
    <w:rsid w:val="00874DDB"/>
    <w:rsid w:val="00875223"/>
    <w:rsid w:val="00876ACC"/>
    <w:rsid w:val="008848BE"/>
    <w:rsid w:val="008A6234"/>
    <w:rsid w:val="008B05F7"/>
    <w:rsid w:val="008B3DE9"/>
    <w:rsid w:val="008C3ACA"/>
    <w:rsid w:val="008E1542"/>
    <w:rsid w:val="008E4FB1"/>
    <w:rsid w:val="008F78AB"/>
    <w:rsid w:val="00930910"/>
    <w:rsid w:val="0093407E"/>
    <w:rsid w:val="00934526"/>
    <w:rsid w:val="00935ECD"/>
    <w:rsid w:val="009376CD"/>
    <w:rsid w:val="00943D13"/>
    <w:rsid w:val="0094405A"/>
    <w:rsid w:val="00945F83"/>
    <w:rsid w:val="00950212"/>
    <w:rsid w:val="00960115"/>
    <w:rsid w:val="00971065"/>
    <w:rsid w:val="00971A41"/>
    <w:rsid w:val="0098230D"/>
    <w:rsid w:val="00985B1C"/>
    <w:rsid w:val="009863FF"/>
    <w:rsid w:val="00995CFC"/>
    <w:rsid w:val="009A317C"/>
    <w:rsid w:val="009A7A32"/>
    <w:rsid w:val="009A7C9E"/>
    <w:rsid w:val="009B06EF"/>
    <w:rsid w:val="009B358A"/>
    <w:rsid w:val="009B4CD7"/>
    <w:rsid w:val="009D3E39"/>
    <w:rsid w:val="009D6F11"/>
    <w:rsid w:val="00A03CC6"/>
    <w:rsid w:val="00A06561"/>
    <w:rsid w:val="00A31F0C"/>
    <w:rsid w:val="00A32435"/>
    <w:rsid w:val="00A33069"/>
    <w:rsid w:val="00A34197"/>
    <w:rsid w:val="00A53063"/>
    <w:rsid w:val="00A55434"/>
    <w:rsid w:val="00A556C7"/>
    <w:rsid w:val="00A770BB"/>
    <w:rsid w:val="00A8081E"/>
    <w:rsid w:val="00A81D22"/>
    <w:rsid w:val="00A851B3"/>
    <w:rsid w:val="00A85BAA"/>
    <w:rsid w:val="00A92CD8"/>
    <w:rsid w:val="00AA27F0"/>
    <w:rsid w:val="00AA7874"/>
    <w:rsid w:val="00AC2F23"/>
    <w:rsid w:val="00AC7FC8"/>
    <w:rsid w:val="00AD5E41"/>
    <w:rsid w:val="00AE68A4"/>
    <w:rsid w:val="00AF40F2"/>
    <w:rsid w:val="00AF483A"/>
    <w:rsid w:val="00B10149"/>
    <w:rsid w:val="00B2152D"/>
    <w:rsid w:val="00B453B0"/>
    <w:rsid w:val="00B5336B"/>
    <w:rsid w:val="00B62322"/>
    <w:rsid w:val="00B92952"/>
    <w:rsid w:val="00BA77BA"/>
    <w:rsid w:val="00BB168C"/>
    <w:rsid w:val="00BC0FBD"/>
    <w:rsid w:val="00BC39EA"/>
    <w:rsid w:val="00BC7E92"/>
    <w:rsid w:val="00BE5C3F"/>
    <w:rsid w:val="00C006A3"/>
    <w:rsid w:val="00C2782F"/>
    <w:rsid w:val="00C553C7"/>
    <w:rsid w:val="00C62D6A"/>
    <w:rsid w:val="00C6758D"/>
    <w:rsid w:val="00C768DD"/>
    <w:rsid w:val="00C7712F"/>
    <w:rsid w:val="00C84590"/>
    <w:rsid w:val="00C8503E"/>
    <w:rsid w:val="00C8514B"/>
    <w:rsid w:val="00C85184"/>
    <w:rsid w:val="00C87F42"/>
    <w:rsid w:val="00CA19AC"/>
    <w:rsid w:val="00CA305F"/>
    <w:rsid w:val="00CA70D7"/>
    <w:rsid w:val="00CB1B30"/>
    <w:rsid w:val="00CB7213"/>
    <w:rsid w:val="00CC0772"/>
    <w:rsid w:val="00CC0CEB"/>
    <w:rsid w:val="00CC1140"/>
    <w:rsid w:val="00CC3539"/>
    <w:rsid w:val="00CC6319"/>
    <w:rsid w:val="00CE3EF3"/>
    <w:rsid w:val="00D00F50"/>
    <w:rsid w:val="00D2747A"/>
    <w:rsid w:val="00D3546B"/>
    <w:rsid w:val="00D45B06"/>
    <w:rsid w:val="00D46006"/>
    <w:rsid w:val="00D62AEC"/>
    <w:rsid w:val="00D81004"/>
    <w:rsid w:val="00D94115"/>
    <w:rsid w:val="00D95548"/>
    <w:rsid w:val="00D96CCB"/>
    <w:rsid w:val="00DA13CB"/>
    <w:rsid w:val="00DA7C95"/>
    <w:rsid w:val="00DB20F1"/>
    <w:rsid w:val="00DC298C"/>
    <w:rsid w:val="00DC4A9A"/>
    <w:rsid w:val="00DD0EC4"/>
    <w:rsid w:val="00DD32FE"/>
    <w:rsid w:val="00DD4A85"/>
    <w:rsid w:val="00DE1533"/>
    <w:rsid w:val="00DE48EF"/>
    <w:rsid w:val="00DF69A6"/>
    <w:rsid w:val="00E032DD"/>
    <w:rsid w:val="00E12449"/>
    <w:rsid w:val="00E23561"/>
    <w:rsid w:val="00E30E68"/>
    <w:rsid w:val="00E37A2C"/>
    <w:rsid w:val="00E551B3"/>
    <w:rsid w:val="00E735ED"/>
    <w:rsid w:val="00E73771"/>
    <w:rsid w:val="00E8503C"/>
    <w:rsid w:val="00E858A6"/>
    <w:rsid w:val="00E86DAA"/>
    <w:rsid w:val="00E925A3"/>
    <w:rsid w:val="00E94474"/>
    <w:rsid w:val="00EA61F7"/>
    <w:rsid w:val="00ED042C"/>
    <w:rsid w:val="00ED34A3"/>
    <w:rsid w:val="00EF7B34"/>
    <w:rsid w:val="00F00EAD"/>
    <w:rsid w:val="00F0260D"/>
    <w:rsid w:val="00F06EE6"/>
    <w:rsid w:val="00F33309"/>
    <w:rsid w:val="00F35F32"/>
    <w:rsid w:val="00F60B25"/>
    <w:rsid w:val="00F64641"/>
    <w:rsid w:val="00F64D21"/>
    <w:rsid w:val="00F66B38"/>
    <w:rsid w:val="00F81D91"/>
    <w:rsid w:val="00F91449"/>
    <w:rsid w:val="00F94320"/>
    <w:rsid w:val="00F945DC"/>
    <w:rsid w:val="00FC0A30"/>
    <w:rsid w:val="00FD3A62"/>
    <w:rsid w:val="00FD6485"/>
    <w:rsid w:val="00FE5808"/>
    <w:rsid w:val="00FE7E79"/>
    <w:rsid w:val="00FF0712"/>
    <w:rsid w:val="00FF26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A594D4"/>
  <w14:defaultImageDpi w14:val="32767"/>
  <w15:chartTrackingRefBased/>
  <w15:docId w15:val="{EF3481D8-A326-2E4D-866E-865EA933B3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116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431167"/>
  </w:style>
  <w:style w:type="character" w:styleId="Hyperlink">
    <w:name w:val="Hyperlink"/>
    <w:basedOn w:val="DefaultParagraphFont"/>
    <w:uiPriority w:val="99"/>
    <w:unhideWhenUsed/>
    <w:rsid w:val="00431167"/>
    <w:rPr>
      <w:color w:val="0563C1" w:themeColor="hyperlink"/>
      <w:u w:val="single"/>
    </w:rPr>
  </w:style>
  <w:style w:type="character" w:styleId="CommentReference">
    <w:name w:val="annotation reference"/>
    <w:basedOn w:val="DefaultParagraphFont"/>
    <w:uiPriority w:val="99"/>
    <w:semiHidden/>
    <w:unhideWhenUsed/>
    <w:rsid w:val="00431167"/>
    <w:rPr>
      <w:sz w:val="16"/>
      <w:szCs w:val="16"/>
    </w:rPr>
  </w:style>
  <w:style w:type="paragraph" w:styleId="CommentText">
    <w:name w:val="annotation text"/>
    <w:basedOn w:val="Normal"/>
    <w:link w:val="CommentTextChar"/>
    <w:uiPriority w:val="99"/>
    <w:semiHidden/>
    <w:unhideWhenUsed/>
    <w:rsid w:val="00431167"/>
    <w:rPr>
      <w:sz w:val="20"/>
      <w:szCs w:val="20"/>
    </w:rPr>
  </w:style>
  <w:style w:type="character" w:customStyle="1" w:styleId="CommentTextChar">
    <w:name w:val="Comment Text Char"/>
    <w:basedOn w:val="DefaultParagraphFont"/>
    <w:link w:val="CommentText"/>
    <w:uiPriority w:val="99"/>
    <w:semiHidden/>
    <w:rsid w:val="00431167"/>
    <w:rPr>
      <w:sz w:val="20"/>
      <w:szCs w:val="20"/>
    </w:rPr>
  </w:style>
  <w:style w:type="paragraph" w:styleId="CommentSubject">
    <w:name w:val="annotation subject"/>
    <w:basedOn w:val="CommentText"/>
    <w:next w:val="CommentText"/>
    <w:link w:val="CommentSubjectChar"/>
    <w:uiPriority w:val="99"/>
    <w:semiHidden/>
    <w:unhideWhenUsed/>
    <w:rsid w:val="00431167"/>
    <w:rPr>
      <w:b/>
      <w:bCs/>
    </w:rPr>
  </w:style>
  <w:style w:type="character" w:customStyle="1" w:styleId="CommentSubjectChar">
    <w:name w:val="Comment Subject Char"/>
    <w:basedOn w:val="CommentTextChar"/>
    <w:link w:val="CommentSubject"/>
    <w:uiPriority w:val="99"/>
    <w:semiHidden/>
    <w:rsid w:val="00431167"/>
    <w:rPr>
      <w:b/>
      <w:bCs/>
      <w:sz w:val="20"/>
      <w:szCs w:val="20"/>
    </w:rPr>
  </w:style>
  <w:style w:type="paragraph" w:customStyle="1" w:styleId="EndNoteBibliographyTitle">
    <w:name w:val="EndNote Bibliography Title"/>
    <w:basedOn w:val="Normal"/>
    <w:link w:val="EndNoteBibliographyTitleChar"/>
    <w:rsid w:val="00431167"/>
    <w:pPr>
      <w:jc w:val="center"/>
    </w:pPr>
    <w:rPr>
      <w:rFonts w:ascii="Times New Roman" w:hAnsi="Times New Roman" w:cs="Times New Roman"/>
    </w:rPr>
  </w:style>
  <w:style w:type="character" w:customStyle="1" w:styleId="EndNoteBibliographyTitleChar">
    <w:name w:val="EndNote Bibliography Title Char"/>
    <w:basedOn w:val="DefaultParagraphFont"/>
    <w:link w:val="EndNoteBibliographyTitle"/>
    <w:rsid w:val="00431167"/>
    <w:rPr>
      <w:rFonts w:ascii="Times New Roman" w:hAnsi="Times New Roman" w:cs="Times New Roman"/>
    </w:rPr>
  </w:style>
  <w:style w:type="paragraph" w:customStyle="1" w:styleId="EndNoteBibliography">
    <w:name w:val="EndNote Bibliography"/>
    <w:basedOn w:val="Normal"/>
    <w:link w:val="EndNoteBibliographyChar"/>
    <w:rsid w:val="00431167"/>
    <w:rPr>
      <w:rFonts w:ascii="Times New Roman" w:hAnsi="Times New Roman" w:cs="Times New Roman"/>
    </w:rPr>
  </w:style>
  <w:style w:type="character" w:customStyle="1" w:styleId="EndNoteBibliographyChar">
    <w:name w:val="EndNote Bibliography Char"/>
    <w:basedOn w:val="DefaultParagraphFont"/>
    <w:link w:val="EndNoteBibliography"/>
    <w:rsid w:val="00431167"/>
    <w:rPr>
      <w:rFonts w:ascii="Times New Roman" w:hAnsi="Times New Roman" w:cs="Times New Roman"/>
    </w:rPr>
  </w:style>
  <w:style w:type="character" w:customStyle="1" w:styleId="UnresolvedMention1">
    <w:name w:val="Unresolved Mention1"/>
    <w:basedOn w:val="DefaultParagraphFont"/>
    <w:uiPriority w:val="99"/>
    <w:rsid w:val="00431167"/>
    <w:rPr>
      <w:color w:val="605E5C"/>
      <w:shd w:val="clear" w:color="auto" w:fill="E1DFDD"/>
    </w:rPr>
  </w:style>
  <w:style w:type="table" w:styleId="TableGrid">
    <w:name w:val="Table Grid"/>
    <w:basedOn w:val="TableNormal"/>
    <w:uiPriority w:val="39"/>
    <w:rsid w:val="0043116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31167"/>
    <w:pPr>
      <w:ind w:left="720"/>
      <w:contextualSpacing/>
    </w:pPr>
  </w:style>
  <w:style w:type="character" w:styleId="FollowedHyperlink">
    <w:name w:val="FollowedHyperlink"/>
    <w:basedOn w:val="DefaultParagraphFont"/>
    <w:uiPriority w:val="99"/>
    <w:semiHidden/>
    <w:unhideWhenUsed/>
    <w:rsid w:val="00431167"/>
    <w:rPr>
      <w:color w:val="954F72" w:themeColor="followedHyperlink"/>
      <w:u w:val="single"/>
    </w:rPr>
  </w:style>
  <w:style w:type="paragraph" w:styleId="BalloonText">
    <w:name w:val="Balloon Text"/>
    <w:basedOn w:val="Normal"/>
    <w:link w:val="BalloonTextChar"/>
    <w:uiPriority w:val="99"/>
    <w:semiHidden/>
    <w:unhideWhenUsed/>
    <w:rsid w:val="00315B7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15B74"/>
    <w:rPr>
      <w:rFonts w:ascii="Segoe UI" w:hAnsi="Segoe UI" w:cs="Segoe UI"/>
      <w:sz w:val="18"/>
      <w:szCs w:val="18"/>
    </w:rPr>
  </w:style>
  <w:style w:type="paragraph" w:styleId="Revision">
    <w:name w:val="Revision"/>
    <w:hidden/>
    <w:uiPriority w:val="99"/>
    <w:semiHidden/>
    <w:rsid w:val="00E86DA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4298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image" Target="media/image10.png"/><Relationship Id="rId7" Type="http://schemas.microsoft.com/office/2016/09/relationships/commentsIds" Target="commentsId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hyperlink" Target="https://cran.r-project.org/web/packages/MASS/MASS.pdf" TargetMode="External"/><Relationship Id="rId24" Type="http://schemas.microsoft.com/office/2011/relationships/people" Target="people.xml"/><Relationship Id="rId5" Type="http://schemas.openxmlformats.org/officeDocument/2006/relationships/comments" Target="comments.xm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hyperlink" Target="https://www.edmonton.ca/residential_neighbourhoods/pets_wildlife/Coyotes.aspx" TargetMode="Externa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https://www.edmontonurbancoyotes.ca/reportsighting.php" TargetMode="External"/><Relationship Id="rId14" Type="http://schemas.openxmlformats.org/officeDocument/2006/relationships/image" Target="media/image3.pn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TotalTime>
  <Pages>58</Pages>
  <Words>13448</Words>
  <Characters>76655</Characters>
  <Application>Microsoft Office Word</Application>
  <DocSecurity>0</DocSecurity>
  <Lines>638</Lines>
  <Paragraphs>179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Farr</dc:creator>
  <cp:keywords/>
  <dc:description/>
  <cp:lastModifiedBy>Jonathan Farr</cp:lastModifiedBy>
  <cp:revision>3</cp:revision>
  <dcterms:created xsi:type="dcterms:W3CDTF">2021-06-08T01:15:00Z</dcterms:created>
  <dcterms:modified xsi:type="dcterms:W3CDTF">2022-01-31T20:46:00Z</dcterms:modified>
</cp:coreProperties>
</file>